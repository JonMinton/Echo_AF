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0413" w:rsidRPr="00980413" w:rsidRDefault="00980413" w:rsidP="00980413">
      <w:pPr>
        <w:pStyle w:val="Heading1"/>
        <w:numPr>
          <w:ilvl w:val="0"/>
          <w:numId w:val="0"/>
        </w:numPr>
        <w:rPr>
          <w:rStyle w:val="apple-converted-space"/>
        </w:rPr>
      </w:pPr>
      <w:r w:rsidRPr="00980413">
        <w:t>Title - All manuscripts</w:t>
      </w:r>
      <w:r w:rsidRPr="00980413">
        <w:rPr>
          <w:rStyle w:val="apple-converted-space"/>
        </w:rPr>
        <w:t> </w:t>
      </w:r>
    </w:p>
    <w:p w:rsidR="00326C92" w:rsidRDefault="00326C92" w:rsidP="00C47292">
      <w:r>
        <w:t>When is it cost effective to use transthoracic echocardiography to aid the decision to prescribe oral anticoagulants in patients with newly diagnosed atrial fibrillation? An economic evaluation</w:t>
      </w:r>
    </w:p>
    <w:p w:rsidR="00980413" w:rsidRDefault="00980413" w:rsidP="003562A1">
      <w:pPr>
        <w:pStyle w:val="Heading1"/>
        <w:numPr>
          <w:ilvl w:val="0"/>
          <w:numId w:val="0"/>
        </w:numPr>
        <w:rPr>
          <w:rFonts w:ascii="Verdana" w:hAnsi="Verdana"/>
          <w:color w:val="000000"/>
          <w:sz w:val="17"/>
          <w:szCs w:val="17"/>
          <w:shd w:val="clear" w:color="auto" w:fill="FFFFFF"/>
        </w:rPr>
      </w:pPr>
      <w:r>
        <w:rPr>
          <w:rFonts w:ascii="Verdana" w:hAnsi="Verdana"/>
          <w:color w:val="000000"/>
          <w:sz w:val="17"/>
          <w:szCs w:val="17"/>
        </w:rPr>
        <w:br/>
      </w:r>
      <w:r w:rsidRPr="00980413">
        <w:t>- Names, addresses, and positions of all authors</w:t>
      </w:r>
      <w:r>
        <w:rPr>
          <w:rFonts w:ascii="Verdana" w:hAnsi="Verdana"/>
          <w:color w:val="000000"/>
          <w:sz w:val="17"/>
          <w:szCs w:val="17"/>
          <w:shd w:val="clear" w:color="auto" w:fill="FFFFFF"/>
        </w:rPr>
        <w:t xml:space="preserve"> </w:t>
      </w:r>
    </w:p>
    <w:p w:rsidR="00980413" w:rsidDel="00AD0F91" w:rsidRDefault="00980413" w:rsidP="00980413">
      <w:pPr>
        <w:pStyle w:val="Heading1"/>
        <w:rPr>
          <w:del w:id="0" w:author="Jon Minton" w:date="2013-09-05T21:23:00Z"/>
        </w:rPr>
      </w:pPr>
    </w:p>
    <w:p w:rsidR="00980413" w:rsidRDefault="00980413" w:rsidP="00980413">
      <w:pPr>
        <w:pStyle w:val="Heading2"/>
        <w:numPr>
          <w:ilvl w:val="0"/>
          <w:numId w:val="0"/>
        </w:numPr>
      </w:pPr>
      <w:r>
        <w:t xml:space="preserve">Corresponding Author: </w:t>
      </w:r>
    </w:p>
    <w:p w:rsidR="00980413" w:rsidRDefault="00980413" w:rsidP="00752A4B">
      <w:pPr>
        <w:spacing w:after="0"/>
      </w:pPr>
      <w:r>
        <w:t>Jonathan William Minton,</w:t>
      </w:r>
    </w:p>
    <w:p w:rsidR="00D71C90" w:rsidRDefault="00D71C90" w:rsidP="00980413">
      <w:pPr>
        <w:spacing w:after="0"/>
      </w:pPr>
      <w:r>
        <w:t>Research Associate</w:t>
      </w:r>
    </w:p>
    <w:p w:rsidR="00980413" w:rsidRDefault="00980413" w:rsidP="00980413">
      <w:pPr>
        <w:spacing w:after="0"/>
      </w:pPr>
      <w:r>
        <w:t>Health Economic and Decision Science</w:t>
      </w:r>
    </w:p>
    <w:p w:rsidR="00980413" w:rsidRDefault="00980413" w:rsidP="00980413">
      <w:pPr>
        <w:spacing w:after="0"/>
      </w:pPr>
      <w:r>
        <w:t>School of Health and Related Research</w:t>
      </w:r>
    </w:p>
    <w:p w:rsidR="00980413" w:rsidRDefault="00980413" w:rsidP="00980413">
      <w:pPr>
        <w:spacing w:after="0"/>
      </w:pPr>
      <w:r>
        <w:t>The University of Sheffield</w:t>
      </w:r>
    </w:p>
    <w:p w:rsidR="00980413" w:rsidRDefault="00980413" w:rsidP="00980413">
      <w:pPr>
        <w:spacing w:after="0"/>
      </w:pPr>
      <w:r>
        <w:t>Regent Court</w:t>
      </w:r>
    </w:p>
    <w:p w:rsidR="00980413" w:rsidRDefault="00980413" w:rsidP="00980413">
      <w:pPr>
        <w:spacing w:after="0"/>
      </w:pPr>
      <w:r>
        <w:t>30 Regent Street</w:t>
      </w:r>
    </w:p>
    <w:p w:rsidR="00980413" w:rsidRDefault="00980413" w:rsidP="00980413">
      <w:pPr>
        <w:spacing w:after="0"/>
      </w:pPr>
      <w:r>
        <w:t>Sheffield</w:t>
      </w:r>
    </w:p>
    <w:p w:rsidR="00980413" w:rsidRDefault="00980413" w:rsidP="00980413">
      <w:pPr>
        <w:spacing w:after="0"/>
      </w:pPr>
      <w:r>
        <w:t>S1 4DA</w:t>
      </w:r>
    </w:p>
    <w:p w:rsidR="00980413" w:rsidRDefault="00980413" w:rsidP="00980413"/>
    <w:p w:rsidR="00980413" w:rsidRDefault="00980413" w:rsidP="00980413">
      <w:pPr>
        <w:pStyle w:val="Heading2"/>
        <w:numPr>
          <w:ilvl w:val="0"/>
          <w:numId w:val="0"/>
        </w:numPr>
      </w:pPr>
      <w:r>
        <w:t xml:space="preserve">Second Author: </w:t>
      </w:r>
    </w:p>
    <w:p w:rsidR="00980413" w:rsidRDefault="00980413" w:rsidP="00BD77AC">
      <w:pPr>
        <w:spacing w:after="0"/>
      </w:pPr>
      <w:r>
        <w:t>Professor Matthew Stevenson</w:t>
      </w:r>
    </w:p>
    <w:p w:rsidR="00D71C90" w:rsidRDefault="00D71C90" w:rsidP="00BD77AC">
      <w:pPr>
        <w:spacing w:after="0"/>
      </w:pPr>
      <w:r>
        <w:t>Professor of Health Economics</w:t>
      </w:r>
    </w:p>
    <w:p w:rsidR="00980413" w:rsidRDefault="00980413" w:rsidP="00980413">
      <w:pPr>
        <w:spacing w:after="0"/>
      </w:pPr>
      <w:r>
        <w:t>Health Economic and Decision Science</w:t>
      </w:r>
    </w:p>
    <w:p w:rsidR="00980413" w:rsidRDefault="00980413" w:rsidP="00980413">
      <w:pPr>
        <w:spacing w:after="0"/>
      </w:pPr>
      <w:r>
        <w:t>School of Health and Related Research</w:t>
      </w:r>
    </w:p>
    <w:p w:rsidR="00980413" w:rsidRDefault="00980413" w:rsidP="00980413">
      <w:pPr>
        <w:spacing w:after="0"/>
      </w:pPr>
      <w:r>
        <w:t>The University of Sheffield</w:t>
      </w:r>
    </w:p>
    <w:p w:rsidR="00980413" w:rsidRDefault="00980413" w:rsidP="00980413">
      <w:pPr>
        <w:spacing w:after="0"/>
      </w:pPr>
      <w:r>
        <w:t>Regent Court</w:t>
      </w:r>
    </w:p>
    <w:p w:rsidR="00980413" w:rsidRDefault="00980413" w:rsidP="00980413">
      <w:pPr>
        <w:spacing w:after="0"/>
      </w:pPr>
      <w:r>
        <w:t>30 Regent Street</w:t>
      </w:r>
    </w:p>
    <w:p w:rsidR="00980413" w:rsidRDefault="00980413" w:rsidP="00980413">
      <w:pPr>
        <w:spacing w:after="0"/>
      </w:pPr>
      <w:r>
        <w:t>Sheffield</w:t>
      </w:r>
    </w:p>
    <w:p w:rsidR="00980413" w:rsidRDefault="00980413" w:rsidP="00980413">
      <w:pPr>
        <w:spacing w:after="0"/>
      </w:pPr>
      <w:r>
        <w:t>S1 4DA</w:t>
      </w:r>
    </w:p>
    <w:p w:rsidR="00980413" w:rsidRDefault="00C47292" w:rsidP="00980413">
      <w:pPr>
        <w:pStyle w:val="Heading2"/>
        <w:numPr>
          <w:ilvl w:val="0"/>
          <w:numId w:val="0"/>
        </w:numPr>
      </w:pPr>
      <w:r>
        <w:t xml:space="preserve">Third Author: </w:t>
      </w:r>
    </w:p>
    <w:p w:rsidR="00C47292" w:rsidRDefault="00C47292" w:rsidP="00BD77AC">
      <w:pPr>
        <w:spacing w:after="0"/>
      </w:pPr>
      <w:proofErr w:type="spellStart"/>
      <w:r>
        <w:t>Dr</w:t>
      </w:r>
      <w:proofErr w:type="spellEnd"/>
      <w:r>
        <w:t xml:space="preserve"> Emma Simpson,</w:t>
      </w:r>
    </w:p>
    <w:p w:rsidR="00C47292" w:rsidRDefault="00C47292" w:rsidP="00C47292">
      <w:pPr>
        <w:spacing w:after="0"/>
      </w:pPr>
      <w:r>
        <w:t>Health Economic and Decision Science</w:t>
      </w:r>
    </w:p>
    <w:p w:rsidR="00C47292" w:rsidRDefault="00C47292" w:rsidP="00C47292">
      <w:pPr>
        <w:spacing w:after="0"/>
      </w:pPr>
      <w:r>
        <w:t>School of Health and Related Research</w:t>
      </w:r>
    </w:p>
    <w:p w:rsidR="00C47292" w:rsidRDefault="00C47292" w:rsidP="00C47292">
      <w:pPr>
        <w:spacing w:after="0"/>
      </w:pPr>
      <w:r>
        <w:lastRenderedPageBreak/>
        <w:t>The University of Sheffield</w:t>
      </w:r>
    </w:p>
    <w:p w:rsidR="00C47292" w:rsidRDefault="00C47292" w:rsidP="00C47292">
      <w:pPr>
        <w:spacing w:after="0"/>
      </w:pPr>
      <w:r>
        <w:t>Regent Court</w:t>
      </w:r>
    </w:p>
    <w:p w:rsidR="00C47292" w:rsidRDefault="00C47292" w:rsidP="00C47292">
      <w:pPr>
        <w:spacing w:after="0"/>
      </w:pPr>
      <w:r>
        <w:t>30 Regent Street</w:t>
      </w:r>
    </w:p>
    <w:p w:rsidR="00C47292" w:rsidRDefault="00C47292" w:rsidP="00C47292">
      <w:pPr>
        <w:spacing w:after="0"/>
      </w:pPr>
      <w:r>
        <w:t>Sheffield</w:t>
      </w:r>
    </w:p>
    <w:p w:rsidR="00C47292" w:rsidRDefault="00C47292" w:rsidP="00C47292">
      <w:pPr>
        <w:spacing w:after="0"/>
      </w:pPr>
      <w:r>
        <w:t>S1 4DA</w:t>
      </w:r>
    </w:p>
    <w:p w:rsidR="00C47292" w:rsidRPr="00C47292" w:rsidRDefault="00C47292" w:rsidP="00C47292"/>
    <w:p w:rsidR="00C47292" w:rsidRPr="00C47292" w:rsidRDefault="00C47292" w:rsidP="00C47292"/>
    <w:p w:rsidR="00980413" w:rsidRDefault="00C47292" w:rsidP="00980413">
      <w:pPr>
        <w:pStyle w:val="Heading2"/>
        <w:numPr>
          <w:ilvl w:val="0"/>
          <w:numId w:val="0"/>
        </w:numPr>
      </w:pPr>
      <w:r>
        <w:t>Fourth</w:t>
      </w:r>
      <w:r w:rsidR="00980413">
        <w:t xml:space="preserve"> Author: </w:t>
      </w:r>
    </w:p>
    <w:p w:rsidR="00980413" w:rsidRDefault="00980413" w:rsidP="00980413">
      <w:pPr>
        <w:spacing w:after="0"/>
      </w:pPr>
      <w:r>
        <w:t>Professor Gregory Y H Lip</w:t>
      </w:r>
    </w:p>
    <w:p w:rsidR="00980413" w:rsidRDefault="00980413" w:rsidP="00980413">
      <w:pPr>
        <w:spacing w:after="0"/>
      </w:pPr>
      <w:r>
        <w:t>University of Birmingham Centre for Cardiovascular Sciences</w:t>
      </w:r>
    </w:p>
    <w:p w:rsidR="00980413" w:rsidRDefault="00980413" w:rsidP="00980413">
      <w:pPr>
        <w:spacing w:after="0"/>
      </w:pPr>
      <w:r>
        <w:t>City Hospital</w:t>
      </w:r>
    </w:p>
    <w:p w:rsidR="00980413" w:rsidRDefault="00980413" w:rsidP="00980413">
      <w:pPr>
        <w:spacing w:after="0"/>
      </w:pPr>
      <w:r>
        <w:t>Birmingham</w:t>
      </w:r>
    </w:p>
    <w:p w:rsidR="00980413" w:rsidRDefault="00980413" w:rsidP="00980413">
      <w:pPr>
        <w:spacing w:after="0"/>
      </w:pPr>
      <w:r>
        <w:t>B18 7QH</w:t>
      </w:r>
    </w:p>
    <w:p w:rsidR="00980413" w:rsidRDefault="00980413" w:rsidP="00980413">
      <w:pPr>
        <w:pStyle w:val="Heading1"/>
        <w:numPr>
          <w:ilvl w:val="0"/>
          <w:numId w:val="0"/>
        </w:numPr>
      </w:pPr>
      <w:r w:rsidRPr="00980413">
        <w:t xml:space="preserve">Copyright </w:t>
      </w:r>
      <w:r>
        <w:t>Statement</w:t>
      </w:r>
    </w:p>
    <w:p w:rsidR="00980413" w:rsidRPr="00980413" w:rsidRDefault="00980413" w:rsidP="00980413">
      <w:pPr>
        <w:spacing w:after="0"/>
      </w:pPr>
      <w:r w:rsidRPr="00980413">
        <w:rPr>
          <w:bCs/>
          <w:iCs/>
        </w:rPr>
        <w:t>The Corresponding Author has the right to grant on behalf of all authors and does grant on behalf of all authors,</w:t>
      </w:r>
      <w:r w:rsidRPr="00980413">
        <w:t> </w:t>
      </w:r>
      <w:hyperlink r:id="rId9" w:history="1">
        <w:r w:rsidRPr="00980413">
          <w:t xml:space="preserve">a worldwide </w:t>
        </w:r>
        <w:proofErr w:type="spellStart"/>
        <w:r w:rsidRPr="00980413">
          <w:t>licence</w:t>
        </w:r>
        <w:proofErr w:type="spellEnd"/>
      </w:hyperlink>
      <w:r w:rsidRPr="00980413">
        <w:t> </w:t>
      </w:r>
      <w:r w:rsidRPr="00980413">
        <w:rPr>
          <w:bCs/>
          <w:iCs/>
        </w:rPr>
        <w:t xml:space="preserve">to the Publishers and its licensees in perpetuity, in all forms, formats and media (whether known now or created in the future), to </w:t>
      </w:r>
      <w:proofErr w:type="spellStart"/>
      <w:r w:rsidRPr="00980413">
        <w:rPr>
          <w:bCs/>
          <w:iCs/>
        </w:rPr>
        <w:t>i</w:t>
      </w:r>
      <w:proofErr w:type="spellEnd"/>
      <w:r w:rsidRPr="00980413">
        <w:rPr>
          <w:bCs/>
          <w:iCs/>
        </w:rPr>
        <w:t xml:space="preserve">) publish, reproduce, distribute, display and store the Contribution, ii) translate the Contribution into other languages, create adaptations, reprints, include within collections and create summaries, extracts and/or, abstracts of the Contribution, iii) create any other derivative work(s) based on the Contribution, iv) to exploit all subsidiary rights in the Contribution, v) the inclusion of electronic links from the Contribution to third party material where-ever it may be located; and, vi) </w:t>
      </w:r>
      <w:proofErr w:type="spellStart"/>
      <w:r w:rsidRPr="00980413">
        <w:rPr>
          <w:bCs/>
          <w:iCs/>
        </w:rPr>
        <w:t>licence</w:t>
      </w:r>
      <w:proofErr w:type="spellEnd"/>
      <w:r w:rsidRPr="00980413">
        <w:rPr>
          <w:bCs/>
          <w:iCs/>
        </w:rPr>
        <w:t xml:space="preserve"> any third party</w:t>
      </w:r>
      <w:r>
        <w:rPr>
          <w:bCs/>
          <w:iCs/>
        </w:rPr>
        <w:t xml:space="preserve"> to do any or all of the above.</w:t>
      </w:r>
    </w:p>
    <w:p w:rsidR="00980413" w:rsidRDefault="00980413" w:rsidP="003562A1">
      <w:pPr>
        <w:pStyle w:val="Heading1"/>
        <w:numPr>
          <w:ilvl w:val="0"/>
          <w:numId w:val="0"/>
        </w:numPr>
        <w:rPr>
          <w:rFonts w:ascii="Verdana" w:hAnsi="Verdana"/>
          <w:color w:val="000000"/>
          <w:sz w:val="17"/>
          <w:szCs w:val="17"/>
          <w:shd w:val="clear" w:color="auto" w:fill="FFFFFF"/>
        </w:rPr>
      </w:pPr>
      <w:r>
        <w:rPr>
          <w:rFonts w:ascii="Verdana" w:hAnsi="Verdana"/>
          <w:color w:val="000000"/>
          <w:sz w:val="17"/>
          <w:szCs w:val="17"/>
          <w:shd w:val="clear" w:color="auto" w:fill="FFFFFF"/>
        </w:rPr>
        <w:t>- Competing interest statement - All manuscripts</w:t>
      </w:r>
      <w:r>
        <w:rPr>
          <w:rStyle w:val="apple-converted-space"/>
          <w:rFonts w:ascii="Verdana" w:hAnsi="Verdana"/>
          <w:color w:val="000000"/>
          <w:sz w:val="17"/>
          <w:szCs w:val="17"/>
          <w:shd w:val="clear" w:color="auto" w:fill="FFFFFF"/>
        </w:rPr>
        <w:t> </w:t>
      </w:r>
      <w:r>
        <w:rPr>
          <w:rFonts w:ascii="Verdana" w:hAnsi="Verdana"/>
          <w:color w:val="000000"/>
          <w:sz w:val="17"/>
          <w:szCs w:val="17"/>
        </w:rPr>
        <w:br/>
      </w:r>
    </w:p>
    <w:p w:rsidR="00980413" w:rsidRDefault="00980413" w:rsidP="003562A1">
      <w:pPr>
        <w:pStyle w:val="Heading1"/>
        <w:numPr>
          <w:ilvl w:val="0"/>
          <w:numId w:val="0"/>
        </w:numPr>
        <w:rPr>
          <w:rFonts w:ascii="Verdana" w:hAnsi="Verdana"/>
          <w:color w:val="000000"/>
          <w:sz w:val="17"/>
          <w:szCs w:val="17"/>
          <w:shd w:val="clear" w:color="auto" w:fill="FFFFFF"/>
        </w:rPr>
      </w:pPr>
      <w:r>
        <w:rPr>
          <w:rFonts w:ascii="Verdana" w:hAnsi="Verdana"/>
          <w:color w:val="000000"/>
          <w:sz w:val="17"/>
          <w:szCs w:val="17"/>
          <w:shd w:val="clear" w:color="auto" w:fill="FFFFFF"/>
        </w:rPr>
        <w:t xml:space="preserve">- All authors have completed the Unified Competing Interest form atwww.icmje.org/coi_disclosure.pdf (available on request from the corresponding author) and declare: no support from any </w:t>
      </w:r>
      <w:proofErr w:type="spellStart"/>
      <w:r>
        <w:rPr>
          <w:rFonts w:ascii="Verdana" w:hAnsi="Verdana"/>
          <w:color w:val="000000"/>
          <w:sz w:val="17"/>
          <w:szCs w:val="17"/>
          <w:shd w:val="clear" w:color="auto" w:fill="FFFFFF"/>
        </w:rPr>
        <w:t>organisation</w:t>
      </w:r>
      <w:proofErr w:type="spellEnd"/>
      <w:r>
        <w:rPr>
          <w:rFonts w:ascii="Verdana" w:hAnsi="Verdana"/>
          <w:color w:val="000000"/>
          <w:sz w:val="17"/>
          <w:szCs w:val="17"/>
          <w:shd w:val="clear" w:color="auto" w:fill="FFFFFF"/>
        </w:rPr>
        <w:t xml:space="preserve"> for the submitted work [or describe if any]; no financial relationships with any </w:t>
      </w:r>
      <w:proofErr w:type="spellStart"/>
      <w:r>
        <w:rPr>
          <w:rFonts w:ascii="Verdana" w:hAnsi="Verdana"/>
          <w:color w:val="000000"/>
          <w:sz w:val="17"/>
          <w:szCs w:val="17"/>
          <w:shd w:val="clear" w:color="auto" w:fill="FFFFFF"/>
        </w:rPr>
        <w:t>organisations</w:t>
      </w:r>
      <w:proofErr w:type="spellEnd"/>
      <w:r>
        <w:rPr>
          <w:rFonts w:ascii="Verdana" w:hAnsi="Verdana"/>
          <w:color w:val="000000"/>
          <w:sz w:val="17"/>
          <w:szCs w:val="17"/>
          <w:shd w:val="clear" w:color="auto" w:fill="FFFFFF"/>
        </w:rPr>
        <w:t xml:space="preserve"> that might have an interest in the submitted work in the previous three years [or describe if any], no other relationships or activities that could appear to have influenced the submitted work [or describe if any].-</w:t>
      </w:r>
      <w:r>
        <w:rPr>
          <w:rStyle w:val="apple-converted-space"/>
          <w:rFonts w:ascii="Verdana" w:hAnsi="Verdana"/>
          <w:color w:val="000000"/>
          <w:sz w:val="17"/>
          <w:szCs w:val="17"/>
          <w:shd w:val="clear" w:color="auto" w:fill="FFFFFF"/>
        </w:rPr>
        <w:t> </w:t>
      </w:r>
      <w:r>
        <w:rPr>
          <w:rFonts w:ascii="Verdana" w:hAnsi="Verdana"/>
          <w:b w:val="0"/>
          <w:bCs w:val="0"/>
          <w:color w:val="000000"/>
          <w:sz w:val="17"/>
          <w:szCs w:val="17"/>
          <w:shd w:val="clear" w:color="auto" w:fill="FFFFFF"/>
        </w:rPr>
        <w:t>Please note:</w:t>
      </w:r>
      <w:r>
        <w:rPr>
          <w:rStyle w:val="apple-converted-space"/>
          <w:rFonts w:ascii="Verdana" w:hAnsi="Verdana"/>
          <w:color w:val="000000"/>
          <w:sz w:val="17"/>
          <w:szCs w:val="17"/>
          <w:shd w:val="clear" w:color="auto" w:fill="FFFFFF"/>
        </w:rPr>
        <w:t> </w:t>
      </w:r>
      <w:r>
        <w:rPr>
          <w:rFonts w:ascii="Verdana" w:hAnsi="Verdana"/>
          <w:color w:val="000000"/>
          <w:sz w:val="17"/>
          <w:szCs w:val="17"/>
          <w:shd w:val="clear" w:color="auto" w:fill="FFFFFF"/>
        </w:rPr>
        <w:t xml:space="preserve">The corresponding author must collect Unified Competing Interest forms from all authors and </w:t>
      </w:r>
      <w:proofErr w:type="spellStart"/>
      <w:r>
        <w:rPr>
          <w:rFonts w:ascii="Verdana" w:hAnsi="Verdana"/>
          <w:color w:val="000000"/>
          <w:sz w:val="17"/>
          <w:szCs w:val="17"/>
          <w:shd w:val="clear" w:color="auto" w:fill="FFFFFF"/>
        </w:rPr>
        <w:t>summarise</w:t>
      </w:r>
      <w:proofErr w:type="spellEnd"/>
      <w:r>
        <w:rPr>
          <w:rFonts w:ascii="Verdana" w:hAnsi="Verdana"/>
          <w:color w:val="000000"/>
          <w:sz w:val="17"/>
          <w:szCs w:val="17"/>
          <w:shd w:val="clear" w:color="auto" w:fill="FFFFFF"/>
        </w:rPr>
        <w:t xml:space="preserve"> their declarations as above within the manuscript. You do NOT need to send copies of the forms to the BMJ. Please click here for</w:t>
      </w:r>
      <w:r>
        <w:rPr>
          <w:rStyle w:val="apple-converted-space"/>
          <w:rFonts w:ascii="Verdana" w:hAnsi="Verdana"/>
          <w:color w:val="000000"/>
          <w:sz w:val="17"/>
          <w:szCs w:val="17"/>
          <w:shd w:val="clear" w:color="auto" w:fill="FFFFFF"/>
        </w:rPr>
        <w:t> </w:t>
      </w:r>
      <w:hyperlink r:id="rId10" w:tgtFrame="_new" w:history="1">
        <w:r>
          <w:rPr>
            <w:rStyle w:val="Hyperlink"/>
            <w:rFonts w:ascii="Verdana" w:hAnsi="Verdana"/>
            <w:color w:val="666666"/>
            <w:sz w:val="17"/>
            <w:szCs w:val="17"/>
            <w:shd w:val="clear" w:color="auto" w:fill="FFFFFF"/>
          </w:rPr>
          <w:t>further guidance</w:t>
        </w:r>
      </w:hyperlink>
      <w:r>
        <w:rPr>
          <w:rStyle w:val="apple-converted-space"/>
          <w:rFonts w:ascii="Verdana" w:hAnsi="Verdana"/>
          <w:color w:val="000000"/>
          <w:sz w:val="17"/>
          <w:szCs w:val="17"/>
          <w:shd w:val="clear" w:color="auto" w:fill="FFFFFF"/>
        </w:rPr>
        <w:t> </w:t>
      </w:r>
      <w:r>
        <w:rPr>
          <w:rFonts w:ascii="Verdana" w:hAnsi="Verdana"/>
          <w:color w:val="000000"/>
          <w:sz w:val="17"/>
          <w:szCs w:val="17"/>
        </w:rPr>
        <w:br/>
      </w:r>
    </w:p>
    <w:p w:rsidR="00D21515" w:rsidRDefault="00980413" w:rsidP="003562A1">
      <w:pPr>
        <w:pStyle w:val="Heading1"/>
        <w:numPr>
          <w:ilvl w:val="0"/>
          <w:numId w:val="0"/>
        </w:numPr>
        <w:rPr>
          <w:rStyle w:val="apple-converted-space"/>
          <w:rFonts w:ascii="Verdana" w:hAnsi="Verdana"/>
          <w:color w:val="000000"/>
          <w:sz w:val="17"/>
          <w:szCs w:val="17"/>
          <w:shd w:val="clear" w:color="auto" w:fill="FFFFFF"/>
        </w:rPr>
      </w:pPr>
      <w:r>
        <w:rPr>
          <w:rFonts w:ascii="Verdana" w:hAnsi="Verdana"/>
          <w:color w:val="000000"/>
          <w:sz w:val="17"/>
          <w:szCs w:val="17"/>
          <w:shd w:val="clear" w:color="auto" w:fill="FFFFFF"/>
        </w:rPr>
        <w:t>- Details of contributors, and the name of the guarantor - All full papers (</w:t>
      </w:r>
      <w:proofErr w:type="spellStart"/>
      <w:r>
        <w:rPr>
          <w:rFonts w:ascii="Verdana" w:hAnsi="Verdana"/>
          <w:color w:val="000000"/>
          <w:sz w:val="17"/>
          <w:szCs w:val="17"/>
          <w:shd w:val="clear" w:color="auto" w:fill="FFFFFF"/>
        </w:rPr>
        <w:t>eg</w:t>
      </w:r>
      <w:proofErr w:type="spellEnd"/>
      <w:r>
        <w:rPr>
          <w:rFonts w:ascii="Verdana" w:hAnsi="Verdana"/>
          <w:color w:val="000000"/>
          <w:sz w:val="17"/>
          <w:szCs w:val="17"/>
          <w:shd w:val="clear" w:color="auto" w:fill="FFFFFF"/>
        </w:rPr>
        <w:t xml:space="preserve"> not fillers or personal views)</w:t>
      </w:r>
      <w:r>
        <w:rPr>
          <w:rStyle w:val="apple-converted-space"/>
          <w:rFonts w:ascii="Verdana" w:hAnsi="Verdana"/>
          <w:color w:val="000000"/>
          <w:sz w:val="17"/>
          <w:szCs w:val="17"/>
          <w:shd w:val="clear" w:color="auto" w:fill="FFFFFF"/>
        </w:rPr>
        <w:t> </w:t>
      </w:r>
    </w:p>
    <w:p w:rsidR="00D21515" w:rsidDel="00AD0F91" w:rsidRDefault="00D21515" w:rsidP="003562A1">
      <w:pPr>
        <w:pStyle w:val="Heading1"/>
        <w:numPr>
          <w:ilvl w:val="0"/>
          <w:numId w:val="0"/>
        </w:numPr>
        <w:rPr>
          <w:del w:id="1" w:author="Jon Minton" w:date="2013-09-05T21:23:00Z"/>
          <w:rStyle w:val="apple-converted-space"/>
          <w:rFonts w:ascii="Verdana" w:hAnsi="Verdana"/>
          <w:color w:val="000000"/>
          <w:sz w:val="17"/>
          <w:szCs w:val="17"/>
          <w:shd w:val="clear" w:color="auto" w:fill="FFFFFF"/>
        </w:rPr>
      </w:pPr>
    </w:p>
    <w:p w:rsidR="00D21515" w:rsidRDefault="00935ED3" w:rsidP="00D21515">
      <w:r>
        <w:t xml:space="preserve">JM: </w:t>
      </w:r>
      <w:r w:rsidR="00D21515">
        <w:t xml:space="preserve">Developed model; wrote first and subsequent drafts of manuscript; </w:t>
      </w:r>
    </w:p>
    <w:p w:rsidR="00D21515" w:rsidRDefault="00D21515" w:rsidP="00D21515">
      <w:r>
        <w:t>MS: Created model; commented on all drafts of manuscript</w:t>
      </w:r>
      <w:r w:rsidR="00C47292">
        <w:t>;</w:t>
      </w:r>
    </w:p>
    <w:p w:rsidR="00C47292" w:rsidRDefault="00C47292" w:rsidP="00D21515">
      <w:r>
        <w:t>ES: Involved in discussion on data sources and commented on manuscript drafts;</w:t>
      </w:r>
    </w:p>
    <w:p w:rsidR="00D21515" w:rsidRPr="00D21515" w:rsidRDefault="00D21515" w:rsidP="00D21515">
      <w:r>
        <w:t xml:space="preserve">GL: </w:t>
      </w:r>
      <w:r w:rsidR="00C97EB8">
        <w:t>Contribute</w:t>
      </w:r>
      <w:r w:rsidR="00C47292">
        <w:t>d to all versions of manuscript and provided clinical input</w:t>
      </w:r>
      <w:r w:rsidR="00C97EB8">
        <w:t>.</w:t>
      </w:r>
    </w:p>
    <w:p w:rsidR="0092084E" w:rsidRDefault="00980413" w:rsidP="003562A1">
      <w:pPr>
        <w:pStyle w:val="Heading1"/>
        <w:numPr>
          <w:ilvl w:val="0"/>
          <w:numId w:val="0"/>
        </w:numPr>
        <w:rPr>
          <w:rStyle w:val="apple-converted-space"/>
          <w:rFonts w:ascii="Verdana" w:hAnsi="Verdana"/>
          <w:color w:val="000000"/>
          <w:sz w:val="17"/>
          <w:szCs w:val="17"/>
          <w:shd w:val="clear" w:color="auto" w:fill="FFFFFF"/>
        </w:rPr>
      </w:pPr>
      <w:r>
        <w:rPr>
          <w:rFonts w:ascii="Verdana" w:hAnsi="Verdana"/>
          <w:color w:val="000000"/>
          <w:sz w:val="17"/>
          <w:szCs w:val="17"/>
          <w:shd w:val="clear" w:color="auto" w:fill="FFFFFF"/>
        </w:rPr>
        <w:t>- Details of ethical approval (or a statement that it was not required) - All research studies</w:t>
      </w:r>
      <w:r>
        <w:rPr>
          <w:rStyle w:val="apple-converted-space"/>
          <w:rFonts w:ascii="Verdana" w:hAnsi="Verdana"/>
          <w:color w:val="000000"/>
          <w:sz w:val="17"/>
          <w:szCs w:val="17"/>
          <w:shd w:val="clear" w:color="auto" w:fill="FFFFFF"/>
        </w:rPr>
        <w:t> </w:t>
      </w:r>
    </w:p>
    <w:p w:rsidR="00980413" w:rsidRDefault="0092084E" w:rsidP="00C97EB8">
      <w:pPr>
        <w:jc w:val="left"/>
        <w:rPr>
          <w:rFonts w:ascii="Verdana" w:hAnsi="Verdana"/>
          <w:color w:val="000000"/>
          <w:sz w:val="17"/>
          <w:szCs w:val="17"/>
          <w:shd w:val="clear" w:color="auto" w:fill="FFFFFF"/>
        </w:rPr>
      </w:pPr>
      <w:r w:rsidRPr="00C97EB8">
        <w:t>Not required</w:t>
      </w:r>
      <w:r w:rsidR="00980413">
        <w:rPr>
          <w:rFonts w:ascii="Verdana" w:hAnsi="Verdana"/>
          <w:color w:val="000000"/>
          <w:sz w:val="17"/>
          <w:szCs w:val="17"/>
        </w:rPr>
        <w:br/>
      </w:r>
    </w:p>
    <w:p w:rsidR="0092084E" w:rsidRDefault="00980413" w:rsidP="003562A1">
      <w:pPr>
        <w:pStyle w:val="Heading1"/>
        <w:numPr>
          <w:ilvl w:val="0"/>
          <w:numId w:val="0"/>
        </w:numPr>
        <w:rPr>
          <w:rStyle w:val="apple-converted-space"/>
          <w:rFonts w:ascii="Verdana" w:hAnsi="Verdana"/>
          <w:color w:val="000000"/>
          <w:sz w:val="17"/>
          <w:szCs w:val="17"/>
          <w:shd w:val="clear" w:color="auto" w:fill="FFFFFF"/>
        </w:rPr>
      </w:pPr>
      <w:r>
        <w:rPr>
          <w:rFonts w:ascii="Verdana" w:hAnsi="Verdana"/>
          <w:color w:val="000000"/>
          <w:sz w:val="17"/>
          <w:szCs w:val="17"/>
          <w:shd w:val="clear" w:color="auto" w:fill="FFFFFF"/>
        </w:rPr>
        <w:t>- Details of funding - All research studies</w:t>
      </w:r>
      <w:r>
        <w:rPr>
          <w:rStyle w:val="apple-converted-space"/>
          <w:rFonts w:ascii="Verdana" w:hAnsi="Verdana"/>
          <w:color w:val="000000"/>
          <w:sz w:val="17"/>
          <w:szCs w:val="17"/>
          <w:shd w:val="clear" w:color="auto" w:fill="FFFFFF"/>
        </w:rPr>
        <w:t> </w:t>
      </w:r>
    </w:p>
    <w:p w:rsidR="00D71C90" w:rsidRDefault="00D71C90" w:rsidP="00D71C90">
      <w:pPr>
        <w:jc w:val="left"/>
      </w:pPr>
      <w:r>
        <w:t xml:space="preserve">This paper was based on research funded as part of the National Institute for Health Research Health Technology Assessment </w:t>
      </w:r>
      <w:proofErr w:type="spellStart"/>
      <w:r>
        <w:t>Programme</w:t>
      </w:r>
      <w:proofErr w:type="spellEnd"/>
      <w:r>
        <w:t xml:space="preserve"> (Project code 08/45/01)</w:t>
      </w:r>
    </w:p>
    <w:p w:rsidR="00980413" w:rsidRDefault="00980413" w:rsidP="00C97EB8">
      <w:pPr>
        <w:jc w:val="left"/>
        <w:rPr>
          <w:rFonts w:ascii="Verdana" w:hAnsi="Verdana"/>
          <w:color w:val="000000"/>
          <w:sz w:val="17"/>
          <w:szCs w:val="17"/>
          <w:shd w:val="clear" w:color="auto" w:fill="FFFFFF"/>
        </w:rPr>
      </w:pPr>
    </w:p>
    <w:p w:rsidR="0092084E" w:rsidRDefault="00980413" w:rsidP="003562A1">
      <w:pPr>
        <w:pStyle w:val="Heading1"/>
        <w:numPr>
          <w:ilvl w:val="0"/>
          <w:numId w:val="0"/>
        </w:numPr>
        <w:rPr>
          <w:rStyle w:val="apple-converted-space"/>
          <w:rFonts w:ascii="Verdana" w:hAnsi="Verdana"/>
          <w:color w:val="000000"/>
          <w:sz w:val="17"/>
          <w:szCs w:val="17"/>
          <w:shd w:val="clear" w:color="auto" w:fill="FFFFFF"/>
        </w:rPr>
      </w:pPr>
      <w:r>
        <w:rPr>
          <w:rFonts w:ascii="Verdana" w:hAnsi="Verdana"/>
          <w:color w:val="000000"/>
          <w:sz w:val="17"/>
          <w:szCs w:val="17"/>
          <w:shd w:val="clear" w:color="auto" w:fill="FFFFFF"/>
        </w:rPr>
        <w:t>- Details of the role of the study sponsors - All research studies</w:t>
      </w:r>
      <w:r>
        <w:rPr>
          <w:rStyle w:val="apple-converted-space"/>
          <w:rFonts w:ascii="Verdana" w:hAnsi="Verdana"/>
          <w:color w:val="000000"/>
          <w:sz w:val="17"/>
          <w:szCs w:val="17"/>
          <w:shd w:val="clear" w:color="auto" w:fill="FFFFFF"/>
        </w:rPr>
        <w:t> </w:t>
      </w:r>
    </w:p>
    <w:p w:rsidR="00D71C90" w:rsidRPr="00D71C90" w:rsidRDefault="00D71C90" w:rsidP="00D71C90">
      <w:pPr>
        <w:jc w:val="left"/>
      </w:pPr>
      <w:r>
        <w:t xml:space="preserve">The study sponsor had no role in the content of this manuscript. </w:t>
      </w:r>
    </w:p>
    <w:p w:rsidR="00980413" w:rsidRPr="00D71C90" w:rsidRDefault="00980413" w:rsidP="003562A1">
      <w:pPr>
        <w:pStyle w:val="Heading1"/>
        <w:numPr>
          <w:ilvl w:val="0"/>
          <w:numId w:val="0"/>
        </w:numPr>
        <w:rPr>
          <w:rFonts w:ascii="Verdana" w:hAnsi="Verdana"/>
          <w:b w:val="0"/>
          <w:color w:val="000000"/>
          <w:sz w:val="17"/>
          <w:szCs w:val="17"/>
          <w:shd w:val="clear" w:color="auto" w:fill="FFFFFF"/>
        </w:rPr>
      </w:pPr>
      <w:r>
        <w:rPr>
          <w:rFonts w:ascii="Verdana" w:hAnsi="Verdana"/>
          <w:color w:val="000000"/>
          <w:sz w:val="17"/>
          <w:szCs w:val="17"/>
          <w:shd w:val="clear" w:color="auto" w:fill="FFFFFF"/>
        </w:rPr>
        <w:t>- Statement of independence of researchers from funders - All research studies</w:t>
      </w:r>
      <w:r>
        <w:rPr>
          <w:rStyle w:val="apple-converted-space"/>
          <w:rFonts w:ascii="Verdana" w:hAnsi="Verdana"/>
          <w:color w:val="000000"/>
          <w:sz w:val="17"/>
          <w:szCs w:val="17"/>
          <w:shd w:val="clear" w:color="auto" w:fill="FFFFFF"/>
        </w:rPr>
        <w:t> </w:t>
      </w:r>
      <w:r>
        <w:rPr>
          <w:rFonts w:ascii="Verdana" w:hAnsi="Verdana"/>
          <w:color w:val="000000"/>
          <w:sz w:val="17"/>
          <w:szCs w:val="17"/>
        </w:rPr>
        <w:br/>
      </w:r>
      <w:proofErr w:type="gramStart"/>
      <w:r w:rsidR="00D71C90">
        <w:rPr>
          <w:rFonts w:asciiTheme="minorHAnsi" w:eastAsiaTheme="minorEastAsia" w:hAnsiTheme="minorHAnsi" w:cstheme="minorBidi"/>
          <w:b w:val="0"/>
          <w:bCs w:val="0"/>
          <w:sz w:val="22"/>
          <w:szCs w:val="22"/>
        </w:rPr>
        <w:t>The</w:t>
      </w:r>
      <w:proofErr w:type="gramEnd"/>
      <w:r w:rsidR="00D71C90">
        <w:rPr>
          <w:rFonts w:asciiTheme="minorHAnsi" w:eastAsiaTheme="minorEastAsia" w:hAnsiTheme="minorHAnsi" w:cstheme="minorBidi"/>
          <w:b w:val="0"/>
          <w:bCs w:val="0"/>
          <w:sz w:val="22"/>
          <w:szCs w:val="22"/>
        </w:rPr>
        <w:t xml:space="preserve"> authors are all independent of the funders.</w:t>
      </w:r>
    </w:p>
    <w:p w:rsidR="00980413" w:rsidDel="00AD0F91" w:rsidRDefault="00980413" w:rsidP="003562A1">
      <w:pPr>
        <w:pStyle w:val="Heading1"/>
        <w:numPr>
          <w:ilvl w:val="0"/>
          <w:numId w:val="0"/>
        </w:numPr>
        <w:rPr>
          <w:del w:id="2" w:author="Jon Minton" w:date="2013-09-05T21:23:00Z"/>
          <w:rFonts w:ascii="Verdana" w:hAnsi="Verdana"/>
          <w:color w:val="000000"/>
          <w:sz w:val="17"/>
          <w:szCs w:val="17"/>
          <w:shd w:val="clear" w:color="auto" w:fill="FFFFFF"/>
        </w:rPr>
      </w:pPr>
      <w:del w:id="3" w:author="Jon Minton" w:date="2013-09-05T21:23:00Z">
        <w:r w:rsidDel="00AD0F91">
          <w:rPr>
            <w:rFonts w:ascii="Verdana" w:hAnsi="Verdana"/>
            <w:color w:val="000000"/>
            <w:sz w:val="17"/>
            <w:szCs w:val="17"/>
          </w:rPr>
          <w:br/>
        </w:r>
      </w:del>
    </w:p>
    <w:p w:rsidR="00980413" w:rsidRDefault="00980413" w:rsidP="003562A1">
      <w:pPr>
        <w:pStyle w:val="Heading1"/>
        <w:numPr>
          <w:ilvl w:val="0"/>
          <w:numId w:val="0"/>
        </w:numPr>
        <w:rPr>
          <w:lang w:val="en-GB"/>
        </w:rPr>
      </w:pPr>
      <w:r>
        <w:rPr>
          <w:rFonts w:ascii="Verdana" w:hAnsi="Verdana"/>
          <w:color w:val="000000"/>
          <w:sz w:val="17"/>
          <w:szCs w:val="17"/>
          <w:shd w:val="clear" w:color="auto" w:fill="FFFFFF"/>
        </w:rPr>
        <w:t xml:space="preserve">- Data sharing statement </w:t>
      </w:r>
      <w:proofErr w:type="gramStart"/>
      <w:r>
        <w:rPr>
          <w:rFonts w:ascii="Verdana" w:hAnsi="Verdana"/>
          <w:color w:val="000000"/>
          <w:sz w:val="17"/>
          <w:szCs w:val="17"/>
          <w:shd w:val="clear" w:color="auto" w:fill="FFFFFF"/>
        </w:rPr>
        <w:t>All</w:t>
      </w:r>
      <w:proofErr w:type="gramEnd"/>
      <w:r>
        <w:rPr>
          <w:rFonts w:ascii="Verdana" w:hAnsi="Verdana"/>
          <w:color w:val="000000"/>
          <w:sz w:val="17"/>
          <w:szCs w:val="17"/>
          <w:shd w:val="clear" w:color="auto" w:fill="FFFFFF"/>
        </w:rPr>
        <w:t xml:space="preserve"> research studies</w:t>
      </w:r>
      <w:r>
        <w:rPr>
          <w:rStyle w:val="apple-converted-space"/>
          <w:rFonts w:ascii="Verdana" w:hAnsi="Verdana"/>
          <w:color w:val="000000"/>
          <w:sz w:val="17"/>
          <w:szCs w:val="17"/>
          <w:shd w:val="clear" w:color="auto" w:fill="FFFFFF"/>
        </w:rPr>
        <w:t> </w:t>
      </w:r>
    </w:p>
    <w:p w:rsidR="00980413" w:rsidRDefault="00980413" w:rsidP="00D71C90">
      <w:pPr>
        <w:jc w:val="left"/>
        <w:rPr>
          <w:lang w:val="en-GB"/>
        </w:rPr>
      </w:pPr>
    </w:p>
    <w:p w:rsidR="0092084E" w:rsidRDefault="0092084E" w:rsidP="00D71C90">
      <w:pPr>
        <w:jc w:val="left"/>
        <w:rPr>
          <w:rFonts w:asciiTheme="majorHAnsi" w:eastAsiaTheme="majorEastAsia" w:hAnsiTheme="majorHAnsi" w:cstheme="majorBidi"/>
          <w:b/>
          <w:bCs/>
          <w:sz w:val="32"/>
          <w:szCs w:val="28"/>
          <w:lang w:val="en-GB"/>
        </w:rPr>
      </w:pPr>
      <w:r>
        <w:rPr>
          <w:lang w:val="en-GB"/>
        </w:rPr>
        <w:br w:type="page"/>
      </w:r>
    </w:p>
    <w:p w:rsidR="009B762A" w:rsidRPr="00532F44" w:rsidRDefault="0005390C" w:rsidP="003562A1">
      <w:pPr>
        <w:pStyle w:val="Heading1"/>
        <w:numPr>
          <w:ilvl w:val="0"/>
          <w:numId w:val="0"/>
        </w:numPr>
        <w:rPr>
          <w:lang w:val="en-GB"/>
        </w:rPr>
      </w:pPr>
      <w:r w:rsidRPr="00532F44">
        <w:rPr>
          <w:lang w:val="en-GB"/>
        </w:rPr>
        <w:lastRenderedPageBreak/>
        <w:t>Abstract</w:t>
      </w:r>
    </w:p>
    <w:p w:rsidR="00BC10AD" w:rsidRDefault="00B13ECE" w:rsidP="008D11C1">
      <w:pPr>
        <w:rPr>
          <w:b/>
          <w:shd w:val="clear" w:color="auto" w:fill="FFFFFF"/>
        </w:rPr>
      </w:pPr>
      <w:r>
        <w:rPr>
          <w:b/>
          <w:shd w:val="clear" w:color="auto" w:fill="FFFFFF"/>
        </w:rPr>
        <w:t>Background</w:t>
      </w:r>
      <w:r w:rsidR="00BC10AD" w:rsidRPr="00532F44">
        <w:rPr>
          <w:b/>
          <w:shd w:val="clear" w:color="auto" w:fill="FFFFFF"/>
        </w:rPr>
        <w:t xml:space="preserve">: </w:t>
      </w:r>
      <w:r w:rsidR="00BC10AD" w:rsidRPr="00532F44">
        <w:rPr>
          <w:shd w:val="clear" w:color="auto" w:fill="FFFFFF"/>
        </w:rPr>
        <w:t xml:space="preserve">Atrial fibrillation </w:t>
      </w:r>
      <w:r w:rsidR="002D6708">
        <w:rPr>
          <w:shd w:val="clear" w:color="auto" w:fill="FFFFFF"/>
        </w:rPr>
        <w:t>(AF)</w:t>
      </w:r>
      <w:r w:rsidR="00253316">
        <w:rPr>
          <w:shd w:val="clear" w:color="auto" w:fill="FFFFFF"/>
        </w:rPr>
        <w:t xml:space="preserve"> </w:t>
      </w:r>
      <w:r w:rsidR="00BC10AD" w:rsidRPr="00532F44">
        <w:rPr>
          <w:shd w:val="clear" w:color="auto" w:fill="FFFFFF"/>
        </w:rPr>
        <w:t xml:space="preserve">is </w:t>
      </w:r>
      <w:r>
        <w:rPr>
          <w:shd w:val="clear" w:color="auto" w:fill="FFFFFF"/>
        </w:rPr>
        <w:t xml:space="preserve">common and increases </w:t>
      </w:r>
      <w:r w:rsidR="00BC10AD" w:rsidRPr="00532F44">
        <w:rPr>
          <w:shd w:val="clear" w:color="auto" w:fill="FFFFFF"/>
        </w:rPr>
        <w:t>stroke risk</w:t>
      </w:r>
      <w:r>
        <w:rPr>
          <w:shd w:val="clear" w:color="auto" w:fill="FFFFFF"/>
        </w:rPr>
        <w:t xml:space="preserve">. Echocardiography is </w:t>
      </w:r>
      <w:r w:rsidR="00145CDA">
        <w:rPr>
          <w:shd w:val="clear" w:color="auto" w:fill="FFFFFF"/>
        </w:rPr>
        <w:t xml:space="preserve">often </w:t>
      </w:r>
      <w:r>
        <w:rPr>
          <w:shd w:val="clear" w:color="auto" w:fill="FFFFFF"/>
        </w:rPr>
        <w:t xml:space="preserve">performed as part of the </w:t>
      </w:r>
      <w:proofErr w:type="spellStart"/>
      <w:r>
        <w:rPr>
          <w:shd w:val="clear" w:color="auto" w:fill="FFFFFF"/>
        </w:rPr>
        <w:t>cardiological</w:t>
      </w:r>
      <w:proofErr w:type="spellEnd"/>
      <w:r>
        <w:rPr>
          <w:shd w:val="clear" w:color="auto" w:fill="FFFFFF"/>
        </w:rPr>
        <w:t xml:space="preserve"> evaluation of patients with AF to assist with stroke risk stratification (and hence, decisions on </w:t>
      </w:r>
      <w:proofErr w:type="spellStart"/>
      <w:r>
        <w:rPr>
          <w:shd w:val="clear" w:color="auto" w:fill="FFFFFF"/>
        </w:rPr>
        <w:t>thromboprophylaxis</w:t>
      </w:r>
      <w:proofErr w:type="spellEnd"/>
      <w:r>
        <w:rPr>
          <w:shd w:val="clear" w:color="auto" w:fill="FFFFFF"/>
        </w:rPr>
        <w:t xml:space="preserve"> with oral anticoagulants (OACs)). The cost effectiveness of such an approach is unknown.</w:t>
      </w:r>
    </w:p>
    <w:p w:rsidR="00BC10AD" w:rsidRDefault="00BC10AD" w:rsidP="008D11C1">
      <w:pPr>
        <w:rPr>
          <w:shd w:val="clear" w:color="auto" w:fill="FFFFFF"/>
        </w:rPr>
      </w:pPr>
      <w:r>
        <w:rPr>
          <w:b/>
          <w:shd w:val="clear" w:color="auto" w:fill="FFFFFF"/>
        </w:rPr>
        <w:t xml:space="preserve">Objective: </w:t>
      </w:r>
      <w:r>
        <w:rPr>
          <w:shd w:val="clear" w:color="auto" w:fill="FFFFFF"/>
        </w:rPr>
        <w:t xml:space="preserve">To estimate the cost-effectiveness of using transthoracic echocardiography (TTE) in helping to make the decision whether to prescribe an </w:t>
      </w:r>
      <w:r w:rsidR="002D6708">
        <w:rPr>
          <w:shd w:val="clear" w:color="auto" w:fill="FFFFFF"/>
        </w:rPr>
        <w:t>OAC</w:t>
      </w:r>
      <w:r>
        <w:rPr>
          <w:shd w:val="clear" w:color="auto" w:fill="FFFFFF"/>
        </w:rPr>
        <w:t xml:space="preserve"> in new</w:t>
      </w:r>
      <w:r w:rsidR="002D6708">
        <w:rPr>
          <w:shd w:val="clear" w:color="auto" w:fill="FFFFFF"/>
        </w:rPr>
        <w:t>ly diagnosed AF</w:t>
      </w:r>
      <w:r>
        <w:rPr>
          <w:shd w:val="clear" w:color="auto" w:fill="FFFFFF"/>
        </w:rPr>
        <w:t xml:space="preserve"> patients.</w:t>
      </w:r>
    </w:p>
    <w:p w:rsidR="00BC10AD" w:rsidRDefault="00BC10AD" w:rsidP="008D11C1">
      <w:pPr>
        <w:rPr>
          <w:shd w:val="clear" w:color="auto" w:fill="FFFFFF"/>
        </w:rPr>
      </w:pPr>
      <w:r>
        <w:rPr>
          <w:b/>
          <w:shd w:val="clear" w:color="auto" w:fill="FFFFFF"/>
        </w:rPr>
        <w:t>Design</w:t>
      </w:r>
      <w:r>
        <w:rPr>
          <w:shd w:val="clear" w:color="auto" w:fill="FFFFFF"/>
        </w:rPr>
        <w:t xml:space="preserve">: Diagnostic economic </w:t>
      </w:r>
      <w:proofErr w:type="spellStart"/>
      <w:r>
        <w:rPr>
          <w:shd w:val="clear" w:color="auto" w:fill="FFFFFF"/>
        </w:rPr>
        <w:t>mode</w:t>
      </w:r>
      <w:r w:rsidR="00FA261E">
        <w:rPr>
          <w:shd w:val="clear" w:color="auto" w:fill="FFFFFF"/>
        </w:rPr>
        <w:t>l</w:t>
      </w:r>
      <w:r>
        <w:rPr>
          <w:shd w:val="clear" w:color="auto" w:fill="FFFFFF"/>
        </w:rPr>
        <w:t>ling</w:t>
      </w:r>
      <w:proofErr w:type="spellEnd"/>
      <w:r>
        <w:rPr>
          <w:shd w:val="clear" w:color="auto" w:fill="FFFFFF"/>
        </w:rPr>
        <w:t xml:space="preserve"> analysis.</w:t>
      </w:r>
    </w:p>
    <w:p w:rsidR="00BC10AD" w:rsidRDefault="00BC10AD" w:rsidP="008D11C1">
      <w:pPr>
        <w:rPr>
          <w:shd w:val="clear" w:color="auto" w:fill="FFFFFF"/>
        </w:rPr>
      </w:pPr>
      <w:r>
        <w:rPr>
          <w:b/>
          <w:shd w:val="clear" w:color="auto" w:fill="FFFFFF"/>
        </w:rPr>
        <w:t>Setting:</w:t>
      </w:r>
      <w:r>
        <w:rPr>
          <w:shd w:val="clear" w:color="auto" w:fill="FFFFFF"/>
        </w:rPr>
        <w:t xml:space="preserve"> </w:t>
      </w:r>
      <w:r w:rsidR="00145CDA">
        <w:rPr>
          <w:shd w:val="clear" w:color="auto" w:fill="FFFFFF"/>
        </w:rPr>
        <w:t>England &amp; Wales</w:t>
      </w:r>
    </w:p>
    <w:p w:rsidR="00BC10AD" w:rsidRDefault="00BC10AD" w:rsidP="008D11C1">
      <w:pPr>
        <w:rPr>
          <w:shd w:val="clear" w:color="auto" w:fill="FFFFFF"/>
        </w:rPr>
      </w:pPr>
      <w:r>
        <w:rPr>
          <w:b/>
          <w:shd w:val="clear" w:color="auto" w:fill="FFFFFF"/>
        </w:rPr>
        <w:t>Model:</w:t>
      </w:r>
      <w:r>
        <w:rPr>
          <w:shd w:val="clear" w:color="auto" w:fill="FFFFFF"/>
        </w:rPr>
        <w:t xml:space="preserve"> Diagnostic discrete event simulation model.</w:t>
      </w:r>
    </w:p>
    <w:p w:rsidR="00CD343F" w:rsidRDefault="00CD343F" w:rsidP="00CD343F">
      <w:pPr>
        <w:rPr>
          <w:shd w:val="clear" w:color="auto" w:fill="FFFFFF"/>
        </w:rPr>
      </w:pPr>
      <w:r>
        <w:rPr>
          <w:b/>
          <w:shd w:val="clear" w:color="auto" w:fill="FFFFFF"/>
        </w:rPr>
        <w:t>Comparisons:</w:t>
      </w:r>
      <w:r w:rsidRPr="00532F44">
        <w:rPr>
          <w:b/>
          <w:shd w:val="clear" w:color="auto" w:fill="FFFFFF"/>
        </w:rPr>
        <w:t xml:space="preserve"> </w:t>
      </w:r>
      <w:r>
        <w:rPr>
          <w:shd w:val="clear" w:color="auto" w:fill="FFFFFF"/>
        </w:rPr>
        <w:t>Decisions and consequences following from using TTE in combination with</w:t>
      </w:r>
      <w:r w:rsidRPr="00532F44">
        <w:rPr>
          <w:shd w:val="clear" w:color="auto" w:fill="FFFFFF"/>
        </w:rPr>
        <w:t xml:space="preserve"> </w:t>
      </w:r>
      <w:r w:rsidR="008C662C">
        <w:rPr>
          <w:shd w:val="clear" w:color="auto" w:fill="FFFFFF"/>
        </w:rPr>
        <w:t xml:space="preserve">the </w:t>
      </w:r>
      <w:r w:rsidRPr="00532F44">
        <w:rPr>
          <w:shd w:val="clear" w:color="auto" w:fill="FFFFFF"/>
        </w:rPr>
        <w:t>CHADS</w:t>
      </w:r>
      <w:r w:rsidRPr="00532F44">
        <w:rPr>
          <w:shd w:val="clear" w:color="auto" w:fill="FFFFFF"/>
          <w:vertAlign w:val="subscript"/>
        </w:rPr>
        <w:t>2</w:t>
      </w:r>
      <w:r w:rsidRPr="00532F44">
        <w:rPr>
          <w:shd w:val="clear" w:color="auto" w:fill="FFFFFF"/>
        </w:rPr>
        <w:t xml:space="preserve"> </w:t>
      </w:r>
      <w:r w:rsidR="008C662C">
        <w:rPr>
          <w:shd w:val="clear" w:color="auto" w:fill="FFFFFF"/>
        </w:rPr>
        <w:t>score (used for stroke risk stratification), c</w:t>
      </w:r>
      <w:r>
        <w:rPr>
          <w:shd w:val="clear" w:color="auto" w:fill="FFFFFF"/>
        </w:rPr>
        <w:t>ompared with those when using CHADS</w:t>
      </w:r>
      <w:r w:rsidRPr="00CD343F">
        <w:rPr>
          <w:shd w:val="clear" w:color="auto" w:fill="FFFFFF"/>
          <w:vertAlign w:val="subscript"/>
        </w:rPr>
        <w:t>2</w:t>
      </w:r>
      <w:r>
        <w:rPr>
          <w:shd w:val="clear" w:color="auto" w:fill="FFFFFF"/>
        </w:rPr>
        <w:t xml:space="preserve"> alone. </w:t>
      </w:r>
    </w:p>
    <w:p w:rsidR="00CD343F" w:rsidRDefault="00CD343F" w:rsidP="00CD343F">
      <w:r>
        <w:rPr>
          <w:b/>
          <w:shd w:val="clear" w:color="auto" w:fill="FFFFFF"/>
        </w:rPr>
        <w:t>Treatments considered:</w:t>
      </w:r>
      <w:r w:rsidRPr="00532F44">
        <w:rPr>
          <w:shd w:val="clear" w:color="auto" w:fill="FFFFFF"/>
        </w:rPr>
        <w:t xml:space="preserve"> </w:t>
      </w:r>
      <w:r w:rsidR="00145CDA">
        <w:rPr>
          <w:shd w:val="clear" w:color="auto" w:fill="FFFFFF"/>
        </w:rPr>
        <w:t>W</w:t>
      </w:r>
      <w:r w:rsidRPr="00532F44">
        <w:rPr>
          <w:shd w:val="clear" w:color="auto" w:fill="FFFFFF"/>
        </w:rPr>
        <w:t>arf</w:t>
      </w:r>
      <w:r>
        <w:rPr>
          <w:shd w:val="clear" w:color="auto" w:fill="FFFFFF"/>
        </w:rPr>
        <w:t xml:space="preserve">arin, </w:t>
      </w:r>
      <w:proofErr w:type="spellStart"/>
      <w:r>
        <w:rPr>
          <w:shd w:val="clear" w:color="auto" w:fill="FFFFFF"/>
        </w:rPr>
        <w:t>dabigatran</w:t>
      </w:r>
      <w:proofErr w:type="spellEnd"/>
      <w:r>
        <w:rPr>
          <w:shd w:val="clear" w:color="auto" w:fill="FFFFFF"/>
        </w:rPr>
        <w:t xml:space="preserve"> and </w:t>
      </w:r>
      <w:proofErr w:type="spellStart"/>
      <w:r>
        <w:rPr>
          <w:shd w:val="clear" w:color="auto" w:fill="FFFFFF"/>
        </w:rPr>
        <w:t>rivaroxaban</w:t>
      </w:r>
      <w:proofErr w:type="spellEnd"/>
      <w:r w:rsidRPr="00532F44">
        <w:rPr>
          <w:shd w:val="clear" w:color="auto" w:fill="FFFFFF"/>
        </w:rPr>
        <w:t xml:space="preserve"> </w:t>
      </w:r>
      <w:r>
        <w:rPr>
          <w:shd w:val="clear" w:color="auto" w:fill="FFFFFF"/>
        </w:rPr>
        <w:t>were all considered separately as OACs which may be prescribed as a result of the information provided by TTE.</w:t>
      </w:r>
      <w:r w:rsidRPr="009137B7">
        <w:t xml:space="preserve"> </w:t>
      </w:r>
    </w:p>
    <w:p w:rsidR="00BC10AD" w:rsidRDefault="00BC10AD" w:rsidP="008D11C1">
      <w:pPr>
        <w:rPr>
          <w:shd w:val="clear" w:color="auto" w:fill="FFFFFF"/>
        </w:rPr>
      </w:pPr>
      <w:r>
        <w:rPr>
          <w:b/>
          <w:shd w:val="clear" w:color="auto" w:fill="FFFFFF"/>
        </w:rPr>
        <w:t xml:space="preserve">Population: </w:t>
      </w:r>
      <w:r>
        <w:rPr>
          <w:shd w:val="clear" w:color="auto" w:fill="FFFFFF"/>
        </w:rPr>
        <w:t xml:space="preserve"> Newly diagnosed AF patients.</w:t>
      </w:r>
      <w:r w:rsidR="00CD343F" w:rsidRPr="009137B7">
        <w:t xml:space="preserve"> </w:t>
      </w:r>
    </w:p>
    <w:p w:rsidR="00772D0B" w:rsidRPr="00532F44" w:rsidRDefault="00CD343F" w:rsidP="008D11C1">
      <w:pPr>
        <w:rPr>
          <w:rStyle w:val="apple-converted-space"/>
          <w:rFonts w:ascii="Arial" w:hAnsi="Arial" w:cs="Arial"/>
          <w:sz w:val="20"/>
          <w:szCs w:val="20"/>
          <w:shd w:val="clear" w:color="auto" w:fill="FFFFFF"/>
        </w:rPr>
      </w:pPr>
      <w:r w:rsidRPr="00FC748C">
        <w:rPr>
          <w:b/>
          <w:shd w:val="clear" w:color="auto" w:fill="FFFFFF"/>
        </w:rPr>
        <w:t>Main outcome measures</w:t>
      </w:r>
      <w:r>
        <w:rPr>
          <w:shd w:val="clear" w:color="auto" w:fill="FFFFFF"/>
        </w:rPr>
        <w:t xml:space="preserve">: </w:t>
      </w:r>
      <w:r w:rsidR="00FC748C">
        <w:rPr>
          <w:shd w:val="clear" w:color="auto" w:fill="FFFFFF"/>
        </w:rPr>
        <w:t>Q</w:t>
      </w:r>
      <w:r>
        <w:rPr>
          <w:shd w:val="clear" w:color="auto" w:fill="FFFFFF"/>
        </w:rPr>
        <w:t>uality adjusted life</w:t>
      </w:r>
      <w:r w:rsidR="002D6708">
        <w:rPr>
          <w:shd w:val="clear" w:color="auto" w:fill="FFFFFF"/>
        </w:rPr>
        <w:t xml:space="preserve"> </w:t>
      </w:r>
      <w:r>
        <w:rPr>
          <w:shd w:val="clear" w:color="auto" w:fill="FFFFFF"/>
        </w:rPr>
        <w:t xml:space="preserve">years gained, strokes averted, effects on cost and major bleeding events. </w:t>
      </w:r>
    </w:p>
    <w:p w:rsidR="00772D0B" w:rsidRPr="00532F44" w:rsidRDefault="00772D0B" w:rsidP="008D11C1">
      <w:pPr>
        <w:rPr>
          <w:rStyle w:val="apple-converted-space"/>
          <w:rFonts w:ascii="Arial" w:hAnsi="Arial" w:cs="Arial"/>
          <w:sz w:val="20"/>
          <w:szCs w:val="20"/>
          <w:shd w:val="clear" w:color="auto" w:fill="FFFFFF"/>
        </w:rPr>
      </w:pPr>
      <w:r w:rsidRPr="00532F44">
        <w:rPr>
          <w:b/>
          <w:bCs/>
          <w:shd w:val="clear" w:color="auto" w:fill="FFFFFF"/>
        </w:rPr>
        <w:t>Results</w:t>
      </w:r>
      <w:r w:rsidR="00AE69C3" w:rsidRPr="00532F44">
        <w:rPr>
          <w:b/>
          <w:bCs/>
          <w:shd w:val="clear" w:color="auto" w:fill="FFFFFF"/>
        </w:rPr>
        <w:t xml:space="preserve">: </w:t>
      </w:r>
      <w:r w:rsidR="00FA261E">
        <w:rPr>
          <w:bCs/>
          <w:shd w:val="clear" w:color="auto" w:fill="FFFFFF"/>
        </w:rPr>
        <w:t>For patients aged 50 years</w:t>
      </w:r>
      <w:r w:rsidR="00296642">
        <w:rPr>
          <w:bCs/>
          <w:shd w:val="clear" w:color="auto" w:fill="FFFFFF"/>
        </w:rPr>
        <w:t xml:space="preserve">, using TTE does not appear </w:t>
      </w:r>
      <w:r w:rsidR="00FA261E">
        <w:rPr>
          <w:bCs/>
          <w:shd w:val="clear" w:color="auto" w:fill="FFFFFF"/>
        </w:rPr>
        <w:t xml:space="preserve">clinically </w:t>
      </w:r>
      <w:r w:rsidR="00296642">
        <w:rPr>
          <w:bCs/>
          <w:shd w:val="clear" w:color="auto" w:fill="FFFFFF"/>
        </w:rPr>
        <w:t xml:space="preserve">effective due to </w:t>
      </w:r>
      <w:r w:rsidR="00FA261E">
        <w:rPr>
          <w:bCs/>
          <w:shd w:val="clear" w:color="auto" w:fill="FFFFFF"/>
        </w:rPr>
        <w:t xml:space="preserve">the problems of </w:t>
      </w:r>
      <w:r w:rsidR="00296642">
        <w:rPr>
          <w:bCs/>
          <w:shd w:val="clear" w:color="auto" w:fill="FFFFFF"/>
        </w:rPr>
        <w:t xml:space="preserve">additional overtreatment. For </w:t>
      </w:r>
      <w:r w:rsidR="00FA261E">
        <w:rPr>
          <w:bCs/>
          <w:shd w:val="clear" w:color="auto" w:fill="FFFFFF"/>
        </w:rPr>
        <w:t xml:space="preserve">patients </w:t>
      </w:r>
      <w:r w:rsidR="00296642">
        <w:rPr>
          <w:bCs/>
          <w:shd w:val="clear" w:color="auto" w:fill="FFFFFF"/>
        </w:rPr>
        <w:t>aged 65 years, using TTE is m</w:t>
      </w:r>
      <w:r w:rsidR="00FA261E">
        <w:rPr>
          <w:bCs/>
          <w:shd w:val="clear" w:color="auto" w:fill="FFFFFF"/>
        </w:rPr>
        <w:t>ore effective but more expensive, with incremental cost-effectiveness ratios which are below conventional willingness to pay thresholds when a newer OAC (</w:t>
      </w:r>
      <w:proofErr w:type="spellStart"/>
      <w:r w:rsidR="00FA261E">
        <w:rPr>
          <w:bCs/>
          <w:shd w:val="clear" w:color="auto" w:fill="FFFFFF"/>
        </w:rPr>
        <w:t>rivaroxaban</w:t>
      </w:r>
      <w:proofErr w:type="spellEnd"/>
      <w:r w:rsidR="00FA261E">
        <w:rPr>
          <w:bCs/>
          <w:shd w:val="clear" w:color="auto" w:fill="FFFFFF"/>
        </w:rPr>
        <w:t xml:space="preserve">, </w:t>
      </w:r>
      <w:proofErr w:type="spellStart"/>
      <w:r w:rsidR="00FA261E">
        <w:rPr>
          <w:bCs/>
          <w:shd w:val="clear" w:color="auto" w:fill="FFFFFF"/>
        </w:rPr>
        <w:t>dabigatran</w:t>
      </w:r>
      <w:proofErr w:type="spellEnd"/>
      <w:r w:rsidR="00FA261E">
        <w:rPr>
          <w:bCs/>
          <w:shd w:val="clear" w:color="auto" w:fill="FFFFFF"/>
        </w:rPr>
        <w:t>) is being considered, but not warfarin.</w:t>
      </w:r>
    </w:p>
    <w:p w:rsidR="005B26D5" w:rsidRPr="00532F44" w:rsidRDefault="00772D0B" w:rsidP="005B26D5">
      <w:pPr>
        <w:rPr>
          <w:b/>
          <w:shd w:val="clear" w:color="auto" w:fill="FFFFFF"/>
        </w:rPr>
      </w:pPr>
      <w:r w:rsidRPr="00532F44">
        <w:rPr>
          <w:b/>
          <w:shd w:val="clear" w:color="auto" w:fill="FFFFFF"/>
        </w:rPr>
        <w:t>Conclusions</w:t>
      </w:r>
      <w:r w:rsidR="00C314AC" w:rsidRPr="00532F44">
        <w:rPr>
          <w:b/>
          <w:shd w:val="clear" w:color="auto" w:fill="FFFFFF"/>
        </w:rPr>
        <w:t xml:space="preserve">: </w:t>
      </w:r>
      <w:r w:rsidR="00296642">
        <w:t>Using TTE to inform the decision whether to prescribe a newer OAC to newly diagnosed AF patients</w:t>
      </w:r>
      <w:r w:rsidR="00867F7E">
        <w:t xml:space="preserve"> may be a clinically and cost-effective strategy. </w:t>
      </w:r>
      <w:r w:rsidR="00296642">
        <w:t xml:space="preserve"> </w:t>
      </w:r>
    </w:p>
    <w:p w:rsidR="00FA261E" w:rsidRDefault="00FA261E">
      <w:pPr>
        <w:spacing w:line="276" w:lineRule="auto"/>
        <w:jc w:val="left"/>
        <w:rPr>
          <w:rFonts w:asciiTheme="majorHAnsi" w:eastAsiaTheme="majorEastAsia" w:hAnsiTheme="majorHAnsi" w:cstheme="majorBidi"/>
          <w:b/>
          <w:bCs/>
          <w:sz w:val="32"/>
          <w:szCs w:val="28"/>
        </w:rPr>
      </w:pPr>
      <w:r>
        <w:br w:type="page"/>
      </w:r>
    </w:p>
    <w:p w:rsidR="0005390C" w:rsidRPr="00064789" w:rsidRDefault="0005390C" w:rsidP="003378D6">
      <w:pPr>
        <w:pStyle w:val="Heading1"/>
        <w:numPr>
          <w:ilvl w:val="0"/>
          <w:numId w:val="0"/>
        </w:numPr>
      </w:pPr>
      <w:r w:rsidRPr="00064789">
        <w:lastRenderedPageBreak/>
        <w:t>Introduction</w:t>
      </w:r>
    </w:p>
    <w:p w:rsidR="003378D6" w:rsidRPr="00064789" w:rsidRDefault="003378D6" w:rsidP="003378D6">
      <w:pPr>
        <w:pStyle w:val="Heading2"/>
        <w:numPr>
          <w:ilvl w:val="0"/>
          <w:numId w:val="0"/>
        </w:numPr>
      </w:pPr>
      <w:r w:rsidRPr="00064789">
        <w:t>Background</w:t>
      </w:r>
    </w:p>
    <w:p w:rsidR="00E55A94" w:rsidRPr="00064789" w:rsidRDefault="00862C39" w:rsidP="008D3B31">
      <w:pPr>
        <w:spacing w:line="480" w:lineRule="auto"/>
      </w:pPr>
      <w:r w:rsidRPr="00064789">
        <w:t xml:space="preserve">Atrial fibrillation (AF) is a </w:t>
      </w:r>
      <w:r w:rsidR="00D22AB2" w:rsidRPr="00064789">
        <w:t xml:space="preserve">common arrhythmia affecting </w:t>
      </w:r>
      <w:r w:rsidR="00665212" w:rsidRPr="00064789">
        <w:t>around 1-2% of the UK population</w:t>
      </w:r>
      <w:r w:rsidR="000F1748" w:rsidRPr="00064789">
        <w:t xml:space="preserve"> and is a significant risk factor for stroke</w:t>
      </w:r>
      <w:r w:rsidR="00356EEF" w:rsidRPr="00064789">
        <w:t>.</w:t>
      </w:r>
      <w:r w:rsidR="002F05E5" w:rsidRPr="00064789">
        <w:fldChar w:fldCharType="begin" w:fldLock="1"/>
      </w:r>
      <w:r w:rsidR="0009181B">
        <w:instrText>ADDIN CSL_CITATION { "citationItems" : [ { "id" : "ITEM-1", "itemData" : { "ISSN" : "0098-7484", "PMID" : "11343485", "abstract" : "Atrial fibrillation is the most common arrhythmia in elderly persons and a potent risk factor for stroke. However, recent prevalence and projected future numbers of persons with atrial fibrillation are not well described.", "author" : [ { "dropping-particle" : "", "family" : "Go", "given" : "A S", "non-dropping-particle" : "", "parse-names" : false, "suffix" : "" }, { "dropping-particle" : "", "family" : "Hylek", "given" : "E M", "non-dropping-particle" : "", "parse-names" : false, "suffix" : "" }, { "dropping-particle" : "", "family" : "Phillips", "given" : "K A", "non-dropping-particle" : "", "parse-names" : false, "suffix" : "" }, { "dropping-particle" : "", "family" : "Chang", "given" : "Y", "non-dropping-particle" : "", "parse-names" : false, "suffix" : "" }, { "dropping-particle" : "", "family" : "Henault", "given" : "L E", "non-dropping-particle" : "", "parse-names" : false, "suffix" : "" }, { "dropping-particle" : "V", "family" : "Selby", "given" : "J", "non-dropping-particle" : "", "parse-names" : false, "suffix" : "" }, { "dropping-particle" : "", "family" : "Singer", "given" : "D E", "non-dropping-particle" : "", "parse-names" : false, "suffix" : "" } ], "container-title" : "JAMA : the journal of the American Medical Association", "id" : "ITEM-1", "issue" : "18", "issued" : { "date-parts" : [ [ "2001", "5", "9" ] ] }, "page" : "2370-5", "title" : "Prevalence of diagnosed atrial fibrillation in adults: national implications for rhythm management and stroke prevention: the AnTicoagulation and Risk Factors in Atrial Fibrillation (ATRIA) Study.", "type" : "article-journal", "volume" : "285" }, "uris" : [ "http://www.mendeley.com/documents/?uuid=f30d1cf5-58b0-4c35-b298-fbbe4563156a" ] } ], "mendeley" : { "previouslyFormattedCitation" : "[1]" }, "properties" : { "noteIndex" : 0 }, "schema" : "https://github.com/citation-style-language/schema/raw/master/csl-citation.json" }</w:instrText>
      </w:r>
      <w:r w:rsidR="002F05E5" w:rsidRPr="00064789">
        <w:fldChar w:fldCharType="separate"/>
      </w:r>
      <w:r w:rsidR="009137B7" w:rsidRPr="0009181B">
        <w:rPr>
          <w:noProof/>
        </w:rPr>
        <w:t>[1]</w:t>
      </w:r>
      <w:r w:rsidR="002F05E5" w:rsidRPr="00064789">
        <w:fldChar w:fldCharType="end"/>
      </w:r>
      <w:r w:rsidR="00665212" w:rsidRPr="00064789">
        <w:t xml:space="preserve"> </w:t>
      </w:r>
      <w:r w:rsidR="00B9188A" w:rsidRPr="00064789">
        <w:t xml:space="preserve">Managing AF effectively is therefore important for </w:t>
      </w:r>
      <w:r w:rsidR="003F5221" w:rsidRPr="00064789">
        <w:t xml:space="preserve">reducing mortality and morbidity risks that result from </w:t>
      </w:r>
      <w:r w:rsidR="00D22AB2" w:rsidRPr="00064789">
        <w:t xml:space="preserve">this </w:t>
      </w:r>
      <w:r w:rsidR="00B9188A" w:rsidRPr="00064789">
        <w:t>condition. O</w:t>
      </w:r>
      <w:r w:rsidRPr="00064789">
        <w:t>ral anticoagulants (OACs) reduce the risk of stroke</w:t>
      </w:r>
      <w:r w:rsidR="00B9188A" w:rsidRPr="00064789">
        <w:t xml:space="preserve"> for AF patients</w:t>
      </w:r>
      <w:r w:rsidRPr="00064789">
        <w:t xml:space="preserve">, but </w:t>
      </w:r>
      <w:r w:rsidR="00B9188A" w:rsidRPr="00064789">
        <w:t xml:space="preserve">can </w:t>
      </w:r>
      <w:r w:rsidR="000F1748" w:rsidRPr="00064789">
        <w:t>cause major bleeding</w:t>
      </w:r>
      <w:r w:rsidR="00374A9D" w:rsidRPr="00064789">
        <w:t>.</w:t>
      </w:r>
      <w:r w:rsidR="00356EEF" w:rsidRPr="00064789">
        <w:t xml:space="preserve"> </w:t>
      </w:r>
      <w:r w:rsidR="002F05E5" w:rsidRPr="00064789">
        <w:fldChar w:fldCharType="begin" w:fldLock="1"/>
      </w:r>
      <w:r w:rsidR="0009181B">
        <w:instrText>ADDIN CSL_CITATION { "citationItems" : [ { "id" : "ITEM-1", "itemData" : { "DOI" : "10.1016/j.ahj.2009.11.025", "ISSN" : "1097-6744", "PMID" : "20211293", "abstract" : "Atrial fibrillation (AF), the most common significant cardiac arrhythmia, increases the risk of stroke, particularly in the elderly. Warfarin is effective in reducing stroke risk but is burdensome to patients and is difficult to control. Rivaroxaban is an oral direct factor Xa inhibitor in advanced development as an alternative to warfarin for the prevention and treatment of thromboembolic disorders.", "container-title" : "American heart journal", "id" : "ITEM-1", "issue" : "3", "issued" : { "date-parts" : [ [ "2010", "3" ] ] }, "page" : "340-347.e1", "title" : "Rivaroxaban-once daily, oral, direct factor Xa inhibition compared with vitamin K antagonism for prevention of stroke and Embolism Trial in Atrial Fibrillation: rationale and design of the ROCKET AF study.", "type" : "article-journal", "volume" : "159" }, "uris" : [ "http://www.mendeley.com/documents/?uuid=96a8955b-ba1a-4c08-98f5-c96de9a3db66" ] } ], "mendeley" : { "previouslyFormattedCitation" : "[2]" }, "properties" : { "noteIndex" : 0 }, "schema" : "https://github.com/citation-style-language/schema/raw/master/csl-citation.json" }</w:instrText>
      </w:r>
      <w:r w:rsidR="002F05E5" w:rsidRPr="00064789">
        <w:fldChar w:fldCharType="separate"/>
      </w:r>
      <w:r w:rsidR="009137B7" w:rsidRPr="0009181B">
        <w:rPr>
          <w:noProof/>
        </w:rPr>
        <w:t>[2]</w:t>
      </w:r>
      <w:r w:rsidR="002F05E5" w:rsidRPr="00064789">
        <w:fldChar w:fldCharType="end"/>
      </w:r>
      <w:r w:rsidR="00374A9D" w:rsidRPr="00064789">
        <w:t xml:space="preserve"> </w:t>
      </w:r>
    </w:p>
    <w:p w:rsidR="00C87195" w:rsidRPr="00064789" w:rsidRDefault="00BD0097" w:rsidP="00034BAF">
      <w:pPr>
        <w:spacing w:line="480" w:lineRule="auto"/>
      </w:pPr>
      <w:r w:rsidRPr="00064789">
        <w:t xml:space="preserve">OACs </w:t>
      </w:r>
      <w:r w:rsidR="00B9188A" w:rsidRPr="00064789">
        <w:t xml:space="preserve">also </w:t>
      </w:r>
      <w:r w:rsidR="00A84C60" w:rsidRPr="00064789">
        <w:t>impose a cost burden</w:t>
      </w:r>
      <w:r w:rsidR="00862C39" w:rsidRPr="00064789">
        <w:t>, either directly due to drug acquisition costs in the case of new</w:t>
      </w:r>
      <w:r w:rsidR="00542E72" w:rsidRPr="00064789">
        <w:t>er</w:t>
      </w:r>
      <w:r w:rsidR="00862C39" w:rsidRPr="00064789">
        <w:t xml:space="preserve"> </w:t>
      </w:r>
      <w:r w:rsidR="00720162">
        <w:t>OAC</w:t>
      </w:r>
      <w:r w:rsidR="00862C39" w:rsidRPr="00064789">
        <w:t xml:space="preserve">s like </w:t>
      </w:r>
      <w:proofErr w:type="spellStart"/>
      <w:r w:rsidR="00862C39" w:rsidRPr="00064789">
        <w:t>dabigatran</w:t>
      </w:r>
      <w:proofErr w:type="spellEnd"/>
      <w:r w:rsidR="003E2C5D" w:rsidRPr="00064789">
        <w:t xml:space="preserve"> or </w:t>
      </w:r>
      <w:proofErr w:type="spellStart"/>
      <w:r w:rsidR="003E2C5D" w:rsidRPr="00064789">
        <w:t>rivaroxaban</w:t>
      </w:r>
      <w:proofErr w:type="spellEnd"/>
      <w:r w:rsidR="00862C39" w:rsidRPr="00064789">
        <w:t>, or indirectly due to monitoring costs in the case of warfarin.</w:t>
      </w:r>
      <w:r w:rsidR="009A6772" w:rsidRPr="00064789">
        <w:t xml:space="preserve"> </w:t>
      </w:r>
      <w:r w:rsidR="00B9188A" w:rsidRPr="00064789">
        <w:t xml:space="preserve">In AF patients with an already low stroke risk, prescribing an OAC may not be clinically beneficial, as the </w:t>
      </w:r>
      <w:r w:rsidR="00720162">
        <w:t xml:space="preserve">average </w:t>
      </w:r>
      <w:r w:rsidR="00034BAF" w:rsidRPr="00064789">
        <w:t xml:space="preserve">harm caused by </w:t>
      </w:r>
      <w:r w:rsidR="00B9188A" w:rsidRPr="00064789">
        <w:t xml:space="preserve">additional major bleeding events </w:t>
      </w:r>
      <w:r w:rsidR="00720162">
        <w:t xml:space="preserve">can exceed the </w:t>
      </w:r>
      <w:r w:rsidR="00034BAF" w:rsidRPr="00064789">
        <w:t xml:space="preserve">harm averted by preventing strokes. Because of this </w:t>
      </w:r>
      <w:r w:rsidR="009A6772" w:rsidRPr="00064789">
        <w:t xml:space="preserve">a </w:t>
      </w:r>
      <w:r w:rsidR="00374A9D" w:rsidRPr="00064789">
        <w:t xml:space="preserve">range of </w:t>
      </w:r>
      <w:r w:rsidR="00034BAF" w:rsidRPr="00064789">
        <w:t xml:space="preserve">risk prediction rules </w:t>
      </w:r>
      <w:r w:rsidR="00732E2A" w:rsidRPr="00064789">
        <w:t xml:space="preserve">are used to identify </w:t>
      </w:r>
      <w:r w:rsidR="00034BAF" w:rsidRPr="00064789">
        <w:t xml:space="preserve">the </w:t>
      </w:r>
      <w:r w:rsidR="00732E2A" w:rsidRPr="00064789">
        <w:t>higher-</w:t>
      </w:r>
      <w:r w:rsidR="00374A9D" w:rsidRPr="00064789">
        <w:t>risk patients</w:t>
      </w:r>
      <w:r w:rsidR="00034BAF" w:rsidRPr="00064789">
        <w:t xml:space="preserve"> who are likely to benefit from OACs. </w:t>
      </w:r>
    </w:p>
    <w:p w:rsidR="00C87195" w:rsidRPr="00064789" w:rsidRDefault="00732E2A" w:rsidP="00BE4AC4">
      <w:pPr>
        <w:spacing w:line="480" w:lineRule="auto"/>
      </w:pPr>
      <w:r w:rsidRPr="00064789">
        <w:t>A commonly used</w:t>
      </w:r>
      <w:r w:rsidR="008C662C">
        <w:t xml:space="preserve"> stroke </w:t>
      </w:r>
      <w:r w:rsidRPr="00064789">
        <w:t xml:space="preserve">risk prediction </w:t>
      </w:r>
      <w:r w:rsidR="00153929" w:rsidRPr="00064789">
        <w:t>rule</w:t>
      </w:r>
      <w:r w:rsidRPr="00064789">
        <w:t xml:space="preserve"> for assessing stroke risk is </w:t>
      </w:r>
      <w:r w:rsidR="00BE4AC4" w:rsidRPr="00064789">
        <w:t xml:space="preserve">the </w:t>
      </w:r>
      <w:r w:rsidRPr="00064789">
        <w:t>CHADS</w:t>
      </w:r>
      <w:r w:rsidRPr="00064789">
        <w:rPr>
          <w:vertAlign w:val="subscript"/>
        </w:rPr>
        <w:t>2</w:t>
      </w:r>
      <w:r w:rsidR="00BE4AC4" w:rsidRPr="00064789">
        <w:t xml:space="preserve"> score,</w:t>
      </w:r>
      <w:r w:rsidRPr="00064789">
        <w:t xml:space="preserve"> </w:t>
      </w:r>
      <w:r w:rsidR="00BE4AC4" w:rsidRPr="00064789">
        <w:t>which is an acronym for</w:t>
      </w:r>
      <w:r w:rsidR="00145CDA" w:rsidRPr="00064789">
        <w:t>: (C) congestive heart failure;</w:t>
      </w:r>
      <w:r w:rsidR="00BE4AC4" w:rsidRPr="00064789">
        <w:t xml:space="preserve"> (H) hypertension</w:t>
      </w:r>
      <w:r w:rsidR="00145CDA" w:rsidRPr="00064789">
        <w:t>;</w:t>
      </w:r>
      <w:r w:rsidR="00BE4AC4" w:rsidRPr="00064789">
        <w:t xml:space="preserve"> (A) aged 75 years or older</w:t>
      </w:r>
      <w:r w:rsidR="00145CDA" w:rsidRPr="00064789">
        <w:t xml:space="preserve">;  (D) diabetes; </w:t>
      </w:r>
      <w:r w:rsidR="00895174">
        <w:t xml:space="preserve"> prior stroke or</w:t>
      </w:r>
      <w:r w:rsidR="00BE4AC4" w:rsidRPr="00064789">
        <w:t xml:space="preserve"> transient ischemic attack (S</w:t>
      </w:r>
      <w:r w:rsidR="00BE4AC4" w:rsidRPr="00064789">
        <w:rPr>
          <w:vertAlign w:val="subscript"/>
        </w:rPr>
        <w:t>2</w:t>
      </w:r>
      <w:r w:rsidR="00BE4AC4" w:rsidRPr="00064789">
        <w:t xml:space="preserve">) </w:t>
      </w:r>
      <w:r w:rsidR="002F05E5" w:rsidRPr="00064789">
        <w:fldChar w:fldCharType="begin" w:fldLock="1"/>
      </w:r>
      <w:r w:rsidR="0009181B">
        <w:instrText>ADDIN CSL_CITATION { "citationItems" : [ { "id" : "ITEM-1", "itemData" : { "DOI" : "ehq278 [pii]\n10.1093/eurheartj/ehq278", "ISBN" : "1522-9645 (Electronic)\n0195-668X (Linking)", "PMID" : "20802247", "author" : [ { "dropping-particle" : "", "family" : "Camm", "given" : "A J", "non-dropping-particle" : "", "parse-names" : false, "suffix" : "" }, { "dropping-particle" : "", "family" : "Kirchhof", "given" : "P", "non-dropping-particle" : "", "parse-names" : false, "suffix" : "" }, { "dropping-particle" : "", "family" : "Lip", "given" : "G Y", "non-dropping-particle" : "", "parse-names" : false, "suffix" : "" }, { "dropping-particle" : "", "family" : "Schotten", "given" : "U", "non-dropping-particle" : "", "parse-names" : false, "suffix" : "" }, { "dropping-particle" : "", "family" : "Savelieva", "given" : "I", "non-dropping-particle" : "", "parse-names" : false, "suffix" : "" }, { "dropping-particle" : "", "family" : "Ernst", "given" : "S", "non-dropping-particle" : "", "parse-names" : false, "suffix" : "" }, { "dropping-particle" : "", "family" : "Gelder", "given" : "I C", "non-dropping-particle" : "Van", "parse-names" : false, "suffix" : "" }, { "dropping-particle" : "", "family" : "Al-Attar", "given" : "N", "non-dropping-particle" : "", "parse-names" : false, "suffix" : "" }, { "dropping-particle" : "", "family" : "Hindricks", "given" : "G", "non-dropping-particle" : "", "parse-names" : false, "suffix" : "" }, { "dropping-particle" : "", "family" : "Prendergast", "given" : "B", "non-dropping-particle" : "", "parse-names" : false, "suffix" : "" }, { "dropping-particle" : "", "family" : "Heidbuchel", "given" : "H", "non-dropping-particle" : "", "parse-names" : false, "suffix" : "" }, { "dropping-particle" : "", "family" : "Alfieri", "given" : "O", "non-dropping-particle" : "", "parse-names" : false, "suffix" : "" }, { "dropping-particle" : "", "family" : "Angelini", "given" : "A", "non-dropping-particle" : "", "parse-names" : false, "suffix" : "" }, { "dropping-particle" : "", "family" : "Atar", "given" : "D", "non-dropping-particle" : "", "parse-names" : false, "suffix" : "" }, { "dropping-particle" : "", "family" : "Colonna", "given" : "P", "non-dropping-particle" : "", "parse-names" : false, "suffix" : "" }, { "dropping-particle" : "", "family" : "Caterina", "given" : "R", "non-dropping-particle" : "De", "parse-names" : false, "suffix" : "" }, { "dropping-particle" : "", "family" : "Sutter", "given" : "J", "non-dropping-particle" : "De", "parse-names" : false, "suffix" : "" }, { "dropping-particle" : "", "family" : "Goette", "given" : "A", "non-dropping-particle" : "", "parse-names" : false, "suffix" : "" }, { "dropping-particle" : "", "family" : "Gorenek", "given" : "B", "non-dropping-particle" : "", "parse-names" : false, "suffix" : "" }, { "dropping-particle" : "", "family" : "Heldal", "given" : "M", "non-dropping-particle" : "", "parse-names" : false, "suffix" : "" }, { "dropping-particle" : "", "family" : "Hohloser", "given" : "S H", "non-dropping-particle" : "", "parse-names" : false, "suffix" : "" }, { "dropping-particle" : "", "family" : "Kolh", "given" : "P", "non-dropping-particle" : "", "parse-names" : false, "suffix" : "" }, { "dropping-particle" : "", "family" : "Heuzey", "given" : "J Y", "non-dropping-particle" : "Le", "parse-names" : false, "suffix" : "" }, { "dropping-particle" : "", "family" : "Ponikowski", "given" : "P", "non-dropping-particle" : "", "parse-names" : false, "suffix" : "" }, { "dropping-particle" : "", "family" : "Rutten", "given" : "F H", "non-dropping-particle" : "", "parse-names" : false, "suffix" : "" } ], "container-title" : "Eur Heart J", "edition" : "2010/08/31", "id" : "ITEM-1", "issue" : "19", "issued" : { "date-parts" : [ [ "2010" ] ] }, "note" : "European Heart Rhythm Association\nEuropean Association for Cardio-Thoracic Surgery\nCamm, A John\nKirchhof, Paulus\nLip, Gregory Y H\nSchotten, Ulrich\nSavelieva, Irene\nErnst, Sabine\nVan Gelder, Isabelle C\nAl-Attar, Nawwar\nHindricks, Gerhard\nPrendergast, Bernard\nHeidbuchel, Hein\nAlfieri, Ottavio\nAngelini, Annalisa\nAtar, Dan\nColonna, Paolo\nDe Caterina, Raffaele\nDe Sutter, Johan\nGoette, Andreas\nGorenek, Bulent\nHeldal, Magnus\nHohloser, Stefan H\nKolh, Philippe\nLe Heuzey, Jean-Yves\nPonikowski, Piotr\nRutten, Frans H\nPractice Guideline\nEngland\nEuropean heart journal\nEur Heart J. 2010 Oct;31(19):2369-429. Epub 2010 Aug 29.", "page" : "2369-2429", "title" : "Guidelines for the management of atrial fibrillation: the Task Force for the Management of Atrial Fibrillation of the European Society of Cardiology (ESC)", "type" : "article-journal", "volume" : "31" }, "uris" : [ "http://www.mendeley.com/documents/?uuid=cd676823-b526-432d-ab86-77564884dbcb" ] } ], "mendeley" : { "previouslyFormattedCitation" : "[3]" }, "properties" : { "noteIndex" : 0 }, "schema" : "https://github.com/citation-style-language/schema/raw/master/csl-citation.json" }</w:instrText>
      </w:r>
      <w:r w:rsidR="002F05E5" w:rsidRPr="00064789">
        <w:fldChar w:fldCharType="separate"/>
      </w:r>
      <w:r w:rsidR="009137B7" w:rsidRPr="0009181B">
        <w:rPr>
          <w:noProof/>
        </w:rPr>
        <w:t>[3]</w:t>
      </w:r>
      <w:r w:rsidR="002F05E5" w:rsidRPr="00064789">
        <w:fldChar w:fldCharType="end"/>
      </w:r>
      <w:r w:rsidRPr="00064789">
        <w:t xml:space="preserve"> </w:t>
      </w:r>
      <w:r w:rsidR="00895174">
        <w:t xml:space="preserve">The European Society of Cardiology 2010 guidelines for the management of atrial fibrillation, and subsequent 2012 focused update of these guidelines, </w:t>
      </w:r>
      <w:proofErr w:type="spellStart"/>
      <w:r w:rsidR="00895174">
        <w:t>emphasise</w:t>
      </w:r>
      <w:proofErr w:type="spellEnd"/>
      <w:r w:rsidR="00895174">
        <w:t xml:space="preserve"> identification of ‘truly low risk’ patients who do not need any form of antithrombotic therapy, and that even in low risk patients OACs should be considered in preference to </w:t>
      </w:r>
      <w:r w:rsidR="00DF52E6">
        <w:t xml:space="preserve">aspirin </w:t>
      </w:r>
      <w:proofErr w:type="spellStart"/>
      <w:r w:rsidR="00DF52E6">
        <w:t>monotherapy</w:t>
      </w:r>
      <w:proofErr w:type="spellEnd"/>
      <w:r w:rsidR="00DF52E6">
        <w:t xml:space="preserve"> or aspirin-</w:t>
      </w:r>
      <w:proofErr w:type="spellStart"/>
      <w:r w:rsidR="00DF52E6">
        <w:t>clopidogrel</w:t>
      </w:r>
      <w:proofErr w:type="spellEnd"/>
      <w:r w:rsidR="00DF52E6">
        <w:t xml:space="preserve"> combination therapy. </w:t>
      </w:r>
      <w:r w:rsidR="00DF52E6">
        <w:fldChar w:fldCharType="begin" w:fldLock="1"/>
      </w:r>
      <w:r w:rsidR="0009181B">
        <w:instrText>ADDIN CSL_CITATION { "citationItems" : [ { "id" : "ITEM-1", "itemData" : { "DOI" : "10.1093/eurheartj/ehs253", "ISSN" : "1522-9645", "PMID" : "22922413", "author" : [ { "dropping-particle" : "", "family" : "Camm", "given" : "A John", "non-dropping-particle" : "", "parse-names" : false, "suffix" : "" }, { "dropping-particle" : "", "family" : "Lip", "given" : "Gregory Y H", "non-dropping-particle" : "", "parse-names" : false, "suffix" : "" }, { "dropping-particle" : "", "family" : "Caterina", "given" : "Raffaele", "non-dropping-particle" : "De", "parse-names" : false, "suffix" : "" }, { "dropping-particle" : "", "family" : "Savelieva", "given" : "Irene", "non-dropping-particle" : "", "parse-names" : false, "suffix" : "" }, { "dropping-particle" : "", "family" : "Atar", "given" : "Dan", "non-dropping-particle" : "", "parse-names" : false, "suffix" : "" }, { "dropping-particle" : "", "family" : "Hohnloser", "given" : "Stefan H", "non-dropping-particle" : "", "parse-names" : false, "suffix" : "" }, { "dropping-particle" : "", "family" : "Hindricks", "given" : "Gerhard", "non-dropping-particle" : "", "parse-names" : false, "suffix" : "" }, { "dropping-particle" : "", "family" : "Kirchhof", "given" : "Paulus", "non-dropping-particle" : "", "parse-names" : false, "suffix" : "" }, { "dropping-particle" : "", "family" : "Bax", "given" : "Jeroen J", "non-dropping-particle" : "", "parse-names" : false, "suffix" : "" }, { "dropping-particle" : "", "family" : "Baumgartner", "given" : "Helmut", "non-dropping-particle" : "", "parse-names" : false, "suffix" : "" }, { "dropping-particle" : "", "family" : "Ceconi", "given" : "Claudio", "non-dropping-particle" : "", "parse-names" : false, "suffix" : "" }, { "dropping-particle" : "", "family" : "Dean", "given" : "Veronica", "non-dropping-particle" : "", "parse-names" : false, "suffix" : "" }, { "dropping-particle" : "", "family" : "Deaton", "given" : "Christi", "non-dropping-particle" : "", "parse-names" : false, "suffix" : "" }, { "dropping-particle" : "", "family" : "Fagard", "given" : "Robert", "non-dropping-particle" : "", "parse-names" : false, "suffix" : "" }, { "dropping-particle" : "", "family" : "Funck-Brentano", "given" : "Christian", "non-dropping-particle" : "", "parse-names" : false, "suffix" : "" }, { "dropping-particle" : "", "family" : "Hasdai", "given" : "David", "non-dropping-particle" : "", "parse-names" : false, "suffix" : "" }, { "dropping-particle" : "", "family" : "Hoes", "given" : "Arno", "non-dropping-particle" : "", "parse-names" : false, "suffix" : "" }, { "dropping-particle" : "", "family" : "Knuuti", "given" : "Juhani", "non-dropping-particle" : "", "parse-names" : false, "suffix" : "" }, { "dropping-particle" : "", "family" : "Kolh", "given" : "Philippe", "non-dropping-particle" : "", "parse-names" : false, "suffix" : "" }, { "dropping-particle" : "", "family" : "McDonagh", "given" : "Theresa", "non-dropping-particle" : "", "parse-names" : false, "suffix" : "" }, { "dropping-particle" : "", "family" : "Moulin", "given" : "Cyril", "non-dropping-particle" : "", "parse-names" : false, "suffix" : "" }, { "dropping-particle" : "", "family" : "Popescu", "given" : "Bogdan A", "non-dropping-particle" : "", "parse-names" : false, "suffix" : "" }, { "dropping-particle" : "", "family" : "Reiner", "given" : "Zeljko", "non-dropping-particle" : "", "parse-names" : false, "suffix" : "" }, { "dropping-particle" : "", "family" : "Sechtem", "given" : "Udo", "non-dropping-particle" : "", "parse-names" : false, "suffix" : "" }, { "dropping-particle" : "", "family" : "Sirnes", "given" : "Per Anton", "non-dropping-particle" : "", "parse-names" : false, "suffix" : "" }, { "dropping-particle" : "", "family" : "Tendera", "given" : "Michal", "non-dropping-particle" : "", "parse-names" : false, "suffix" : "" }, { "dropping-particle" : "", "family" : "Torbicki", "given" : "Adam", "non-dropping-particle" : "", "parse-names" : false, "suffix" : "" }, { "dropping-particle" : "", "family" : "Vahanian", "given" : "Alec", "non-dropping-particle" : "", "parse-names" : false, "suffix" : "" }, { "dropping-particle" : "", "family" : "Windecker", "given" : "Stephan", "non-dropping-particle" : "", "parse-names" : false, "suffix" : "" }, { "dropping-particle" : "", "family" : "Vardas", "given" : "Panos", "non-dropping-particle" : "", "parse-names" : false, "suffix" : "" }, { "dropping-particle" : "", "family" : "Al-Attar", "given" : "Nawwar", "non-dropping-particle" : "", "parse-names" : false, "suffix" : "" }, { "dropping-particle" : "", "family" : "Alfieri", "given" : "Ottavio", "non-dropping-particle" : "", "parse-names" : false, "suffix" : "" }, { "dropping-particle" : "", "family" : "Angelini", "given" : "Annalisa", "non-dropping-particle" : "", "parse-names" : false, "suffix" : "" }, { "dropping-particle" : "", "family" : "Bl\u00f6mstrom-Lundqvist", "given" : "Carina", "non-dropping-particle" : "", "parse-names" : false, "suffix" : "" }, { "dropping-particle" : "", "family" : "Colonna", "given" : "Paolo", "non-dropping-particle" : "", "parse-names" : false, "suffix" : "" }, { "dropping-particle" : "", "family" : "Sutter", "given" : "Johan", "non-dropping-particle" : "De", "parse-names" : false, "suffix" : "" }, { "dropping-particle" : "", "family" : "Ernst", "given" : "Sabine", "non-dropping-particle" : "", "parse-names" : false, "suffix" : "" }, { "dropping-particle" : "", "family" : "Goette", "given" : "Andreas", "non-dropping-particle" : "", "parse-names" : false, "suffix" : "" }, { "dropping-particle" : "", "family" : "Gorenek", "given" : "Bulent", "non-dropping-particle" : "", "parse-names" : false, "suffix" : "" }, { "dropping-particle" : "", "family" : "Hatala", "given" : "Robert", "non-dropping-particle" : "", "parse-names" : false, "suffix" : "" }, { "dropping-particle" : "", "family" : "Heidb\u00fcchel", "given" : "Hein", "non-dropping-particle" : "", "parse-names" : false, "suffix" : "" }, { "dropping-particle" : "", "family" : "Heldal", "given" : "Magnus", "non-dropping-particle" : "", "parse-names" : false, "suffix" : "" }, { "dropping-particle" : "", "family" : "Kristensen", "given" : "Steen Dalby", "non-dropping-particle" : "", "parse-names" : false, "suffix" : "" }, { "dropping-particle" : "", "family" : "Heuzey", "given" : "Jean-Yves", "non-dropping-particle" : "Le", "parse-names" : false, "suffix" : "" }, { "dropping-particle" : "", "family" : "Mavrakis", "given" : "Hercules", "non-dropping-particle" : "", "parse-names" : false, "suffix" : "" }, { "dropping-particle" : "", "family" : "Mont", "given" : "Llu\u00eds", "non-dropping-particle" : "", "parse-names" : false, "suffix" : "" }, { "dropping-particle" : "", "family" : "Filardi", "given" : "Pasquale Perrone", "non-dropping-particle" : "", "parse-names" : false, "suffix" : "" }, { "dropping-particle" : "", "family" : "Ponikowski", "given" : "Piotr", "non-dropping-particle" : "", "parse-names" : false, "suffix" : "" }, { "dropping-particle" : "", "family" : "Prendergast", "given" : "Bernard", "non-dropping-particle" : "", "parse-names" : false, "suffix" : "" }, { "dropping-particle" : "", "family" : "Rutten", "given" : "Frans H", "non-dropping-particle" : "", "parse-names" : false, "suffix" : "" }, { "dropping-particle" : "", "family" : "Schotten", "given" : "Ulrich", "non-dropping-particle" : "", "parse-names" : false, "suffix" : "" }, { "dropping-particle" : "", "family" : "Gelder", "given" : "Isabelle C", "non-dropping-particle" : "Van", "parse-names" : false, "suffix" : "" }, { "dropping-particle" : "", "family" : "Verheugt", "given" : "Freek W A", "non-dropping-particle" : "", "parse-names" : false, "suffix" : "" } ], "container-title" : "European heart journal", "id" : "ITEM-1", "issued" : { "date-parts" : [ [ "2012", "8", "24" ] ] }, "title" : "2012 focused update of the ESC Guidelines for the management of atrial fibrillation: An update of the 2010 ESC Guidelines for the management of atrial fibrillation * Developed with the special contribution of the European Heart Rhythm Association.", "type" : "article-journal" }, "uris" : [ "http://www.mendeley.com/documents/?uuid=b1c54c22-03a5-4544-aad4-168ae22402e0" ] }, { "id" : "ITEM-2", "itemData" : { "DOI" : "ehq278 [pii]\n10.1093/eurheartj/ehq278", "ISBN" : "1522-9645 (Electronic)\n0195-668X (Linking)", "PMID" : "20802247", "author" : [ { "dropping-particle" : "", "family" : "Camm", "given" : "A J", "non-dropping-particle" : "", "parse-names" : false, "suffix" : "" }, { "dropping-particle" : "", "family" : "Kirchhof", "given" : "P", "non-dropping-particle" : "", "parse-names" : false, "suffix" : "" }, { "dropping-particle" : "", "family" : "Lip", "given" : "G Y", "non-dropping-particle" : "", "parse-names" : false, "suffix" : "" }, { "dropping-particle" : "", "family" : "Schotten", "given" : "U", "non-dropping-particle" : "", "parse-names" : false, "suffix" : "" }, { "dropping-particle" : "", "family" : "Savelieva", "given" : "I", "non-dropping-particle" : "", "parse-names" : false, "suffix" : "" }, { "dropping-particle" : "", "family" : "Ernst", "given" : "S", "non-dropping-particle" : "", "parse-names" : false, "suffix" : "" }, { "dropping-particle" : "", "family" : "Gelder", "given" : "I C", "non-dropping-particle" : "Van", "parse-names" : false, "suffix" : "" }, { "dropping-particle" : "", "family" : "Al-Attar", "given" : "N", "non-dropping-particle" : "", "parse-names" : false, "suffix" : "" }, { "dropping-particle" : "", "family" : "Hindricks", "given" : "G", "non-dropping-particle" : "", "parse-names" : false, "suffix" : "" }, { "dropping-particle" : "", "family" : "Prendergast", "given" : "B", "non-dropping-particle" : "", "parse-names" : false, "suffix" : "" }, { "dropping-particle" : "", "family" : "Heidbuchel", "given" : "H", "non-dropping-particle" : "", "parse-names" : false, "suffix" : "" }, { "dropping-particle" : "", "family" : "Alfieri", "given" : "O", "non-dropping-particle" : "", "parse-names" : false, "suffix" : "" }, { "dropping-particle" : "", "family" : "Angelini", "given" : "A", "non-dropping-particle" : "", "parse-names" : false, "suffix" : "" }, { "dropping-particle" : "", "family" : "Atar", "given" : "D", "non-dropping-particle" : "", "parse-names" : false, "suffix" : "" }, { "dropping-particle" : "", "family" : "Colonna", "given" : "P", "non-dropping-particle" : "", "parse-names" : false, "suffix" : "" }, { "dropping-particle" : "", "family" : "Caterina", "given" : "R", "non-dropping-particle" : "De", "parse-names" : false, "suffix" : "" }, { "dropping-particle" : "", "family" : "Sutter", "given" : "J", "non-dropping-particle" : "De", "parse-names" : false, "suffix" : "" }, { "dropping-particle" : "", "family" : "Goette", "given" : "A", "non-dropping-particle" : "", "parse-names" : false, "suffix" : "" }, { "dropping-particle" : "", "family" : "Gorenek", "given" : "B", "non-dropping-particle" : "", "parse-names" : false, "suffix" : "" }, { "dropping-particle" : "", "family" : "Heldal", "given" : "M", "non-dropping-particle" : "", "parse-names" : false, "suffix" : "" }, { "dropping-particle" : "", "family" : "Hohloser", "given" : "S H", "non-dropping-particle" : "", "parse-names" : false, "suffix" : "" }, { "dropping-particle" : "", "family" : "Kolh", "given" : "P", "non-dropping-particle" : "", "parse-names" : false, "suffix" : "" }, { "dropping-particle" : "", "family" : "Heuzey", "given" : "J Y", "non-dropping-particle" : "Le", "parse-names" : false, "suffix" : "" }, { "dropping-particle" : "", "family" : "Ponikowski", "given" : "P", "non-dropping-particle" : "", "parse-names" : false, "suffix" : "" }, { "dropping-particle" : "", "family" : "Rutten", "given" : "F H", "non-dropping-particle" : "", "parse-names" : false, "suffix" : "" } ], "container-title" : "Eur Heart J", "edition" : "2010/08/31", "id" : "ITEM-2", "issue" : "19", "issued" : { "date-parts" : [ [ "2010" ] ] }, "note" : "European Heart Rhythm Association\nEuropean Association for Cardio-Thoracic Surgery\nCamm, A John\nKirchhof, Paulus\nLip, Gregory Y H\nSchotten, Ulrich\nSavelieva, Irene\nErnst, Sabine\nVan Gelder, Isabelle C\nAl-Attar, Nawwar\nHindricks, Gerhard\nPrendergast, Bernard\nHeidbuchel, Hein\nAlfieri, Ottavio\nAngelini, Annalisa\nAtar, Dan\nColonna, Paolo\nDe Caterina, Raffaele\nDe Sutter, Johan\nGoette, Andreas\nGorenek, Bulent\nHeldal, Magnus\nHohloser, Stefan H\nKolh, Philippe\nLe Heuzey, Jean-Yves\nPonikowski, Piotr\nRutten, Frans H\nPractice Guideline\nEngland\nEuropean heart journal\nEur Heart J. 2010 Oct;31(19):2369-429. Epub 2010 Aug 29.", "page" : "2369-2429", "title" : "Guidelines for the management of atrial fibrillation: the Task Force for the Management of Atrial Fibrillation of the European Society of Cardiology (ESC)", "type" : "article-journal", "volume" : "31" }, "uris" : [ "http://www.mendeley.com/documents/?uuid=cd676823-b526-432d-ab86-77564884dbcb" ] } ], "mendeley" : { "previouslyFormattedCitation" : "[3,4]" }, "properties" : { "noteIndex" : 0 }, "schema" : "https://github.com/citation-style-language/schema/raw/master/csl-citation.json" }</w:instrText>
      </w:r>
      <w:r w:rsidR="00DF52E6">
        <w:fldChar w:fldCharType="separate"/>
      </w:r>
      <w:r w:rsidR="00DF52E6" w:rsidRPr="0009181B">
        <w:rPr>
          <w:noProof/>
        </w:rPr>
        <w:t>[3,4]</w:t>
      </w:r>
      <w:r w:rsidR="00DF52E6">
        <w:fldChar w:fldCharType="end"/>
      </w:r>
      <w:r w:rsidR="007F66EC">
        <w:t xml:space="preserve"> </w:t>
      </w:r>
      <w:proofErr w:type="gramStart"/>
      <w:r w:rsidR="00DF52E6">
        <w:t>This</w:t>
      </w:r>
      <w:proofErr w:type="gramEnd"/>
      <w:r w:rsidR="00DF52E6">
        <w:t xml:space="preserve"> paper interprets this guidance as suggesting that patients should </w:t>
      </w:r>
      <w:r w:rsidR="007F66EC">
        <w:t>normally receive an OAC if their CHADS</w:t>
      </w:r>
      <w:r w:rsidR="007F66EC" w:rsidRPr="007F66EC">
        <w:rPr>
          <w:vertAlign w:val="subscript"/>
        </w:rPr>
        <w:t>2</w:t>
      </w:r>
      <w:r w:rsidR="007F66EC">
        <w:t xml:space="preserve"> score is not zero.</w:t>
      </w:r>
    </w:p>
    <w:p w:rsidR="003378D6" w:rsidRPr="00064789" w:rsidRDefault="009344EA" w:rsidP="003378D6">
      <w:pPr>
        <w:pStyle w:val="Heading2"/>
        <w:numPr>
          <w:ilvl w:val="0"/>
          <w:numId w:val="0"/>
        </w:numPr>
      </w:pPr>
      <w:r w:rsidRPr="00064789">
        <w:t>Transthoracic Echocardiography and the decision problem</w:t>
      </w:r>
    </w:p>
    <w:p w:rsidR="00E21A68" w:rsidRPr="00064789" w:rsidRDefault="00034BAF" w:rsidP="008D3B31">
      <w:pPr>
        <w:spacing w:line="480" w:lineRule="auto"/>
      </w:pPr>
      <w:r w:rsidRPr="00064789">
        <w:t xml:space="preserve">This study considers whether additional </w:t>
      </w:r>
      <w:r w:rsidR="00C1788C" w:rsidRPr="00064789">
        <w:t xml:space="preserve">diagnostic testing </w:t>
      </w:r>
      <w:r w:rsidRPr="00064789">
        <w:t>of newly diagnosed AF patients w</w:t>
      </w:r>
      <w:r w:rsidR="00C1788C" w:rsidRPr="00064789">
        <w:t>ith</w:t>
      </w:r>
      <w:r w:rsidRPr="00064789">
        <w:t xml:space="preserve"> CHADS</w:t>
      </w:r>
      <w:r w:rsidRPr="00064789">
        <w:rPr>
          <w:vertAlign w:val="subscript"/>
        </w:rPr>
        <w:t>2</w:t>
      </w:r>
      <w:r w:rsidRPr="00064789">
        <w:t xml:space="preserve"> scores </w:t>
      </w:r>
      <w:r w:rsidR="00C1788C" w:rsidRPr="00064789">
        <w:t xml:space="preserve">of zero </w:t>
      </w:r>
      <w:r w:rsidRPr="00064789">
        <w:t xml:space="preserve">could be </w:t>
      </w:r>
      <w:r w:rsidR="007F66EC">
        <w:t xml:space="preserve">a </w:t>
      </w:r>
      <w:r w:rsidRPr="00064789">
        <w:t>clinically and cost-effective strategy for appropriately managing their condition. The additional screening is with transthora</w:t>
      </w:r>
      <w:r w:rsidR="00C1788C" w:rsidRPr="00064789">
        <w:t xml:space="preserve">cic echocardiography (TTE). A </w:t>
      </w:r>
      <w:r w:rsidRPr="00064789">
        <w:t>CHADS</w:t>
      </w:r>
      <w:r w:rsidRPr="00064789">
        <w:rPr>
          <w:vertAlign w:val="subscript"/>
        </w:rPr>
        <w:t>2</w:t>
      </w:r>
      <w:r w:rsidRPr="00064789">
        <w:t xml:space="preserve"> </w:t>
      </w:r>
      <w:r w:rsidR="00C1788C" w:rsidRPr="00064789">
        <w:t xml:space="preserve">score of zero means </w:t>
      </w:r>
      <w:r w:rsidRPr="00064789">
        <w:t xml:space="preserve">these patients would conventionally not be prescribed an OAC. However, TTE is </w:t>
      </w:r>
      <w:r w:rsidRPr="00064789">
        <w:lastRenderedPageBreak/>
        <w:t xml:space="preserve">able to identify </w:t>
      </w:r>
      <w:r w:rsidR="008C662C">
        <w:t>abnormalities of cardiac function and structure (ABN)</w:t>
      </w:r>
      <w:r w:rsidRPr="00064789">
        <w:t xml:space="preserve"> which </w:t>
      </w:r>
      <w:r w:rsidR="007A14AB">
        <w:t>indicate</w:t>
      </w:r>
      <w:r w:rsidR="00C1788C" w:rsidRPr="00064789">
        <w:t xml:space="preserve"> that, despite the low CHADS</w:t>
      </w:r>
      <w:r w:rsidR="00C1788C" w:rsidRPr="00064789">
        <w:rPr>
          <w:vertAlign w:val="subscript"/>
        </w:rPr>
        <w:t>2</w:t>
      </w:r>
      <w:r w:rsidR="00C1788C" w:rsidRPr="00064789">
        <w:t xml:space="preserve"> score, the patient has a high risk of stroke. </w:t>
      </w:r>
      <w:r w:rsidR="00064789" w:rsidRPr="00064789">
        <w:fldChar w:fldCharType="begin" w:fldLock="1"/>
      </w:r>
      <w:r w:rsidR="0009181B">
        <w:instrText>ADDIN CSL_CITATION { "citationItems" : [ { "id" : "ITEM-1", "itemData" : { "ISBN" : "0003-4819 (Print)\n0003-4819 (Linking)", "PMID" : "9537937", "abstract" : "BACKGROUND: Transesophageal echocardiography (TEE) visualizes potential sources of embolism in patients with atrial fibrillation, but the clinical significance of TEE findings has not been prospectively established. OBJECTIVE: To define TEE predictors of stroke in patients with atrial fibrillation and to examine response to antithrombotic therapy. DESIGN: Prospective correlation of TEE findings at study entry with subsequent ischemic stroke during 1.1-year mean follow-up of participants in a randomized trial. SETTING: 18 echocardiography laboratories. PATIENTS: 382 patients with atrial fibrillation at high risk for thromboembolism. INTERVENTION: Adjusted-dose warfarin (international normalized ratio, 2 to 3) or low-intensity warfarin (international normalized ratio, 1.2 to 1.5) plus aspirin (325 mg/d). MEASUREMENTS: Size of left atrium and left atrial appendage, flow velocity, spontaneous echocardiographic contrast, thrombus, and plaque on the aortic arch. RESULTS: 23 ischemic strokes occurred. In patients with dense spontaneous echocardiographic contrast (20%), the rate of stroke was 18.2% per year with combination therapy (2.9 times the rate in patients without this finding; P = 0.06) and 4.5% per year with adjusted-dose warfarin (P = 0.09 for rate reduction). Appendage thrombus, detected in 10% of patients, was associated with dense spontaneous echocardiographic contrast (P &lt; 0.001), was seen more frequently after 2 weeks of combination therapy (15%) than after 2 weeks of adjusted-dose warfarin (4%) (P = 0.004), and tripled the overall rate of stroke (P = 0.04). Patients with complex aortic plaque (35%) had a fourfold increased rate of stroke compared with plaque-free patients (P = 0.005); adjusted-dose warfarin decreased risk by 75% (P = 0.02). Dense spontaneous echocardiographic contrast and complex aortic plaque were independent of each other as predictors of thromboembolism. CONCLUSIONS: In high-risk patients with atrial fibrillation, subsequent rates of thromboembolism are correlated with dense spontaneous echocardiographic contrast, thrombus of the atrial appendage, and aortic plaque. Adjusted-dose warfarin reduces the rate of stroke among patients with dense contrast and complex plaque. In patients with atrial fibrillation, the pathogenesis of stroke is multifactorial, and warfarin seems effective for the diverse mechanisms.", "container-title" : "Ann Intern Med", "edition" : "1998/12/16", "id" : "ITEM-1", "issue" : "8", "issued" : { "date-parts" : [ [ "1998" ] ] }, "note" : "R01-NS-24224/NS/NINDS NIH HHS/United States\nR01-NS-33351/NS/NINDS NIH HHS/United States\nClinical Trial\nRandomized Controlled Trial\nResearch Support, U.S. Gov't, P.H.S.\nUnited states\nAnnals of internal medicine\nAnn Intern Med. 1998 Apr 15;128(8):639-47.", "page" : "639-647", "title" : "Transesophageal echocardiographic correlates of thromboembolism in high-risk patients with nonvalvular atrial fibrillation. The Stroke Prevention in Atrial Fibrillation Investigators Committee on Echocardiography", "type" : "article-journal", "volume" : "128" }, "uris" : [ "http://www.mendeley.com/documents/?uuid=968b0944-cf4e-4f23-91e7-760351b2bc71" ] }, { "id" : "ITEM-2", "itemData" : { "DOI" : "eur272 [pii]\n10.1093/europace/eur272", "ISBN" : "1532-2092 (Electronic)\n1099-5129 (Linking)", "PMID" : "21868410",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"dropping-particle" : "", "family" : "Providencia", "given" : "R", "non-dropping-particle" : "", "parse-names" : false, "suffix" : "" }, { "dropping-particle" : "", "family" : "Botelho", "given" : "A", "non-dropping-particle" : "", "parse-names" : false, "suffix" : "" }, { "dropping-particle" : "", "family" : "Trigo", "given" : "J", "non-dropping-particle" : "", "parse-names" : false, "suffix" : "" }, { "dropping-particle" : "", "family" : "Quintal", "given" : "N", "non-dropping-particle" : "", "parse-names" : false, "suffix" : "" }, { "dropping-particle" : "", "family" : "Nascimento", "given" : "J", "non-dropping-particle" : "", "parse-names" : false, "suffix" : "" }, { "dropping-particle" : "", "family" : "Mota", "given" : "P", "non-dropping-particle" : "", "parse-names" : false, "suffix" : "" }, { "dropping-particle" : "", "family" : "Leitao-Marques", "given" : "A", "non-dropping-particle" : "", "parse-names" : false, "suffix" : "" } ], "container-title" : "Europace", "edition" : "2011/08/27", "id" : "ITEM-2",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"[5,6]" }, "properties" : { "noteIndex" : 0 }, "schema" : "https://github.com/citation-style-language/schema/raw/master/csl-citation.json" }</w:instrText>
      </w:r>
      <w:r w:rsidR="00064789" w:rsidRPr="00064789">
        <w:fldChar w:fldCharType="separate"/>
      </w:r>
      <w:r w:rsidR="00DF52E6" w:rsidRPr="0009181B">
        <w:rPr>
          <w:noProof/>
        </w:rPr>
        <w:t>[5,6]</w:t>
      </w:r>
      <w:r w:rsidR="00064789" w:rsidRPr="00064789">
        <w:fldChar w:fldCharType="end"/>
      </w:r>
      <w:r w:rsidR="00064789" w:rsidRPr="00064789">
        <w:t xml:space="preserve"> </w:t>
      </w:r>
      <w:proofErr w:type="gramStart"/>
      <w:r w:rsidR="00C1788C" w:rsidRPr="00064789">
        <w:t>For</w:t>
      </w:r>
      <w:proofErr w:type="gramEnd"/>
      <w:r w:rsidR="00C1788C" w:rsidRPr="00064789">
        <w:t xml:space="preserve"> these ‘hidden’ high-risk patients, prescribing an OAC is likely to be more beneficial than harmful, and so using TTE in this way improves their AF management. However, as no diagnostic is perfectly accurate, </w:t>
      </w:r>
      <w:r w:rsidR="007F66EC">
        <w:t>the</w:t>
      </w:r>
      <w:r w:rsidR="00C1788C" w:rsidRPr="00064789">
        <w:t xml:space="preserve"> use of TTE will </w:t>
      </w:r>
      <w:r w:rsidR="007A14AB">
        <w:t>produce</w:t>
      </w:r>
      <w:r w:rsidR="00C1788C" w:rsidRPr="00064789">
        <w:t xml:space="preserve"> </w:t>
      </w:r>
      <w:r w:rsidR="00704B8F" w:rsidRPr="00064789">
        <w:t xml:space="preserve">some false positives, resulting in more patients with low stroke risk being prescribed OACs. </w:t>
      </w:r>
      <w:r w:rsidR="00C47292">
        <w:t>Additionally</w:t>
      </w:r>
      <w:r w:rsidR="00704B8F" w:rsidRPr="00064789">
        <w:t xml:space="preserve">, not all patients who are at higher stroke would be identified (false negatives), and so would </w:t>
      </w:r>
      <w:r w:rsidR="00C47292">
        <w:t>remain un</w:t>
      </w:r>
      <w:r w:rsidR="00704B8F" w:rsidRPr="00064789">
        <w:t xml:space="preserve">treated with OACs. For these reasons, not using TTE </w:t>
      </w:r>
      <w:r w:rsidR="00E21A68" w:rsidRPr="00064789">
        <w:t xml:space="preserve">(the No TTE Strategy) </w:t>
      </w:r>
      <w:r w:rsidR="00704B8F" w:rsidRPr="00064789">
        <w:t xml:space="preserve">could lead to better clinical outcomes for </w:t>
      </w:r>
      <w:r w:rsidR="00E21A68" w:rsidRPr="00064789">
        <w:t xml:space="preserve">these </w:t>
      </w:r>
      <w:r w:rsidR="00704B8F" w:rsidRPr="00064789">
        <w:t xml:space="preserve">AF patients than </w:t>
      </w:r>
      <w:r w:rsidR="00E21A68" w:rsidRPr="00064789">
        <w:t>using TTE (the TTE Strategy)</w:t>
      </w:r>
      <w:r w:rsidR="007F66EC">
        <w:t>.</w:t>
      </w:r>
    </w:p>
    <w:p w:rsidR="00064789" w:rsidRPr="00064789" w:rsidRDefault="00E21A68" w:rsidP="008D3B31">
      <w:pPr>
        <w:spacing w:line="480" w:lineRule="auto"/>
      </w:pPr>
      <w:r w:rsidRPr="00064789">
        <w:t xml:space="preserve">If the TTE Strategy </w:t>
      </w:r>
      <w:r w:rsidR="00D65C68" w:rsidRPr="00064789">
        <w:t xml:space="preserve">is clinically </w:t>
      </w:r>
      <w:r w:rsidRPr="00064789">
        <w:t>superior,</w:t>
      </w:r>
      <w:r w:rsidR="007F66EC">
        <w:t xml:space="preserve"> however,</w:t>
      </w:r>
      <w:r w:rsidRPr="00064789">
        <w:t xml:space="preserve"> it is then important to estimate whether it is also cost effective, meaning that the ratio of additional costs to additional clinical benefits of the TTE Strategy compared with No TTE strategy </w:t>
      </w:r>
      <w:r w:rsidR="007F66EC">
        <w:t>represents a good use of scarce resources</w:t>
      </w:r>
      <w:r w:rsidRPr="00064789">
        <w:t xml:space="preserve">. The </w:t>
      </w:r>
      <w:r w:rsidR="001D7B3F" w:rsidRPr="00064789">
        <w:t xml:space="preserve">National Institute for Health and </w:t>
      </w:r>
      <w:r w:rsidR="00C47292">
        <w:t xml:space="preserve">Care </w:t>
      </w:r>
      <w:r w:rsidR="001D7B3F" w:rsidRPr="00064789">
        <w:t>Excellence</w:t>
      </w:r>
      <w:r w:rsidR="00D65C68" w:rsidRPr="00064789">
        <w:t xml:space="preserve"> </w:t>
      </w:r>
      <w:r w:rsidR="001D7B3F" w:rsidRPr="00064789">
        <w:t>(</w:t>
      </w:r>
      <w:r w:rsidR="00D65C68" w:rsidRPr="00064789">
        <w:t>NICE</w:t>
      </w:r>
      <w:r w:rsidR="001D7B3F" w:rsidRPr="00064789">
        <w:t>)</w:t>
      </w:r>
      <w:r w:rsidR="00D65C68" w:rsidRPr="00064789">
        <w:t xml:space="preserve"> </w:t>
      </w:r>
      <w:r w:rsidRPr="00064789">
        <w:t>recommends that health benefits be defined in terms of quality-adjusted life years (QALYs), and conventionally applies thresholds ranging from £20,000 per QALY to £30,000 per QALY when deciding whether to</w:t>
      </w:r>
      <w:r w:rsidR="00064789" w:rsidRPr="00064789">
        <w:t xml:space="preserve"> recommend a health technology. </w:t>
      </w:r>
      <w:r w:rsidR="00064789" w:rsidRPr="00064789">
        <w:fldChar w:fldCharType="begin" w:fldLock="1"/>
      </w:r>
      <w:r w:rsidR="0009181B">
        <w:instrText>ADDIN CSL_CITATION { "citationItems" : [ { "id" : "ITEM-1", "itemData" : { "URL" : "http://www.nice.org.uk/media/B52/A7/TAMethodsGuideUpdatedJune2008.pdf", "author" : [ { "dropping-particle" : "", "family" : "NICE", "given" : "", "non-dropping-particle" : "", "parse-names" : false, "suffix" : "" } ], "id" : "ITEM-1", "issued" : { "date-parts" : [ [ "2008" ] ] }, "title" : "Guide to the methods of technology appraisal", "type" : "webpage" }, "uris" : [ "http://www.mendeley.com/documents/?uuid=ed915307-1f9e-4c6a-988a-a9210492d557" ] } ], "mendeley" : { "previouslyFormattedCitation" : "[7]" }, "properties" : { "noteIndex" : 0 }, "schema" : "https://github.com/citation-style-language/schema/raw/master/csl-citation.json" }</w:instrText>
      </w:r>
      <w:r w:rsidR="00064789" w:rsidRPr="00064789">
        <w:fldChar w:fldCharType="separate"/>
      </w:r>
      <w:r w:rsidR="00DF52E6" w:rsidRPr="0009181B">
        <w:rPr>
          <w:noProof/>
        </w:rPr>
        <w:t>[7]</w:t>
      </w:r>
      <w:r w:rsidR="00064789" w:rsidRPr="00064789">
        <w:fldChar w:fldCharType="end"/>
      </w:r>
      <w:r w:rsidR="00064789" w:rsidRPr="00064789">
        <w:t xml:space="preserve"> This </w:t>
      </w:r>
      <w:proofErr w:type="spellStart"/>
      <w:r w:rsidR="00064789" w:rsidRPr="00064789">
        <w:t>model</w:t>
      </w:r>
      <w:r w:rsidR="00A80926">
        <w:t>l</w:t>
      </w:r>
      <w:r w:rsidR="00064789" w:rsidRPr="00064789">
        <w:t>ing</w:t>
      </w:r>
      <w:proofErr w:type="spellEnd"/>
      <w:r w:rsidR="00064789" w:rsidRPr="00064789">
        <w:t xml:space="preserve"> study </w:t>
      </w:r>
      <w:r w:rsidR="007A14AB">
        <w:t>use</w:t>
      </w:r>
      <w:r w:rsidR="00A80926">
        <w:t>s</w:t>
      </w:r>
      <w:r w:rsidR="007A14AB">
        <w:t xml:space="preserve"> this measure of health benefit and </w:t>
      </w:r>
      <w:r w:rsidR="00064789" w:rsidRPr="00064789">
        <w:t>these thresholds.</w:t>
      </w:r>
    </w:p>
    <w:p w:rsidR="0005390C" w:rsidRPr="00064789" w:rsidRDefault="00C007A4" w:rsidP="003378D6">
      <w:pPr>
        <w:pStyle w:val="Heading1"/>
        <w:numPr>
          <w:ilvl w:val="0"/>
          <w:numId w:val="0"/>
        </w:numPr>
      </w:pPr>
      <w:r w:rsidRPr="00064789">
        <w:t>Method</w:t>
      </w:r>
      <w:r w:rsidR="00E57550" w:rsidRPr="00064789">
        <w:t>s</w:t>
      </w:r>
    </w:p>
    <w:p w:rsidR="00E57550" w:rsidRPr="00064789" w:rsidRDefault="00E57550" w:rsidP="008D3B31">
      <w:pPr>
        <w:spacing w:line="480" w:lineRule="auto"/>
      </w:pPr>
      <w:r w:rsidRPr="00064789">
        <w:t xml:space="preserve">The mathematical model developed estimated the </w:t>
      </w:r>
      <w:r w:rsidR="009A6772" w:rsidRPr="00064789">
        <w:t>consequence</w:t>
      </w:r>
      <w:r w:rsidR="00267F89" w:rsidRPr="00064789">
        <w:t>s</w:t>
      </w:r>
      <w:r w:rsidR="009A6772" w:rsidRPr="00064789">
        <w:t xml:space="preserve"> </w:t>
      </w:r>
      <w:r w:rsidRPr="00064789">
        <w:t xml:space="preserve">of </w:t>
      </w:r>
      <w:r w:rsidR="009A6772" w:rsidRPr="00064789">
        <w:t xml:space="preserve">using </w:t>
      </w:r>
      <w:r w:rsidR="006D7B3B" w:rsidRPr="00064789">
        <w:t xml:space="preserve">TTE </w:t>
      </w:r>
      <w:r w:rsidR="00267F89" w:rsidRPr="00064789">
        <w:t>to inform</w:t>
      </w:r>
      <w:r w:rsidR="00B1326A" w:rsidRPr="00064789">
        <w:t xml:space="preserve"> the decision </w:t>
      </w:r>
      <w:r w:rsidR="00267F89" w:rsidRPr="00064789">
        <w:t xml:space="preserve">whether </w:t>
      </w:r>
      <w:r w:rsidR="00B1326A" w:rsidRPr="00064789">
        <w:t xml:space="preserve">to prescribe an OAC </w:t>
      </w:r>
      <w:r w:rsidR="00267F89" w:rsidRPr="00064789">
        <w:t xml:space="preserve">in a range of patient populations. </w:t>
      </w:r>
      <w:commentRangeStart w:id="4"/>
      <w:del w:id="5" w:author="Jon Minton" w:date="2013-08-27T11:20:00Z">
        <w:r w:rsidR="00267F89" w:rsidRPr="00064789" w:rsidDel="00324A95">
          <w:delText xml:space="preserve">Eight </w:delText>
        </w:r>
      </w:del>
      <w:ins w:id="6" w:author="Jon Minton" w:date="2013-08-27T11:20:00Z">
        <w:r w:rsidR="00324A95">
          <w:t>Four</w:t>
        </w:r>
        <w:r w:rsidR="00324A95" w:rsidRPr="00064789">
          <w:t xml:space="preserve"> </w:t>
        </w:r>
      </w:ins>
      <w:commentRangeEnd w:id="4"/>
      <w:ins w:id="7" w:author="Jon Minton" w:date="2013-09-05T20:58:00Z">
        <w:r w:rsidR="00CF6CB9">
          <w:rPr>
            <w:rStyle w:val="CommentReference"/>
            <w:rFonts w:ascii="Times New Roman" w:eastAsia="Times New Roman" w:hAnsi="Times New Roman" w:cs="Times New Roman"/>
            <w:lang w:val="en-GB" w:eastAsia="en-GB" w:bidi="ar-SA"/>
          </w:rPr>
          <w:commentReference w:id="4"/>
        </w:r>
      </w:ins>
      <w:r w:rsidR="00267F89" w:rsidRPr="00064789">
        <w:t xml:space="preserve">distinct cohorts were </w:t>
      </w:r>
      <w:proofErr w:type="spellStart"/>
      <w:r w:rsidR="00267F89" w:rsidRPr="00064789">
        <w:t>model</w:t>
      </w:r>
      <w:r w:rsidR="00133DC2" w:rsidRPr="00064789">
        <w:t>l</w:t>
      </w:r>
      <w:r w:rsidR="00267F89" w:rsidRPr="00064789">
        <w:t>ed</w:t>
      </w:r>
      <w:proofErr w:type="spellEnd"/>
      <w:r w:rsidR="00267F89" w:rsidRPr="00064789">
        <w:t>, and separate scenarios were performed for each of three potential OACs: wa</w:t>
      </w:r>
      <w:r w:rsidR="00133DC2" w:rsidRPr="00064789">
        <w:t>rfarin</w:t>
      </w:r>
      <w:r w:rsidR="00A80926">
        <w:t xml:space="preserve">; </w:t>
      </w:r>
      <w:proofErr w:type="spellStart"/>
      <w:r w:rsidR="00A80926">
        <w:t>dabigatran</w:t>
      </w:r>
      <w:proofErr w:type="spellEnd"/>
      <w:r w:rsidR="00A80926">
        <w:t>;</w:t>
      </w:r>
      <w:r w:rsidR="00133DC2" w:rsidRPr="00064789">
        <w:t xml:space="preserve"> and </w:t>
      </w:r>
      <w:proofErr w:type="spellStart"/>
      <w:r w:rsidR="00133DC2" w:rsidRPr="00064789">
        <w:t>rivaroxa</w:t>
      </w:r>
      <w:r w:rsidR="00267F89" w:rsidRPr="00064789">
        <w:t>ban</w:t>
      </w:r>
      <w:proofErr w:type="spellEnd"/>
      <w:r w:rsidR="0091160C" w:rsidRPr="00064789">
        <w:t>.</w:t>
      </w:r>
      <w:r w:rsidR="007955A1" w:rsidRPr="00064789">
        <w:t xml:space="preserve"> </w:t>
      </w:r>
      <w:r w:rsidR="001D7B3F" w:rsidRPr="00064789">
        <w:fldChar w:fldCharType="begin" w:fldLock="1"/>
      </w:r>
      <w:r w:rsidR="0009181B">
        <w:instrText>ADDIN CSL_CITATION { "citationItems" : [ { "id" : "ITEM-1", "itemData" : { "DOI" : "10.1287/opre.28.1.206", "ISSN" : "0030-364X", "author" : [ { "dropping-particle" : "", "family" : "Pliskin", "given" : "J. S.", "non-dropping-particle" : "", "parse-names" : false, "suffix" : "" }, { "dropping-particle" : "", "family" : "Shepard", "given" : "D. S.", "non-dropping-particle" : "", "parse-names" : false, "suffix" : "" }, { "dropping-particle" : "", "family" : "Weinstein", "given" : "M. C.", "non-dropping-particle" : "", "parse-names" : false, "suffix" : "" } ], "container-title" : "Operations Research", "id" : "ITEM-1", "issue" : "1", "issued" : { "date-parts" : [ [ "1980", "1", "1" ] ] }, "page" : "206-224", "title" : "Utility Functions for Life Years and Health Status", "type" : "article-journal", "volume" : "28" }, "uris" : [ "http://www.mendeley.com/documents/?uuid=ac2711af-3e6d-4dbb-aee6-e8adf2f8ea5f" ] } ], "mendeley" : { "previouslyFormattedCitation" : "[8]" }, "properties" : { "noteIndex" : 0 }, "schema" : "https://github.com/citation-style-language/schema/raw/master/csl-citation.json" }</w:instrText>
      </w:r>
      <w:r w:rsidR="001D7B3F" w:rsidRPr="00064789">
        <w:fldChar w:fldCharType="separate"/>
      </w:r>
      <w:r w:rsidR="00DF52E6" w:rsidRPr="0009181B">
        <w:rPr>
          <w:noProof/>
        </w:rPr>
        <w:t>[8]</w:t>
      </w:r>
      <w:r w:rsidR="001D7B3F" w:rsidRPr="00064789">
        <w:fldChar w:fldCharType="end"/>
      </w:r>
      <w:r w:rsidR="001D7B3F" w:rsidRPr="00064789">
        <w:t xml:space="preserve"> </w:t>
      </w:r>
      <w:r w:rsidR="006D7B3B" w:rsidRPr="00064789">
        <w:t>A</w:t>
      </w:r>
      <w:r w:rsidR="00C87195" w:rsidRPr="00064789">
        <w:t xml:space="preserve"> UK</w:t>
      </w:r>
      <w:r w:rsidR="006D7B3B" w:rsidRPr="00064789">
        <w:t xml:space="preserve"> perspective is adopted</w:t>
      </w:r>
      <w:r w:rsidR="003E2F7C" w:rsidRPr="00064789">
        <w:t xml:space="preserve">, </w:t>
      </w:r>
      <w:r w:rsidR="00133DC2" w:rsidRPr="00064789">
        <w:t xml:space="preserve">with </w:t>
      </w:r>
      <w:r w:rsidR="003E2F7C" w:rsidRPr="00064789">
        <w:t>costs incurred by the patient or wider society not considered</w:t>
      </w:r>
      <w:r w:rsidR="006D7B3B" w:rsidRPr="00064789">
        <w:t xml:space="preserve">. </w:t>
      </w:r>
      <w:r w:rsidR="00EE646D">
        <w:t xml:space="preserve">Costs were inflation-adjusted to 2012 UK values where necessary. </w:t>
      </w:r>
      <w:r w:rsidR="006D7B3B" w:rsidRPr="00064789">
        <w:t xml:space="preserve">Standard NICE discount rates for utilities and costs of 3.5% per annum are used. </w:t>
      </w:r>
      <w:r w:rsidR="002F05E5" w:rsidRPr="00064789">
        <w:fldChar w:fldCharType="begin" w:fldLock="1"/>
      </w:r>
      <w:r w:rsidR="0009181B">
        <w:instrText>ADDIN CSL_CITATION { "citationItems" : [ { "id" : "ITEM-1", "itemData" : { "URL" : "http://www.nice.org.uk/media/B52/A7/TAMethodsGuideUpdatedJune2008.pdf", "accessed" : { "date-parts" : [ [ "2012", "10", "15" ] ] }, "author" : [ { "dropping-particle" : "", "family" : "NICE", "given" : "", "non-dropping-particle" : "", "parse-names" : false, "suffix" : "" } ], "container-title" : "NICE methods guide", "id" : "ITEM-1", "issued" : { "date-parts" : [ [ "2008" ] ] }, "page" : "80", "title" : "Guide to the methods of technology appraisal", "type" : "webpage" }, "uris" : [ "http://www.mendeley.com/documents/?uuid=cd033cb2-d65d-48dd-9230-e0ece575195f" ] } ], "mendeley" : { "previouslyFormattedCitation" : "[9]" }, "properties" : { "noteIndex" : 0 }, "schema" : "https://github.com/citation-style-language/schema/raw/master/csl-citation.json" }</w:instrText>
      </w:r>
      <w:r w:rsidR="002F05E5" w:rsidRPr="00064789">
        <w:fldChar w:fldCharType="separate"/>
      </w:r>
      <w:r w:rsidR="00DF52E6" w:rsidRPr="0009181B">
        <w:rPr>
          <w:noProof/>
        </w:rPr>
        <w:t>[9]</w:t>
      </w:r>
      <w:r w:rsidR="002F05E5" w:rsidRPr="00064789">
        <w:fldChar w:fldCharType="end"/>
      </w:r>
      <w:r w:rsidR="009137B7" w:rsidRPr="00064789">
        <w:t xml:space="preserve"> </w:t>
      </w:r>
      <w:r w:rsidR="00133DC2" w:rsidRPr="00064789">
        <w:t>A lifetime horizon is adopted, and</w:t>
      </w:r>
      <w:r w:rsidR="00E36064" w:rsidRPr="00064789">
        <w:t xml:space="preserve"> </w:t>
      </w:r>
      <w:r w:rsidR="00133DC2" w:rsidRPr="00064789">
        <w:t>i</w:t>
      </w:r>
      <w:r w:rsidR="006D7B3B" w:rsidRPr="00064789">
        <w:t>n order to incorporate the effect of uncertainty on predicted outcomes</w:t>
      </w:r>
      <w:r w:rsidR="00C47292">
        <w:t>, in order that the full consequences of mortality due to stroke or major blee</w:t>
      </w:r>
      <w:r w:rsidR="00A9463E">
        <w:t>ding</w:t>
      </w:r>
      <w:r w:rsidR="00C47292">
        <w:t xml:space="preserve"> events are compared. </w:t>
      </w:r>
      <w:r w:rsidR="00C47292">
        <w:lastRenderedPageBreak/>
        <w:t xml:space="preserve">A </w:t>
      </w:r>
      <w:r w:rsidR="006D7B3B" w:rsidRPr="00064789">
        <w:t xml:space="preserve">probabilistic model is used, </w:t>
      </w:r>
      <w:r w:rsidR="00834F71" w:rsidRPr="00064789">
        <w:t>meaning</w:t>
      </w:r>
      <w:r w:rsidR="006D7B3B" w:rsidRPr="00064789">
        <w:t xml:space="preserve"> that where possible model parameter estimates are drawn from distributions rather than assumed to be fixed values. </w:t>
      </w:r>
    </w:p>
    <w:p w:rsidR="009344EA" w:rsidRPr="00064789" w:rsidRDefault="009344EA" w:rsidP="009344EA">
      <w:pPr>
        <w:pStyle w:val="Heading2"/>
        <w:numPr>
          <w:ilvl w:val="0"/>
          <w:numId w:val="0"/>
        </w:numPr>
      </w:pPr>
      <w:r w:rsidRPr="00064789">
        <w:t>Scenarios included</w:t>
      </w:r>
    </w:p>
    <w:p w:rsidR="00267F89" w:rsidRPr="00064789" w:rsidRDefault="00A9463E" w:rsidP="008D3B31">
      <w:pPr>
        <w:spacing w:line="480" w:lineRule="auto"/>
      </w:pPr>
      <w:r>
        <w:t>The recommended populations for treating with w</w:t>
      </w:r>
      <w:r w:rsidR="00BE73AD" w:rsidRPr="00064789">
        <w:t xml:space="preserve">arfarin, </w:t>
      </w:r>
      <w:proofErr w:type="spellStart"/>
      <w:r w:rsidR="00BE73AD" w:rsidRPr="00064789">
        <w:t>rivarox</w:t>
      </w:r>
      <w:r w:rsidR="00133DC2" w:rsidRPr="00064789">
        <w:t>a</w:t>
      </w:r>
      <w:r w:rsidR="00BE73AD" w:rsidRPr="00064789">
        <w:t>ban</w:t>
      </w:r>
      <w:proofErr w:type="spellEnd"/>
      <w:r w:rsidR="00BE73AD" w:rsidRPr="00064789">
        <w:t xml:space="preserve">, and </w:t>
      </w:r>
      <w:proofErr w:type="spellStart"/>
      <w:r w:rsidR="00BE73AD" w:rsidRPr="00064789">
        <w:t>dabigatran</w:t>
      </w:r>
      <w:proofErr w:type="spellEnd"/>
      <w:r w:rsidR="00BE73AD" w:rsidRPr="00064789">
        <w:t xml:space="preserve"> are </w:t>
      </w:r>
      <w:r>
        <w:t xml:space="preserve">different in their clinical characteristics. </w:t>
      </w:r>
      <w:r w:rsidR="00560933" w:rsidRPr="00064789">
        <w:t xml:space="preserve">Warfarin is </w:t>
      </w:r>
      <w:r w:rsidR="00354D59" w:rsidRPr="00064789">
        <w:t xml:space="preserve">recommended </w:t>
      </w:r>
      <w:r w:rsidR="00560933" w:rsidRPr="00064789">
        <w:t>in patients with a CHADS</w:t>
      </w:r>
      <w:r w:rsidR="00560933" w:rsidRPr="00064789">
        <w:rPr>
          <w:vertAlign w:val="subscript"/>
        </w:rPr>
        <w:t>2</w:t>
      </w:r>
      <w:r w:rsidR="00560933" w:rsidRPr="00064789">
        <w:t xml:space="preserve"> score of </w:t>
      </w:r>
      <w:r w:rsidR="00354D59" w:rsidRPr="00064789">
        <w:t xml:space="preserve">one </w:t>
      </w:r>
      <w:r w:rsidR="00560933" w:rsidRPr="00064789">
        <w:t xml:space="preserve">or more; </w:t>
      </w:r>
      <w:r>
        <w:t xml:space="preserve">similarly </w:t>
      </w:r>
      <w:r w:rsidR="00560933" w:rsidRPr="00064789">
        <w:t xml:space="preserve">the recent NICE recommendations for </w:t>
      </w:r>
      <w:proofErr w:type="spellStart"/>
      <w:r w:rsidR="00560933" w:rsidRPr="00064789">
        <w:t>rivaroxaban</w:t>
      </w:r>
      <w:proofErr w:type="spellEnd"/>
      <w:r w:rsidR="00560933" w:rsidRPr="00064789">
        <w:t xml:space="preserve"> are equivalent to stating that patients with a CHADS</w:t>
      </w:r>
      <w:r w:rsidR="00560933" w:rsidRPr="00064789">
        <w:rPr>
          <w:vertAlign w:val="subscript"/>
        </w:rPr>
        <w:t>2</w:t>
      </w:r>
      <w:r w:rsidR="00560933" w:rsidRPr="00064789">
        <w:t xml:space="preserve"> score of one or more should receive it; and recent NICE recommendations for </w:t>
      </w:r>
      <w:proofErr w:type="spellStart"/>
      <w:r w:rsidR="00560933" w:rsidRPr="00064789">
        <w:t>dabigatran</w:t>
      </w:r>
      <w:proofErr w:type="spellEnd"/>
      <w:r w:rsidR="00560933" w:rsidRPr="00064789">
        <w:t xml:space="preserve"> are equivalent to stating that patients with a CHADS</w:t>
      </w:r>
      <w:r w:rsidR="00560933" w:rsidRPr="00064789">
        <w:rPr>
          <w:vertAlign w:val="subscript"/>
        </w:rPr>
        <w:t>2</w:t>
      </w:r>
      <w:r w:rsidR="00560933" w:rsidRPr="00064789">
        <w:t xml:space="preserve"> score of one or more should receive it if they are also aged 65 years or more</w:t>
      </w:r>
      <w:r w:rsidR="00064789" w:rsidRPr="00064789">
        <w:t xml:space="preserve">. </w:t>
      </w:r>
      <w:r w:rsidR="002F05E5" w:rsidRPr="00064789">
        <w:fldChar w:fldCharType="begin" w:fldLock="1"/>
      </w:r>
      <w:r w:rsidR="0009181B">
        <w:instrText>ADDIN CSL_CITATION { "citationItems" : [ { "id" : "ITEM-1", "itemData" : { "URL" : "http://www.nice.org.uk/nicemedia/live/13746/59295/59295.pdf", "accessed" : { "date-parts" : [ [ "2012", "9", "28" ] ] }, "author" : [ { "dropping-particle" : "", "family" : "NICE", "given" : "", "non-dropping-particle" : "", "parse-names" : false, "suffix" : "" } ], "container-title" : "NICE technology appraisal guidance 256", "id" : "ITEM-1", "issued" : { "date-parts" : [ [ "2012" ] ] }, "title" : "Rivaroxaban for the prevention of stroke and systemic embolism in people with atrial fibrillation", "type" : "webpage" }, "uris" : [ "http://www.mendeley.com/documents/?uuid=86ddf2af-d98e-4b46-8879-5fa584445e05" ] }, { "id" : "ITEM-2", "itemData" : { "URL" : "http://www.nice.org.uk/nicemedia/live/13677/58470/58470.pdf", "accessed" : { "date-parts" : [ [ "2012", "9", "28" ] ] }, "author" : [ { "dropping-particle" : "", "family" : "NICE", "given" : "", "non-dropping-particle" : "", "parse-names" : false, "suffix" : "" } ], "container-title" : "NICE technology appraisal guidance 249", "id" : "ITEM-2", "issued" : { "date-parts" : [ [ "2012" ] ] }, "title" : "Dabigatran etexilate for the prevention of stroke and systemic embolism in atrial fibrillation", "type" : "webpage" }, "uris" : [ "http://www.mendeley.com/documents/?uuid=1f78d015-fd6c-4f3b-b09e-077ac1e728f2" ] } ], "mendeley" : { "previouslyFormattedCitation" : "[10,11]" }, "properties" : { "noteIndex" : 0 }, "schema" : "https://github.com/citation-style-language/schema/raw/master/csl-citation.json" }</w:instrText>
      </w:r>
      <w:r w:rsidR="002F05E5" w:rsidRPr="00064789">
        <w:fldChar w:fldCharType="separate"/>
      </w:r>
      <w:r w:rsidR="0009181B" w:rsidRPr="0009181B">
        <w:rPr>
          <w:noProof/>
        </w:rPr>
        <w:t>[10,11]</w:t>
      </w:r>
      <w:r w:rsidR="002F05E5" w:rsidRPr="00064789">
        <w:fldChar w:fldCharType="end"/>
      </w:r>
      <w:r w:rsidR="00C0617D" w:rsidRPr="00064789">
        <w:t xml:space="preserve"> </w:t>
      </w:r>
      <w:commentRangeStart w:id="8"/>
      <w:ins w:id="9" w:author="Jon Minton" w:date="2013-08-27T11:18:00Z">
        <w:r w:rsidR="00324A95">
          <w:t xml:space="preserve">Although full incremental </w:t>
        </w:r>
      </w:ins>
      <w:ins w:id="10" w:author="Jon Minton" w:date="2013-08-27T11:19:00Z">
        <w:r w:rsidR="00324A95">
          <w:t>analyses of the mean estimates are presented in appendix</w:t>
        </w:r>
      </w:ins>
      <w:ins w:id="11" w:author="Jon Minton" w:date="2013-09-03T19:52:00Z">
        <w:r w:rsidR="0009181B">
          <w:t xml:space="preserve"> </w:t>
        </w:r>
      </w:ins>
      <w:ins w:id="12" w:author="Jon Minton" w:date="2013-09-05T20:58:00Z">
        <w:r w:rsidR="00CF6CB9">
          <w:t>G</w:t>
        </w:r>
      </w:ins>
      <w:ins w:id="13" w:author="Jon Minton" w:date="2013-08-27T11:19:00Z">
        <w:r w:rsidR="00324A95">
          <w:t xml:space="preserve">, </w:t>
        </w:r>
      </w:ins>
      <w:del w:id="14" w:author="Jon Minton" w:date="2013-08-27T11:19:00Z">
        <w:r w:rsidR="001D7B3F" w:rsidRPr="00064789" w:rsidDel="00324A95">
          <w:delText xml:space="preserve">The </w:delText>
        </w:r>
      </w:del>
      <w:ins w:id="15" w:author="Jon Minton" w:date="2013-08-27T11:19:00Z">
        <w:r w:rsidR="00324A95">
          <w:t>t</w:t>
        </w:r>
        <w:r w:rsidR="00324A95" w:rsidRPr="00064789">
          <w:t>he</w:t>
        </w:r>
      </w:ins>
      <w:commentRangeEnd w:id="8"/>
      <w:ins w:id="16" w:author="Jon Minton" w:date="2013-09-05T20:58:00Z">
        <w:r w:rsidR="00CF6CB9">
          <w:rPr>
            <w:rStyle w:val="CommentReference"/>
            <w:rFonts w:ascii="Times New Roman" w:eastAsia="Times New Roman" w:hAnsi="Times New Roman" w:cs="Times New Roman"/>
            <w:lang w:val="en-GB" w:eastAsia="en-GB" w:bidi="ar-SA"/>
          </w:rPr>
          <w:commentReference w:id="8"/>
        </w:r>
      </w:ins>
      <w:ins w:id="17" w:author="Jon Minton" w:date="2013-08-27T11:19:00Z">
        <w:r w:rsidR="00324A95" w:rsidRPr="00064789">
          <w:t xml:space="preserve"> </w:t>
        </w:r>
      </w:ins>
      <w:r w:rsidR="001D7B3F" w:rsidRPr="00064789">
        <w:t>purpose of this paper is not to identify the most appropriate OAC</w:t>
      </w:r>
      <w:r w:rsidR="007A14AB">
        <w:t xml:space="preserve">, which is a matter of clinician </w:t>
      </w:r>
      <w:proofErr w:type="spellStart"/>
      <w:r w:rsidR="007A14AB">
        <w:t>judgement</w:t>
      </w:r>
      <w:proofErr w:type="spellEnd"/>
      <w:r w:rsidR="001D7B3F" w:rsidRPr="00064789">
        <w:t>, but to see if the use of TTE is clinically effective and cost-effective</w:t>
      </w:r>
      <w:r w:rsidR="007A14AB">
        <w:t xml:space="preserve"> given </w:t>
      </w:r>
      <w:r w:rsidR="00A80926">
        <w:t xml:space="preserve">the </w:t>
      </w:r>
      <w:r w:rsidR="007A14AB">
        <w:t>OAC under consideration</w:t>
      </w:r>
      <w:r w:rsidR="001D7B3F" w:rsidRPr="00064789">
        <w:t xml:space="preserve">. </w:t>
      </w:r>
      <w:r w:rsidR="00C0617D" w:rsidRPr="00064789">
        <w:t xml:space="preserve">The scenarios in which a TTE may affect the OAC decision </w:t>
      </w:r>
      <w:r w:rsidR="00BE73AD" w:rsidRPr="00064789">
        <w:t xml:space="preserve">are described </w:t>
      </w:r>
      <w:r w:rsidR="007946CB">
        <w:t xml:space="preserve">in </w:t>
      </w:r>
      <w:r w:rsidR="007946CB">
        <w:fldChar w:fldCharType="begin"/>
      </w:r>
      <w:r w:rsidR="007946CB">
        <w:instrText xml:space="preserve"> REF _Ref321227101 \h </w:instrText>
      </w:r>
      <w:r w:rsidR="007946CB">
        <w:fldChar w:fldCharType="separate"/>
      </w:r>
      <w:r w:rsidR="007A2563" w:rsidRPr="00532F44">
        <w:t xml:space="preserve">Table </w:t>
      </w:r>
      <w:r w:rsidR="007A2563">
        <w:rPr>
          <w:noProof/>
        </w:rPr>
        <w:t>1</w:t>
      </w:r>
      <w:r w:rsidR="007946CB">
        <w:fldChar w:fldCharType="end"/>
      </w:r>
      <w:r w:rsidR="007946CB">
        <w:t xml:space="preserve"> </w:t>
      </w:r>
      <w:r w:rsidR="00BE73AD" w:rsidRPr="00064789">
        <w:t>.</w:t>
      </w:r>
    </w:p>
    <w:p w:rsidR="00253316" w:rsidRPr="00064789" w:rsidRDefault="00253316" w:rsidP="00253316">
      <w:pPr>
        <w:spacing w:line="480" w:lineRule="auto"/>
        <w:jc w:val="center"/>
      </w:pPr>
      <w:r w:rsidRPr="00064789">
        <w:t>[Table 1 about here]</w:t>
      </w:r>
    </w:p>
    <w:p w:rsidR="00515AEC" w:rsidRPr="00064789" w:rsidRDefault="00515AEC" w:rsidP="003378D6">
      <w:pPr>
        <w:pStyle w:val="Heading2"/>
        <w:numPr>
          <w:ilvl w:val="0"/>
          <w:numId w:val="0"/>
        </w:numPr>
      </w:pPr>
      <w:r w:rsidRPr="00064789">
        <w:t>Model Overview</w:t>
      </w:r>
    </w:p>
    <w:p w:rsidR="00004236" w:rsidRDefault="00397705" w:rsidP="008D3B31">
      <w:pPr>
        <w:spacing w:line="480" w:lineRule="auto"/>
      </w:pPr>
      <w:r w:rsidRPr="00064789">
        <w:t>A</w:t>
      </w:r>
      <w:r w:rsidR="00004236" w:rsidRPr="00064789">
        <w:t xml:space="preserve">n overview of the model is presented in </w:t>
      </w:r>
      <w:r w:rsidR="00B13ECE" w:rsidRPr="00064789">
        <w:fldChar w:fldCharType="begin"/>
      </w:r>
      <w:r w:rsidR="00B13ECE" w:rsidRPr="00064789">
        <w:instrText xml:space="preserve"> REF _Ref321241706 \h  \* MERGEFORMAT </w:instrText>
      </w:r>
      <w:r w:rsidR="00B13ECE" w:rsidRPr="00064789">
        <w:fldChar w:fldCharType="separate"/>
      </w:r>
      <w:r w:rsidR="007A2563" w:rsidRPr="00532F44">
        <w:t xml:space="preserve">Figure </w:t>
      </w:r>
      <w:r w:rsidR="007A2563">
        <w:t>1</w:t>
      </w:r>
      <w:r w:rsidR="00B13ECE" w:rsidRPr="00064789">
        <w:fldChar w:fldCharType="end"/>
      </w:r>
      <w:r w:rsidR="00C007A4" w:rsidRPr="00064789">
        <w:t>.</w:t>
      </w:r>
      <w:r w:rsidR="00004236" w:rsidRPr="00064789">
        <w:t xml:space="preserve"> The model </w:t>
      </w:r>
      <w:r w:rsidR="00834F71" w:rsidRPr="00064789">
        <w:t xml:space="preserve">comprises </w:t>
      </w:r>
      <w:r w:rsidR="00657538" w:rsidRPr="00064789">
        <w:t xml:space="preserve">a </w:t>
      </w:r>
      <w:r w:rsidR="00004236" w:rsidRPr="00064789">
        <w:t xml:space="preserve">short-term </w:t>
      </w:r>
      <w:r w:rsidR="00A07773" w:rsidRPr="00064789">
        <w:t xml:space="preserve">diagnostic stage and </w:t>
      </w:r>
      <w:r w:rsidR="00834F71" w:rsidRPr="00064789">
        <w:t xml:space="preserve">a </w:t>
      </w:r>
      <w:r w:rsidR="00A07773" w:rsidRPr="00064789">
        <w:t xml:space="preserve">long-term patient outcome stage. In the short-term stage </w:t>
      </w:r>
      <w:r w:rsidR="00004236" w:rsidRPr="00064789">
        <w:t xml:space="preserve">the clinical characteristics of a </w:t>
      </w:r>
      <w:r w:rsidR="001D7B3F" w:rsidRPr="00064789">
        <w:t>hypothetical patient are generated</w:t>
      </w:r>
      <w:r w:rsidR="00A9463E">
        <w:t>, including the presence of an ABN</w:t>
      </w:r>
      <w:r w:rsidR="001D7B3F" w:rsidRPr="00064789">
        <w:t>. W</w:t>
      </w:r>
      <w:r w:rsidR="00004236" w:rsidRPr="00064789">
        <w:t xml:space="preserve">hether or not </w:t>
      </w:r>
      <w:r w:rsidR="008C662C">
        <w:t xml:space="preserve">an </w:t>
      </w:r>
      <w:r w:rsidR="004E06E9" w:rsidRPr="00064789">
        <w:t xml:space="preserve">ABN was identified and hence an </w:t>
      </w:r>
      <w:r w:rsidR="00004236" w:rsidRPr="00064789">
        <w:t>OAC</w:t>
      </w:r>
      <w:r w:rsidR="00933B76" w:rsidRPr="00064789">
        <w:t xml:space="preserve"> </w:t>
      </w:r>
      <w:r w:rsidR="001138A7" w:rsidRPr="00064789">
        <w:t xml:space="preserve">was </w:t>
      </w:r>
      <w:r w:rsidR="00933B76" w:rsidRPr="00064789">
        <w:t>prescribed</w:t>
      </w:r>
      <w:r w:rsidR="00004236" w:rsidRPr="00064789">
        <w:t xml:space="preserve"> is </w:t>
      </w:r>
      <w:r w:rsidR="001D7B3F" w:rsidRPr="00064789">
        <w:t xml:space="preserve">additionally </w:t>
      </w:r>
      <w:r w:rsidR="00933B76" w:rsidRPr="00064789">
        <w:t>determined</w:t>
      </w:r>
      <w:r w:rsidR="00A07773" w:rsidRPr="00064789">
        <w:t xml:space="preserve">. In the </w:t>
      </w:r>
      <w:r w:rsidR="00004236" w:rsidRPr="00064789">
        <w:t xml:space="preserve">long-term simulation </w:t>
      </w:r>
      <w:r w:rsidR="00A07773" w:rsidRPr="00064789">
        <w:t xml:space="preserve">the patient’s clinical outcomes are simulated. Over the patient lifetime the patient may experience a stroke or major bleeding event, </w:t>
      </w:r>
      <w:r w:rsidR="00933B76" w:rsidRPr="00064789">
        <w:t xml:space="preserve">both of which could </w:t>
      </w:r>
      <w:r w:rsidR="00253316" w:rsidRPr="00064789">
        <w:t xml:space="preserve">cause death; patients may also </w:t>
      </w:r>
      <w:r w:rsidR="001138A7" w:rsidRPr="00064789">
        <w:t xml:space="preserve">die </w:t>
      </w:r>
      <w:r w:rsidR="00A07773" w:rsidRPr="00064789">
        <w:t xml:space="preserve">from another cause. Each of these events </w:t>
      </w:r>
      <w:r w:rsidR="00933B76" w:rsidRPr="00064789">
        <w:t>has</w:t>
      </w:r>
      <w:r w:rsidR="004B7B0B" w:rsidRPr="00064789">
        <w:t xml:space="preserve"> associated cost and utility implications</w:t>
      </w:r>
      <w:r w:rsidR="00A07773" w:rsidRPr="00064789">
        <w:t xml:space="preserve">. By </w:t>
      </w:r>
      <w:r w:rsidR="004B7B0B" w:rsidRPr="00064789">
        <w:t xml:space="preserve">simulating </w:t>
      </w:r>
      <w:r w:rsidR="00A07773" w:rsidRPr="00064789">
        <w:t xml:space="preserve">the outcomes for a large number of </w:t>
      </w:r>
      <w:r w:rsidR="00A9463E">
        <w:t xml:space="preserve">hypothetical </w:t>
      </w:r>
      <w:r w:rsidR="00A07773" w:rsidRPr="00064789">
        <w:t xml:space="preserve">patients, the </w:t>
      </w:r>
      <w:r w:rsidR="00263B7C" w:rsidRPr="00064789">
        <w:t xml:space="preserve">mean costs and </w:t>
      </w:r>
      <w:r w:rsidR="002D44B0" w:rsidRPr="00064789">
        <w:t>mean QALYs for both the TTE Strategy</w:t>
      </w:r>
      <w:r w:rsidR="00A80926">
        <w:t xml:space="preserve"> </w:t>
      </w:r>
      <w:r w:rsidR="002D44B0" w:rsidRPr="00064789">
        <w:t>and the No TTE strategy</w:t>
      </w:r>
      <w:r w:rsidR="00A80926">
        <w:t xml:space="preserve"> can be </w:t>
      </w:r>
      <w:r w:rsidR="00A9463E">
        <w:t>calculated</w:t>
      </w:r>
      <w:r w:rsidR="002D44B0" w:rsidRPr="00064789">
        <w:t>. F</w:t>
      </w:r>
      <w:r w:rsidR="00933B76" w:rsidRPr="00064789">
        <w:t xml:space="preserve">rom these </w:t>
      </w:r>
      <w:r w:rsidR="00263B7C" w:rsidRPr="00064789">
        <w:t>the incremental cost effectiveness ratio (ICER) of including TTE in the diagnostic package</w:t>
      </w:r>
      <w:r w:rsidR="00A9463E">
        <w:t xml:space="preserve"> can be calculated</w:t>
      </w:r>
      <w:r w:rsidR="00263B7C" w:rsidRPr="00064789">
        <w:t>.</w:t>
      </w:r>
    </w:p>
    <w:p w:rsidR="007946CB" w:rsidRPr="00064789" w:rsidRDefault="007946CB" w:rsidP="00B54241">
      <w:pPr>
        <w:spacing w:line="480" w:lineRule="auto"/>
        <w:jc w:val="center"/>
      </w:pPr>
      <w:r>
        <w:lastRenderedPageBreak/>
        <w:t>[</w:t>
      </w:r>
      <w:r>
        <w:fldChar w:fldCharType="begin"/>
      </w:r>
      <w:r>
        <w:instrText xml:space="preserve"> REF _Ref321241706 \h </w:instrText>
      </w:r>
      <w:r>
        <w:fldChar w:fldCharType="separate"/>
      </w:r>
      <w:r w:rsidR="007A2563" w:rsidRPr="00532F44">
        <w:t xml:space="preserve">Figure </w:t>
      </w:r>
      <w:r w:rsidR="007A2563">
        <w:rPr>
          <w:noProof/>
        </w:rPr>
        <w:t>1</w:t>
      </w:r>
      <w:r>
        <w:fldChar w:fldCharType="end"/>
      </w:r>
      <w:r>
        <w:t xml:space="preserve"> about here]</w:t>
      </w:r>
    </w:p>
    <w:p w:rsidR="00515AEC" w:rsidRPr="00064789" w:rsidRDefault="00A0005C" w:rsidP="008D3B31">
      <w:pPr>
        <w:spacing w:line="480" w:lineRule="auto"/>
      </w:pPr>
      <w:r w:rsidRPr="00064789">
        <w:t xml:space="preserve">In </w:t>
      </w:r>
      <w:r w:rsidR="002D44B0" w:rsidRPr="00064789">
        <w:t>the No TTE Strategy</w:t>
      </w:r>
      <w:r w:rsidRPr="00064789">
        <w:t xml:space="preserve">, none of </w:t>
      </w:r>
      <w:r w:rsidR="00C87195" w:rsidRPr="00064789">
        <w:t xml:space="preserve">the patients with </w:t>
      </w:r>
      <w:r w:rsidRPr="00064789">
        <w:t xml:space="preserve">ABN </w:t>
      </w:r>
      <w:r w:rsidR="002D44B0" w:rsidRPr="00064789">
        <w:t>would be</w:t>
      </w:r>
      <w:r w:rsidRPr="00064789">
        <w:t xml:space="preserve"> treated with the OAC</w:t>
      </w:r>
      <w:r w:rsidR="00C87195" w:rsidRPr="00064789">
        <w:t>.</w:t>
      </w:r>
      <w:r w:rsidRPr="00064789">
        <w:t xml:space="preserve"> In the comparator strategy, </w:t>
      </w:r>
      <w:r w:rsidR="00133DC2" w:rsidRPr="00064789">
        <w:t xml:space="preserve">a percentage </w:t>
      </w:r>
      <w:r w:rsidRPr="00064789">
        <w:t xml:space="preserve">of these </w:t>
      </w:r>
      <w:r w:rsidR="008D30D8" w:rsidRPr="00064789">
        <w:t xml:space="preserve">patients with ABN </w:t>
      </w:r>
      <w:r w:rsidRPr="00064789">
        <w:t xml:space="preserve">would receive the OAC due to TTE correctly identifying </w:t>
      </w:r>
      <w:r w:rsidR="001B457D" w:rsidRPr="00064789">
        <w:t>ABN</w:t>
      </w:r>
      <w:r w:rsidR="00133DC2" w:rsidRPr="00064789">
        <w:t>, dependent on sensitivity of TTE</w:t>
      </w:r>
      <w:r w:rsidR="004E06E9" w:rsidRPr="00064789">
        <w:t xml:space="preserve">. However, when specificity is less than perfect a proportion of </w:t>
      </w:r>
      <w:r w:rsidRPr="00064789">
        <w:t xml:space="preserve">patients without ABN would </w:t>
      </w:r>
      <w:r w:rsidR="008D30D8" w:rsidRPr="00064789">
        <w:t xml:space="preserve">also receive </w:t>
      </w:r>
      <w:r w:rsidR="00A80926">
        <w:t>treatment</w:t>
      </w:r>
      <w:r w:rsidRPr="00064789">
        <w:t xml:space="preserve">. </w:t>
      </w:r>
    </w:p>
    <w:p w:rsidR="00DE62D7" w:rsidRPr="00064789" w:rsidRDefault="00560933" w:rsidP="008D3B31">
      <w:pPr>
        <w:spacing w:line="480" w:lineRule="auto"/>
      </w:pPr>
      <w:r w:rsidRPr="00064789">
        <w:t xml:space="preserve">In the short-term </w:t>
      </w:r>
      <w:r w:rsidR="00B31E31" w:rsidRPr="00064789">
        <w:t xml:space="preserve">diagnostic stage of the </w:t>
      </w:r>
      <w:r w:rsidRPr="00064789">
        <w:t xml:space="preserve">model the population are divided into </w:t>
      </w:r>
      <w:r w:rsidR="00A80926">
        <w:t>true positives (TP), true negatives (TN</w:t>
      </w:r>
      <w:r w:rsidR="007955A1" w:rsidRPr="00064789">
        <w:t>), false positive</w:t>
      </w:r>
      <w:r w:rsidR="00A80926">
        <w:t>s (FP) and false negatives (FN</w:t>
      </w:r>
      <w:r w:rsidR="007955A1" w:rsidRPr="00064789">
        <w:t>)</w:t>
      </w:r>
      <w:r w:rsidR="00B31E31" w:rsidRPr="00064789">
        <w:t xml:space="preserve">. </w:t>
      </w:r>
      <w:r w:rsidRPr="00064789">
        <w:t xml:space="preserve">The </w:t>
      </w:r>
      <w:r w:rsidR="00DE62D7" w:rsidRPr="00064789">
        <w:t xml:space="preserve">relative size of </w:t>
      </w:r>
      <w:r w:rsidRPr="00064789">
        <w:t xml:space="preserve">each of the four groups is a function of </w:t>
      </w:r>
      <w:r w:rsidR="00DE62D7" w:rsidRPr="00064789">
        <w:t>the proportion of the population with ABN, referred to here as the t</w:t>
      </w:r>
      <w:r w:rsidR="00253316" w:rsidRPr="00064789">
        <w:t>rue proportion high risk (TPHR),</w:t>
      </w:r>
      <w:r w:rsidR="00DE62D7" w:rsidRPr="00064789">
        <w:t xml:space="preserve"> and </w:t>
      </w:r>
      <w:r w:rsidR="00253316" w:rsidRPr="00064789">
        <w:t xml:space="preserve">the </w:t>
      </w:r>
      <w:r w:rsidR="00DE62D7" w:rsidRPr="00064789">
        <w:t>sensitivity and specificity of the diagnostic technology</w:t>
      </w:r>
      <w:r w:rsidR="00253316" w:rsidRPr="00064789">
        <w:t xml:space="preserve">. These are </w:t>
      </w:r>
      <w:r w:rsidR="00DE62D7" w:rsidRPr="00064789">
        <w:t>defined as follows:</w:t>
      </w:r>
    </w:p>
    <w:p w:rsidR="00DE62D7" w:rsidRPr="00064789" w:rsidRDefault="00DE62D7" w:rsidP="00DE62D7">
      <w:pPr>
        <w:pStyle w:val="ListParagraph"/>
        <w:numPr>
          <w:ilvl w:val="0"/>
          <w:numId w:val="16"/>
        </w:numPr>
      </w:pPr>
      <w:r w:rsidRPr="00064789">
        <w:t xml:space="preserve">Proportion of </w:t>
      </w:r>
      <w:r w:rsidR="007A14AB">
        <w:t xml:space="preserve">TPs </w:t>
      </w:r>
      <w:r w:rsidRPr="00064789">
        <w:t>= TPHR x sensitivity;</w:t>
      </w:r>
    </w:p>
    <w:p w:rsidR="00DE62D7" w:rsidRPr="00064789" w:rsidRDefault="00DE62D7" w:rsidP="00DE62D7">
      <w:pPr>
        <w:pStyle w:val="ListParagraph"/>
        <w:numPr>
          <w:ilvl w:val="0"/>
          <w:numId w:val="16"/>
        </w:numPr>
      </w:pPr>
      <w:r w:rsidRPr="00064789">
        <w:t xml:space="preserve">Proportion of </w:t>
      </w:r>
      <w:r w:rsidR="007A14AB">
        <w:t xml:space="preserve">TNs </w:t>
      </w:r>
      <w:r w:rsidRPr="00064789">
        <w:t>= (1 –TPHR) x specificity;</w:t>
      </w:r>
    </w:p>
    <w:p w:rsidR="00DE62D7" w:rsidRPr="00064789" w:rsidRDefault="00DE62D7" w:rsidP="00DE62D7">
      <w:pPr>
        <w:pStyle w:val="ListParagraph"/>
        <w:numPr>
          <w:ilvl w:val="0"/>
          <w:numId w:val="16"/>
        </w:numPr>
      </w:pPr>
      <w:r w:rsidRPr="00064789">
        <w:t>Proportion o</w:t>
      </w:r>
      <w:r w:rsidR="001138A7" w:rsidRPr="00064789">
        <w:t xml:space="preserve">f </w:t>
      </w:r>
      <w:r w:rsidR="007A14AB">
        <w:t xml:space="preserve">FPs </w:t>
      </w:r>
      <w:r w:rsidR="001138A7" w:rsidRPr="00064789">
        <w:t>= (1 – TPHR) x</w:t>
      </w:r>
      <w:r w:rsidRPr="00064789">
        <w:t xml:space="preserve"> (1 – specificity);</w:t>
      </w:r>
    </w:p>
    <w:p w:rsidR="00DE62D7" w:rsidRPr="00064789" w:rsidRDefault="00DE62D7" w:rsidP="00DE62D7">
      <w:pPr>
        <w:pStyle w:val="ListParagraph"/>
        <w:numPr>
          <w:ilvl w:val="0"/>
          <w:numId w:val="16"/>
        </w:numPr>
      </w:pPr>
      <w:r w:rsidRPr="00064789">
        <w:t xml:space="preserve">Proportion of </w:t>
      </w:r>
      <w:r w:rsidR="007A14AB">
        <w:t xml:space="preserve">FNs </w:t>
      </w:r>
      <w:r w:rsidRPr="00064789">
        <w:t>= TPHR x (1 – sensitivity).</w:t>
      </w:r>
    </w:p>
    <w:p w:rsidR="00850455" w:rsidRPr="00064789" w:rsidRDefault="00DE62D7" w:rsidP="008D3B31">
      <w:pPr>
        <w:spacing w:line="480" w:lineRule="auto"/>
      </w:pPr>
      <w:r w:rsidRPr="00064789">
        <w:t xml:space="preserve">Within the context of the model, </w:t>
      </w:r>
      <w:r w:rsidR="00A80926">
        <w:t xml:space="preserve">the </w:t>
      </w:r>
      <w:r w:rsidR="007A14AB">
        <w:t xml:space="preserve">No TTE strategy </w:t>
      </w:r>
      <w:r w:rsidR="00A80926">
        <w:t xml:space="preserve">has </w:t>
      </w:r>
      <w:r w:rsidR="007A14AB">
        <w:t xml:space="preserve">a </w:t>
      </w:r>
      <w:r w:rsidRPr="00064789">
        <w:t xml:space="preserve">sensitivity of zero and a specificity of one, </w:t>
      </w:r>
      <w:r w:rsidR="007A14AB">
        <w:t xml:space="preserve">meaning for this strategy the </w:t>
      </w:r>
      <w:r w:rsidRPr="00064789">
        <w:t xml:space="preserve">population mix </w:t>
      </w:r>
      <w:r w:rsidR="00133DC2" w:rsidRPr="00064789">
        <w:t>comprises TPHR false negatives and (1 - TPHR)</w:t>
      </w:r>
      <w:r w:rsidRPr="00064789">
        <w:t xml:space="preserve"> true negative</w:t>
      </w:r>
      <w:r w:rsidR="00133DC2" w:rsidRPr="00064789">
        <w:t>s</w:t>
      </w:r>
      <w:r w:rsidRPr="00064789">
        <w:t xml:space="preserve">. </w:t>
      </w:r>
    </w:p>
    <w:p w:rsidR="00515AEC" w:rsidRPr="00064789" w:rsidRDefault="00515AEC" w:rsidP="003378D6">
      <w:pPr>
        <w:pStyle w:val="Heading2"/>
        <w:numPr>
          <w:ilvl w:val="0"/>
          <w:numId w:val="0"/>
        </w:numPr>
      </w:pPr>
      <w:r w:rsidRPr="00064789">
        <w:rPr>
          <w:lang w:val="en-GB"/>
        </w:rPr>
        <w:t>Mode</w:t>
      </w:r>
      <w:r w:rsidR="004E06E9" w:rsidRPr="00064789">
        <w:rPr>
          <w:lang w:val="en-GB"/>
        </w:rPr>
        <w:t>l</w:t>
      </w:r>
      <w:r w:rsidRPr="00064789">
        <w:rPr>
          <w:lang w:val="en-GB"/>
        </w:rPr>
        <w:t>ling</w:t>
      </w:r>
      <w:r w:rsidRPr="00064789">
        <w:t xml:space="preserve"> long-term </w:t>
      </w:r>
      <w:r w:rsidR="00BC79E5" w:rsidRPr="00064789">
        <w:t>events</w:t>
      </w:r>
    </w:p>
    <w:p w:rsidR="00E97667" w:rsidRPr="00064789" w:rsidRDefault="00515AEC" w:rsidP="008D3B31">
      <w:pPr>
        <w:spacing w:line="480" w:lineRule="auto"/>
      </w:pPr>
      <w:r w:rsidRPr="00064789">
        <w:t xml:space="preserve">Prescribing an OAC </w:t>
      </w:r>
      <w:r w:rsidR="00354D59" w:rsidRPr="00064789">
        <w:t>reduces the risk of stroke, but increases risk of a potentially fatal major bleeding event</w:t>
      </w:r>
      <w:r w:rsidRPr="00064789">
        <w:t xml:space="preserve">. </w:t>
      </w:r>
      <w:r w:rsidR="00E97667" w:rsidRPr="00064789">
        <w:t>Three mutually exclusive outcomes co</w:t>
      </w:r>
      <w:r w:rsidR="00133DC2" w:rsidRPr="00064789">
        <w:t>uld result from a stroke: death; a dependent state;</w:t>
      </w:r>
      <w:r w:rsidR="00E97667" w:rsidRPr="00064789">
        <w:t xml:space="preserve"> and an independent state. Each outcome ha</w:t>
      </w:r>
      <w:r w:rsidR="00A9463E">
        <w:t>ve</w:t>
      </w:r>
      <w:r w:rsidR="00E97667" w:rsidRPr="00064789">
        <w:t xml:space="preserve"> different </w:t>
      </w:r>
      <w:r w:rsidR="00A9463E" w:rsidRPr="00064789">
        <w:t xml:space="preserve">probabilities </w:t>
      </w:r>
      <w:r w:rsidR="00A9463E">
        <w:t>of occurrence,</w:t>
      </w:r>
      <w:r w:rsidR="00A9463E" w:rsidRPr="00064789">
        <w:t xml:space="preserve"> </w:t>
      </w:r>
      <w:r w:rsidR="00253316" w:rsidRPr="00064789">
        <w:t>health related quality of life (</w:t>
      </w:r>
      <w:proofErr w:type="spellStart"/>
      <w:r w:rsidR="00253316" w:rsidRPr="00064789">
        <w:t>HRQoL</w:t>
      </w:r>
      <w:proofErr w:type="spellEnd"/>
      <w:r w:rsidR="00253316" w:rsidRPr="00064789">
        <w:t>)</w:t>
      </w:r>
      <w:r w:rsidR="00E97667" w:rsidRPr="00064789">
        <w:t>, and costs. Similarly, three mutually exclusive outcomes could result from a major bleeding event: death</w:t>
      </w:r>
      <w:r w:rsidR="007D1C2B" w:rsidRPr="00064789">
        <w:t>;</w:t>
      </w:r>
      <w:r w:rsidR="00E97667" w:rsidRPr="00064789">
        <w:t xml:space="preserve"> an i</w:t>
      </w:r>
      <w:r w:rsidR="007D1C2B" w:rsidRPr="00064789">
        <w:t>ntracranial (IC) bleeding event;</w:t>
      </w:r>
      <w:r w:rsidR="00E97667" w:rsidRPr="00064789">
        <w:t xml:space="preserve"> or a non-intracranial (NIC) bleeding event (assumed to be a gastrointestinal bleed). The severity of an IC bleed can vary substantially, and this variation of outcomes was itself simulated using data based on outcomes categorized by </w:t>
      </w:r>
      <w:r w:rsidR="00FB6128" w:rsidRPr="00064789">
        <w:lastRenderedPageBreak/>
        <w:t>Glasgow Outcome Scale (</w:t>
      </w:r>
      <w:r w:rsidR="00E97667" w:rsidRPr="00064789">
        <w:t>GOS</w:t>
      </w:r>
      <w:r w:rsidR="00FB6128" w:rsidRPr="00064789">
        <w:t>)</w:t>
      </w:r>
      <w:r w:rsidR="00E97667" w:rsidRPr="00064789">
        <w:t xml:space="preserve"> score following traumatic brain injury. The full methodology used to produce these estimates is presented elsewhere</w:t>
      </w:r>
      <w:r w:rsidR="00850455" w:rsidRPr="00064789">
        <w:t>.</w:t>
      </w:r>
      <w:r w:rsidR="00E97667" w:rsidRPr="00064789">
        <w:t xml:space="preserve"> </w:t>
      </w:r>
      <w:r w:rsidR="002F05E5" w:rsidRPr="00064789">
        <w:fldChar w:fldCharType="begin" w:fldLock="1"/>
      </w:r>
      <w:r w:rsidR="0009181B">
        <w:instrText>ADDIN CSL_CITATION { "citationItems" : [ { "id" : "ITEM-1", "itemData" : { "author" : [ { "dropping-particle" : "", "family" : "Simpson", "given" : "E L", "non-dropping-particle" : "", "parse-names" : false, "suffix" : "" }, { "dropping-particle" : "", "family" : "Stevenson", "given" : "M D", "non-dropping-particle" : "", "parse-names" : false, "suffix" : "" }, { "dropping-particle" : "", "family" : "Scope", "given" : "A", "non-dropping-particle" : "", "parse-names" : false, "suffix" : "" }, { "dropping-particle" : "", "family" : "Poku", "given" : "E", "non-dropping-particle" : "", "parse-names" : false, "suffix" : "" }, { "dropping-particle" : "", "family" : "Minton", "given" : "J", "non-dropping-particle" : "", "parse-names" : false, "suffix" : "" }, { "dropping-particle" : "", "family" : "Evans", "given" : "P", "non-dropping-particle" : "", "parse-names" : false, "suffix" : "" } ], "id" : "ITEM-1", "issued" : { "date-parts" : [ [ "2012" ] ] }, "page" : "303", "title" : "Echocardiography in newly diagnosed atrial fibrillation patients: a systematic review and economic evaluation", "type" : "report" }, "uris" : [ "http://www.mendeley.com/documents/?uuid=779c182a-76c2-4bca-b460-1b6ba4032a4a" ] } ], "mendeley" : { "previouslyFormattedCitation" : "[12]" }, "properties" : { "noteIndex" : 0 }, "schema" : "https://github.com/citation-style-language/schema/raw/master/csl-citation.json" }</w:instrText>
      </w:r>
      <w:r w:rsidR="002F05E5" w:rsidRPr="00064789">
        <w:fldChar w:fldCharType="separate"/>
      </w:r>
      <w:r w:rsidR="0009181B" w:rsidRPr="0009181B">
        <w:rPr>
          <w:noProof/>
        </w:rPr>
        <w:t>[12]</w:t>
      </w:r>
      <w:r w:rsidR="002F05E5" w:rsidRPr="00064789">
        <w:fldChar w:fldCharType="end"/>
      </w:r>
      <w:r w:rsidR="00E97667" w:rsidRPr="00064789">
        <w:t xml:space="preserve"> </w:t>
      </w:r>
    </w:p>
    <w:p w:rsidR="00F91783" w:rsidRPr="00064789" w:rsidRDefault="00A8404E" w:rsidP="008D3B31">
      <w:pPr>
        <w:spacing w:line="480" w:lineRule="auto"/>
      </w:pPr>
      <w:r w:rsidRPr="00064789">
        <w:t xml:space="preserve">The </w:t>
      </w:r>
      <w:r w:rsidR="00515AEC" w:rsidRPr="00064789">
        <w:t>model</w:t>
      </w:r>
      <w:r w:rsidRPr="00064789">
        <w:t xml:space="preserve"> is </w:t>
      </w:r>
      <w:r w:rsidR="002D44B0" w:rsidRPr="00064789">
        <w:t xml:space="preserve">dynamic and </w:t>
      </w:r>
      <w:r w:rsidRPr="00064789">
        <w:t>updated when events occur that affect an individual’s</w:t>
      </w:r>
      <w:r w:rsidR="00F91783" w:rsidRPr="00064789">
        <w:t xml:space="preserve"> stroke or </w:t>
      </w:r>
      <w:r w:rsidR="00A9463E">
        <w:t xml:space="preserve">major </w:t>
      </w:r>
      <w:r w:rsidR="00F91783" w:rsidRPr="00064789">
        <w:t xml:space="preserve">bleed risk. </w:t>
      </w:r>
      <w:r w:rsidR="00BC79E5" w:rsidRPr="00064789">
        <w:t>E</w:t>
      </w:r>
      <w:r w:rsidR="00F91783" w:rsidRPr="00064789">
        <w:t>xample</w:t>
      </w:r>
      <w:r w:rsidR="00BC79E5" w:rsidRPr="00064789">
        <w:t>s of such events are: experiencing a</w:t>
      </w:r>
      <w:r w:rsidR="00F91783" w:rsidRPr="00064789">
        <w:t xml:space="preserve"> stroke</w:t>
      </w:r>
      <w:r w:rsidR="007D1C2B" w:rsidRPr="00064789">
        <w:t>;</w:t>
      </w:r>
      <w:r w:rsidR="00F91783" w:rsidRPr="00064789">
        <w:t xml:space="preserve"> </w:t>
      </w:r>
      <w:r w:rsidR="00BC79E5" w:rsidRPr="00064789">
        <w:t>withdrawal of an OAC following a</w:t>
      </w:r>
      <w:r w:rsidR="00F91783" w:rsidRPr="00064789">
        <w:t xml:space="preserve"> major bleed</w:t>
      </w:r>
      <w:r w:rsidR="004E06E9" w:rsidRPr="00064789">
        <w:t>; and reaching 75 years of age</w:t>
      </w:r>
      <w:r w:rsidR="0089277F" w:rsidRPr="00064789">
        <w:t>, which increases the CHADS</w:t>
      </w:r>
      <w:r w:rsidR="0089277F" w:rsidRPr="00064789">
        <w:rPr>
          <w:vertAlign w:val="subscript"/>
        </w:rPr>
        <w:t>2</w:t>
      </w:r>
      <w:r w:rsidR="0089277F" w:rsidRPr="00064789">
        <w:t xml:space="preserve"> score by one point</w:t>
      </w:r>
      <w:commentRangeStart w:id="18"/>
      <w:ins w:id="19" w:author="Jon Minton" w:date="2013-08-27T11:22:00Z">
        <w:r w:rsidR="00324A95">
          <w:t xml:space="preserve"> and means the patient will now receive an OAC</w:t>
        </w:r>
      </w:ins>
      <w:del w:id="20" w:author="Jon Minton" w:date="2013-08-27T11:21:00Z">
        <w:r w:rsidR="007D1C2B" w:rsidRPr="00064789" w:rsidDel="00324A95">
          <w:delText>.</w:delText>
        </w:r>
      </w:del>
      <w:r w:rsidR="00F91783" w:rsidRPr="00064789">
        <w:t xml:space="preserve"> </w:t>
      </w:r>
      <w:commentRangeEnd w:id="18"/>
      <w:r w:rsidR="00CF6CB9">
        <w:rPr>
          <w:rStyle w:val="CommentReference"/>
          <w:rFonts w:ascii="Times New Roman" w:eastAsia="Times New Roman" w:hAnsi="Times New Roman" w:cs="Times New Roman"/>
          <w:lang w:val="en-GB" w:eastAsia="en-GB" w:bidi="ar-SA"/>
        </w:rPr>
        <w:commentReference w:id="18"/>
      </w:r>
      <w:r w:rsidR="00BC79E5" w:rsidRPr="00064789">
        <w:t xml:space="preserve">It was assumed that </w:t>
      </w:r>
      <w:r w:rsidR="001138A7" w:rsidRPr="00064789">
        <w:t>i</w:t>
      </w:r>
      <w:r w:rsidR="00F91783" w:rsidRPr="00064789">
        <w:t xml:space="preserve">f a patient experiences a stroke and </w:t>
      </w:r>
      <w:r w:rsidR="00266451" w:rsidRPr="00064789">
        <w:t xml:space="preserve">is </w:t>
      </w:r>
      <w:r w:rsidR="00F91783" w:rsidRPr="00064789">
        <w:t>not already taking an OAC, they are prescribed OACs</w:t>
      </w:r>
      <w:r w:rsidR="00C23AC0" w:rsidRPr="00064789">
        <w:t>, provided they have not experienced a previous bleeding episode</w:t>
      </w:r>
      <w:r w:rsidR="00604F56" w:rsidRPr="00064789">
        <w:t>.</w:t>
      </w:r>
      <w:r w:rsidR="00F91783" w:rsidRPr="00064789">
        <w:t xml:space="preserve"> If a patient suffers a severe intracranial </w:t>
      </w:r>
      <w:proofErr w:type="spellStart"/>
      <w:r w:rsidR="00F91783" w:rsidRPr="00064789">
        <w:t>haemorrhage</w:t>
      </w:r>
      <w:proofErr w:type="spellEnd"/>
      <w:r w:rsidR="00F91783" w:rsidRPr="00064789">
        <w:t xml:space="preserve"> (</w:t>
      </w:r>
      <w:r w:rsidR="00A80926">
        <w:t>GOS</w:t>
      </w:r>
      <w:r w:rsidR="00604F56" w:rsidRPr="00064789">
        <w:t xml:space="preserve"> category 2) as</w:t>
      </w:r>
      <w:r w:rsidR="00F91783" w:rsidRPr="00064789">
        <w:t xml:space="preserve"> a result of taking OACs, their life expectancy was reduced to a maximum of 3.</w:t>
      </w:r>
      <w:r w:rsidR="009C7509" w:rsidRPr="00064789">
        <w:t>6</w:t>
      </w:r>
      <w:r w:rsidR="00F91783" w:rsidRPr="00064789">
        <w:t xml:space="preserve"> years</w:t>
      </w:r>
      <w:r w:rsidR="00C23AC0" w:rsidRPr="00064789">
        <w:t xml:space="preserve"> with no QALY gain</w:t>
      </w:r>
      <w:r w:rsidR="00F91783" w:rsidRPr="00064789">
        <w:t xml:space="preserve">. </w:t>
      </w:r>
      <w:r w:rsidR="002F05E5" w:rsidRPr="00064789">
        <w:fldChar w:fldCharType="begin" w:fldLock="1"/>
      </w:r>
      <w:r w:rsidR="0009181B">
        <w:instrText>ADDIN CSL_CITATION { "citationItems" : [ { "id" : "ITEM-1", "itemData" : { "author" : [ { "dropping-particle" : "", "family" : "PVS", "given" : "The Multi-Society Task Force on", "non-dropping-particle" : "", "parse-names" : false, "suffix" : "" } ], "container-title" : "The New England Journal of Medicine", "id" : "ITEM-1", "issue" : "22", "issued" : { "date-parts" : [ [ "1994" ] ] }, "title" : "Medical aspects of the persistent vegetative state: second of two parts", "type" : "article-journal", "volume" : "330" }, "uris" : [ "http://www.mendeley.com/documents/?uuid=87ec4fe2-f15d-459a-900e-5d76c720d16a" ] } ], "mendeley" : { "previouslyFormattedCitation" : "[13]" }, "properties" : { "noteIndex" : 0 }, "schema" : "https://github.com/citation-style-language/schema/raw/master/csl-citation.json" }</w:instrText>
      </w:r>
      <w:r w:rsidR="002F05E5" w:rsidRPr="00064789">
        <w:fldChar w:fldCharType="separate"/>
      </w:r>
      <w:r w:rsidR="0009181B" w:rsidRPr="0009181B">
        <w:rPr>
          <w:noProof/>
        </w:rPr>
        <w:t>[13]</w:t>
      </w:r>
      <w:r w:rsidR="002F05E5" w:rsidRPr="00064789">
        <w:fldChar w:fldCharType="end"/>
      </w:r>
      <w:ins w:id="21" w:author="Jon Minton" w:date="2013-09-03T20:25:00Z">
        <w:r w:rsidR="00516779">
          <w:t xml:space="preserve"> </w:t>
        </w:r>
        <w:commentRangeStart w:id="22"/>
        <w:r w:rsidR="00516779">
          <w:t xml:space="preserve">Other degrees of disablement following an ICH (GOS 3, GOS 4 and GOS 5) could also occur, which were assumed to affect quality of life but not longevity. Further details are provided in </w:t>
        </w:r>
      </w:ins>
      <w:ins w:id="23" w:author="Jon Minton" w:date="2013-09-05T20:59:00Z">
        <w:r w:rsidR="00CF6CB9">
          <w:t>appendix A</w:t>
        </w:r>
      </w:ins>
      <w:ins w:id="24" w:author="Jon Minton" w:date="2013-09-03T20:25:00Z">
        <w:r w:rsidR="00516779">
          <w:t xml:space="preserve">. </w:t>
        </w:r>
      </w:ins>
      <w:del w:id="25" w:author="Jon Minton" w:date="2013-09-03T20:25:00Z">
        <w:r w:rsidR="009C7509" w:rsidRPr="00064789" w:rsidDel="00516779">
          <w:delText xml:space="preserve"> </w:delText>
        </w:r>
      </w:del>
      <w:commentRangeEnd w:id="22"/>
      <w:r w:rsidR="00CF6CB9">
        <w:rPr>
          <w:rStyle w:val="CommentReference"/>
          <w:rFonts w:ascii="Times New Roman" w:eastAsia="Times New Roman" w:hAnsi="Times New Roman" w:cs="Times New Roman"/>
          <w:lang w:val="en-GB" w:eastAsia="en-GB" w:bidi="ar-SA"/>
        </w:rPr>
        <w:commentReference w:id="22"/>
      </w:r>
      <w:r w:rsidR="00604F56" w:rsidRPr="00064789">
        <w:t>Additionally, t</w:t>
      </w:r>
      <w:r w:rsidR="00F91783" w:rsidRPr="00064789">
        <w:t xml:space="preserve">he risk of a major bleeding event when taking </w:t>
      </w:r>
      <w:proofErr w:type="spellStart"/>
      <w:r w:rsidR="00C23AC0" w:rsidRPr="00064789">
        <w:t>dabigatran</w:t>
      </w:r>
      <w:proofErr w:type="spellEnd"/>
      <w:r w:rsidR="00C23AC0" w:rsidRPr="00064789">
        <w:t xml:space="preserve"> </w:t>
      </w:r>
      <w:r w:rsidR="00F91783" w:rsidRPr="00064789">
        <w:t>(150mg twice daily) was also assumed to change a</w:t>
      </w:r>
      <w:r w:rsidR="00C42A71" w:rsidRPr="00064789">
        <w:t xml:space="preserve">t the age of 75, as indicated by recent evidence comparing </w:t>
      </w:r>
      <w:proofErr w:type="spellStart"/>
      <w:r w:rsidR="00C42A71" w:rsidRPr="00064789">
        <w:t>dabigatran</w:t>
      </w:r>
      <w:proofErr w:type="spellEnd"/>
      <w:r w:rsidR="00C42A71" w:rsidRPr="00064789">
        <w:t xml:space="preserve"> with warfarin. </w:t>
      </w:r>
      <w:r w:rsidR="002F05E5" w:rsidRPr="00064789">
        <w:fldChar w:fldCharType="begin" w:fldLock="1"/>
      </w:r>
      <w:r w:rsidR="0009181B">
        <w:instrText>ADDIN CSL_CITATION { "citationItems" : [ { "id" : "ITEM-1", "itemData" : { "DOI" : "CIRCULATIONAHA.110.004747 [pii]\n10.1161/CIRCULATIONAHA.110.004747", "ISBN" : "1524-4539 (Electronic)\n0009-7322 (Linking)", "PMID" : "21576658", "abstract" : "BACKGROUND: Dabigatran 150 and 110 mg twice a day and warfarin are effective for stroke prevention in atrial fibrillation. The purpose of this study was to compare their risks of bleeding in the Randomized Evaluation of Long-Term Anticoagulant Therapy (RE-LY) trial. METHODS AND RESULTS: The RE-LY trial randomized 18 113 patients to receive dabigatran 110 or 150 mg twice a day or warfarin dose adjusted to an international normalized ratio of 2.0 to 3.0 for a median follow-up of 2.0 years. Compared with warfarin, dabigatran 110 mg twice a day was associated with a lower risk of major bleeding (2.87% versus 3.57%; P=0.002), whereas dabigatran 150 mg twice a day was associated with a similar risk of major bleeding (3.31% versus 3.57%; P=0.32). There was a significant treatment-by-age interaction, such that dabigatran 110 mg twice a day compared with warfarin was associated with a lower risk of major bleeding in patients aged &lt;75 years (1.89% versus 3.04%; P&lt;0.001) and a similar risk in those aged &gt;/=75 years (4.43% versus 4.37%; P=0.89; P for interaction &lt;0.001), whereas dabigatran 150 mg twice a day compared with warfarin was associated with a lower risk of major bleeding in those aged &lt;75 years (2.12% versus 3.04%; P&lt;0.001) and a trend toward higher risk of major bleeding in those aged &gt;/=75 years (5.10% versus 4.37%; P=0.07; P for interaction &lt;0.001). The interaction with age was evident for extracranial bleeding, but not for intracranial bleeding, with the risk of the latter being consistently reduced with dabigatran compared with warfarin irrespective of age. CONCLUSIONS: In patients with atrial fibrillation at risk for stroke, both doses of dabigatran compared with warfarin have lower risks of both intracranial and extracranial bleeding in patients aged &lt;75 years. In those aged &gt;/=75 years, intracranial bleeding risk is lower but extracranial bleeding risk is similar or higher with both doses of dabigatran compared with warfarin. CLINICAL TRIAL REGISTRATION: http://www.clinicaltrials.gov. Unique identifier: NCT00262600.", "author" : [ { "dropping-particle" : "", "family" : "Eikelboom", "given" : "J W", "non-dropping-particle" : "", "parse-names" : false, "suffix" : "" }, { "dropping-particle" : "", "family" : "Wallentin", "given" : "L", "non-dropping-particle" : "", "parse-names" : false, "suffix" : "" }, { "dropping-particle" : "", "family" : "Connolly", "given" : "S J", "non-dropping-particle" : "", "parse-names" : false, "suffix" : "" }, { "dropping-particle" : "", "family" : "Ezekowitz", "given" : "M", "non-dropping-particle" : "", "parse-names" : false, "suffix" : "" }, { "dropping-particle" : "", "family" : "Healey", "given" : "J S", "non-dropping-particle" : "", "parse-names" : false, "suffix" : "" }, { "dropping-particle" : "", "family" : "Oldgren", "given" : "J", "non-dropping-particle" : "", "parse-names" : false, "suffix" : "" }, { "dropping-particle" : "", "family" : "Yang", "given" : "S", "non-dropping-particle" : "", "parse-names" : false, "suffix" : "" }, { "dropping-particle" : "", "family" : "Alings", "given" : "M", "non-dropping-particle" : "", "parse-names" : false, "suffix" : "" }, { "dropping-particle" : "", "family" : "Kaatz", "given" : "S", "non-dropping-particle" : "", "parse-names" : false, "suffix" : "" }, { "dropping-particle" : "", "family" : "Hohnloser", "given" : "S H", "non-dropping-particle" : "", "parse-names" : false, "suffix" : "" }, { "dropping-particle" : "", "family" : "Diener", "given" : "H C", "non-dropping-particle" : "", "parse-names" : false, "suffix" : "" }, { "dropping-particle" : "", "family" : "Franzosi", "given" : "M G", "non-dropping-particle" : "", "parse-names" : false, "suffix" : "" }, { "dropping-particle" : "", "family" : "Huber", "given" : "K", "non-dropping-particle" : "", "parse-names" : false, "suffix" : "" }, { "dropping-particle" : "", "family" : "Reilly", "given" : "P", "non-dropping-particle" : "", "parse-names" : false, "suffix" : "" }, { "dropping-particle" : "", "family" : "Varrone", "given" : "J", "non-dropping-particle" : "", "parse-names" : false, "suffix" : "" }, { "dropping-particle" : "", "family" : "Yusuf", "given" : "S", "non-dropping-particle" : "", "parse-names" : false, "suffix" : "" } ], "container-title" : "Circulation", "edition" : "2011/05/18", "id" : "ITEM-1", "issue" : "21", "issued" : { "date-parts" : [ [ "2011" ] ] }, "note" : "Eikelboom, John W\nWallentin, Lars\nConnolly, Stuart J\nEzekowitz, Mike\nHealey, Jeff S\nOldgren, Jonas\nYang, Sean\nAlings, Marco\nKaatz, Scott\nHohnloser, Stefan H\nDiener, Hans-Christoph\nFranzosi, Maria Grazia\nHuber, Kurt\nReilly, Paul\nVarrone, Jeanne\nYusuf, Salim\nComparative Study\nRandomized Controlled Trial\nResearch Support, Non-U.S. Gov't\nUnited States\nCirculation\nCirculation. 2011 May 31;123(21):2363-72. Epub 2011 May 16.", "page" : "2363-2372", "title" : "Risk of bleeding with 2 doses of dabigatran compared with warfarin in older and younger patients with atrial fibrillation: an analysis of the randomized evaluation of long-term anticoagulant therapy (RE-LY) trial", "type" : "article-journal", "volume" : "123" }, "uris" : [ "http://www.mendeley.com/documents/?uuid=7132dd64-ce8d-4895-9e83-f5e47e8838d6" ] } ], "mendeley" : { "previouslyFormattedCitation" : "[14]" }, "properties" : { "noteIndex" : 0 }, "schema" : "https://github.com/citation-style-language/schema/raw/master/csl-citation.json" }</w:instrText>
      </w:r>
      <w:r w:rsidR="002F05E5" w:rsidRPr="00064789">
        <w:fldChar w:fldCharType="separate"/>
      </w:r>
      <w:r w:rsidR="0009181B" w:rsidRPr="0009181B">
        <w:rPr>
          <w:noProof/>
        </w:rPr>
        <w:t>[14]</w:t>
      </w:r>
      <w:r w:rsidR="002F05E5" w:rsidRPr="00064789">
        <w:fldChar w:fldCharType="end"/>
      </w:r>
    </w:p>
    <w:p w:rsidR="00DE62D7" w:rsidRPr="00064789" w:rsidRDefault="00DE62D7" w:rsidP="003378D6">
      <w:pPr>
        <w:pStyle w:val="Heading2"/>
        <w:numPr>
          <w:ilvl w:val="0"/>
          <w:numId w:val="0"/>
        </w:numPr>
      </w:pPr>
      <w:r w:rsidRPr="00064789">
        <w:t>Data sources used in model</w:t>
      </w:r>
    </w:p>
    <w:p w:rsidR="00DE62D7" w:rsidRDefault="00DE62D7" w:rsidP="008D3B31">
      <w:pPr>
        <w:spacing w:line="480" w:lineRule="auto"/>
      </w:pPr>
      <w:r w:rsidRPr="00064789">
        <w:t xml:space="preserve">A full list of the information used to populate the parameters in the model, including event risks, costs and utilities, is presented in </w:t>
      </w:r>
      <w:r w:rsidR="00EF4E89">
        <w:fldChar w:fldCharType="begin"/>
      </w:r>
      <w:r w:rsidR="00EF4E89">
        <w:instrText xml:space="preserve"> REF _Ref349918428 \h </w:instrText>
      </w:r>
      <w:r w:rsidR="00EF4E89">
        <w:fldChar w:fldCharType="separate"/>
      </w:r>
      <w:r w:rsidR="007A2563">
        <w:t xml:space="preserve">Table </w:t>
      </w:r>
      <w:r w:rsidR="007A2563">
        <w:rPr>
          <w:noProof/>
        </w:rPr>
        <w:t>5</w:t>
      </w:r>
      <w:r w:rsidR="00EF4E89">
        <w:fldChar w:fldCharType="end"/>
      </w:r>
      <w:r w:rsidR="0053415A">
        <w:t xml:space="preserve"> in the appendix</w:t>
      </w:r>
      <w:r w:rsidRPr="00064789">
        <w:t>.</w:t>
      </w:r>
    </w:p>
    <w:p w:rsidR="0091160C" w:rsidRPr="00064789" w:rsidRDefault="0091160C" w:rsidP="003378D6">
      <w:pPr>
        <w:pStyle w:val="Heading2"/>
        <w:numPr>
          <w:ilvl w:val="0"/>
          <w:numId w:val="0"/>
        </w:numPr>
      </w:pPr>
      <w:r w:rsidRPr="00064789">
        <w:t>Estimating cost effectiv</w:t>
      </w:r>
      <w:r w:rsidR="007955A1" w:rsidRPr="00064789">
        <w:t>e</w:t>
      </w:r>
      <w:r w:rsidRPr="00064789">
        <w:t>ness</w:t>
      </w:r>
    </w:p>
    <w:p w:rsidR="00454436" w:rsidRPr="00064789" w:rsidRDefault="0053415A" w:rsidP="008D3B31">
      <w:pPr>
        <w:spacing w:line="480" w:lineRule="auto"/>
      </w:pPr>
      <w:bookmarkStart w:id="26" w:name="_Toc316637315"/>
      <w:r>
        <w:t>The adoption decision, defined as</w:t>
      </w:r>
      <w:r w:rsidR="00777CF9" w:rsidRPr="00064789">
        <w:t xml:space="preserve"> the strategy that is deemed most cost effective, is calculated from the mean values of the costs and the QALYs of each strategy. S</w:t>
      </w:r>
      <w:r w:rsidR="00741A7A" w:rsidRPr="00064789">
        <w:t xml:space="preserve">catterplots of estimates produced by the </w:t>
      </w:r>
      <w:r>
        <w:t>probabilistic sensitivity analysis (</w:t>
      </w:r>
      <w:r w:rsidR="00741A7A" w:rsidRPr="00064789">
        <w:t>PSA</w:t>
      </w:r>
      <w:r>
        <w:t>)</w:t>
      </w:r>
      <w:r w:rsidR="00741A7A" w:rsidRPr="00064789">
        <w:t xml:space="preserve"> provide an </w:t>
      </w:r>
      <w:r w:rsidR="00777CF9" w:rsidRPr="00064789">
        <w:t>indication of uncertainty surrounding the adoption decision</w:t>
      </w:r>
      <w:r w:rsidR="00741A7A" w:rsidRPr="00064789">
        <w:t xml:space="preserve">.  </w:t>
      </w:r>
      <w:r w:rsidR="00777CF9" w:rsidRPr="00064789">
        <w:t xml:space="preserve">A point in the north-west quadrant indicates that the </w:t>
      </w:r>
      <w:r w:rsidR="00741A7A" w:rsidRPr="00064789">
        <w:t xml:space="preserve">TTE </w:t>
      </w:r>
      <w:r w:rsidR="00777CF9" w:rsidRPr="00064789">
        <w:t xml:space="preserve">Strategy </w:t>
      </w:r>
      <w:r w:rsidR="00741A7A" w:rsidRPr="00064789">
        <w:t xml:space="preserve">is both more costly and less effective than the </w:t>
      </w:r>
      <w:r w:rsidR="00777CF9" w:rsidRPr="00064789">
        <w:t>N</w:t>
      </w:r>
      <w:r w:rsidR="00741A7A" w:rsidRPr="00064789">
        <w:t xml:space="preserve">o TTE </w:t>
      </w:r>
      <w:r w:rsidR="00777CF9" w:rsidRPr="00064789">
        <w:t>Strategy</w:t>
      </w:r>
      <w:r w:rsidR="00741A7A" w:rsidRPr="00064789">
        <w:t xml:space="preserve">, and </w:t>
      </w:r>
      <w:r w:rsidR="00E92AF8" w:rsidRPr="00064789">
        <w:t xml:space="preserve">so </w:t>
      </w:r>
      <w:r w:rsidR="00741A7A" w:rsidRPr="00064789">
        <w:t xml:space="preserve">ruled out by dominance. </w:t>
      </w:r>
      <w:r w:rsidR="00777CF9" w:rsidRPr="00064789">
        <w:t xml:space="preserve">A point </w:t>
      </w:r>
      <w:r w:rsidR="00741A7A" w:rsidRPr="00064789">
        <w:t>in the no</w:t>
      </w:r>
      <w:r w:rsidR="00777CF9" w:rsidRPr="00064789">
        <w:t>rth-</w:t>
      </w:r>
      <w:r w:rsidR="00741A7A" w:rsidRPr="00064789">
        <w:t xml:space="preserve">east quadrant indicates </w:t>
      </w:r>
      <w:r w:rsidR="00777CF9" w:rsidRPr="00064789">
        <w:t>that the TTE Strategy is both more expensive and more clinically effective than the No TTE Strategy</w:t>
      </w:r>
      <w:r w:rsidR="00064789" w:rsidRPr="00064789">
        <w:t xml:space="preserve">, and consideration is given to whether the ICER, the ratio of </w:t>
      </w:r>
      <w:r w:rsidR="00064789" w:rsidRPr="00064789">
        <w:lastRenderedPageBreak/>
        <w:t xml:space="preserve">additional cost to additional benefit, is below a </w:t>
      </w:r>
      <w:commentRangeStart w:id="27"/>
      <w:del w:id="28" w:author="Jon Minton" w:date="2013-09-05T21:04:00Z">
        <w:r w:rsidR="00064789" w:rsidRPr="00064789" w:rsidDel="00CF6CB9">
          <w:delText xml:space="preserve">maximum acceptable incremental cost effectiveness ratio (MAICER). </w:delText>
        </w:r>
      </w:del>
      <w:ins w:id="29" w:author="Jon Minton" w:date="2013-09-05T21:05:00Z">
        <w:r w:rsidR="00CF6CB9">
          <w:t>w</w:t>
        </w:r>
      </w:ins>
      <w:ins w:id="30" w:author="Jon Minton" w:date="2013-09-05T21:04:00Z">
        <w:r w:rsidR="00CF6CB9">
          <w:t>illingness-to-pay (WTP) threshold</w:t>
        </w:r>
      </w:ins>
      <w:commentRangeEnd w:id="27"/>
      <w:ins w:id="31" w:author="Jon Minton" w:date="2013-09-05T21:05:00Z">
        <w:r w:rsidR="00CF6CB9">
          <w:rPr>
            <w:rStyle w:val="CommentReference"/>
            <w:rFonts w:ascii="Times New Roman" w:eastAsia="Times New Roman" w:hAnsi="Times New Roman" w:cs="Times New Roman"/>
            <w:lang w:val="en-GB" w:eastAsia="en-GB" w:bidi="ar-SA"/>
          </w:rPr>
          <w:commentReference w:id="27"/>
        </w:r>
      </w:ins>
      <w:ins w:id="32" w:author="Jon Minton" w:date="2013-09-05T21:04:00Z">
        <w:r w:rsidR="00CF6CB9">
          <w:t xml:space="preserve">. </w:t>
        </w:r>
      </w:ins>
      <w:r w:rsidR="00777CF9" w:rsidRPr="00064789">
        <w:t xml:space="preserve">Scatterplots where </w:t>
      </w:r>
      <w:r w:rsidR="00E92AF8" w:rsidRPr="00064789">
        <w:t xml:space="preserve">the scatter covers more than one quadrant indicate some level of decision uncertainty, as different quadrants suggest different decisions. </w:t>
      </w:r>
      <w:r w:rsidR="00E92AF8" w:rsidRPr="00064789">
        <w:fldChar w:fldCharType="begin" w:fldLock="1"/>
      </w:r>
      <w:r w:rsidR="0009181B">
        <w:instrText>ADDIN CSL_CITATION { "citationItems" : [ { "id" : "ITEM-1", "itemData" : { "author" : [ { "dropping-particle" : "", "family" : "Drummond", "given" : "M F", "non-dropping-particle" : "", "parse-names" : false, "suffix" : "" }, { "dropping-particle" : "", "family" : "Schulpher", "given" : "M J", "non-dropping-particle" : "", "parse-names" : false, "suffix" : "" }, { "dropping-particle" : "", "family" : "Torrance", "given" : "G W", "non-dropping-particle" : "", "parse-names" : false, "suffix" : "" }, { "dropping-particle" : "", "family" : "O'Brien", "given" : "B J", "non-dropping-particle" : "", "parse-names" : false, "suffix" : "" }, { "dropping-particle" : "", "family" : "Stoddart", "given" : "G L", "non-dropping-particle" : "", "parse-names" : false, "suffix" : "" } ], "edition" : "Third Edit", "id" : "ITEM-1", "issued" : { "date-parts" : [ [ "2005" ] ] }, "publisher" : "OUP", "publisher-place" : "Oxford", "title" : "Methods for the Economic Evaluation of Health Care Programmes", "type" : "book" }, "uris" : [ "http://www.mendeley.com/documents/?uuid=aac90d01-4339-4a9e-bc13-456899d406d3" ] } ], "mendeley" : { "previouslyFormattedCitation" : "[15]" }, "properties" : { "noteIndex" : 0 }, "schema" : "https://github.com/citation-style-language/schema/raw/master/csl-citation.json" }</w:instrText>
      </w:r>
      <w:r w:rsidR="00E92AF8" w:rsidRPr="00064789">
        <w:fldChar w:fldCharType="separate"/>
      </w:r>
      <w:r w:rsidR="0009181B" w:rsidRPr="0009181B">
        <w:rPr>
          <w:noProof/>
        </w:rPr>
        <w:t>[15]</w:t>
      </w:r>
      <w:r w:rsidR="00E92AF8" w:rsidRPr="00064789">
        <w:fldChar w:fldCharType="end"/>
      </w:r>
    </w:p>
    <w:p w:rsidR="00270FD8" w:rsidRPr="00064789" w:rsidRDefault="00AB2D8E" w:rsidP="003378D6">
      <w:pPr>
        <w:pStyle w:val="Heading2"/>
        <w:numPr>
          <w:ilvl w:val="0"/>
          <w:numId w:val="0"/>
        </w:numPr>
      </w:pPr>
      <w:r w:rsidRPr="00064789">
        <w:t>Deterministic</w:t>
      </w:r>
      <w:r w:rsidR="00270FD8" w:rsidRPr="00064789">
        <w:t xml:space="preserve"> sensitivity analyses</w:t>
      </w:r>
    </w:p>
    <w:p w:rsidR="00454436" w:rsidRPr="00064789" w:rsidRDefault="00CF6CB9" w:rsidP="008D3B31">
      <w:pPr>
        <w:spacing w:line="480" w:lineRule="auto"/>
      </w:pPr>
      <w:commentRangeStart w:id="33"/>
      <w:ins w:id="34" w:author="Jon Minton" w:date="2013-09-05T21:00:00Z">
        <w:r>
          <w:t xml:space="preserve">The </w:t>
        </w:r>
        <w:proofErr w:type="spellStart"/>
        <w:r>
          <w:t>cohoice</w:t>
        </w:r>
        <w:proofErr w:type="spellEnd"/>
        <w:r>
          <w:t xml:space="preserve"> of OAC represents one type of deterministic sensitivity analysis (DSA). Two additional types of DSA were also performed. Firstly, </w:t>
        </w:r>
      </w:ins>
      <w:ins w:id="35" w:author="Jon Minton" w:date="2013-09-05T21:01:00Z">
        <w:r>
          <w:t>sensitivity</w:t>
        </w:r>
      </w:ins>
      <w:del w:id="36" w:author="Jon Minton" w:date="2013-09-05T21:01:00Z">
        <w:r w:rsidR="00DF7E46" w:rsidRPr="00064789" w:rsidDel="00CF6CB9">
          <w:delText>S</w:delText>
        </w:r>
        <w:r w:rsidR="00454436" w:rsidRPr="00064789" w:rsidDel="00CF6CB9">
          <w:delText xml:space="preserve">ensitivity </w:delText>
        </w:r>
      </w:del>
      <w:ins w:id="37" w:author="Jon Minton" w:date="2013-09-05T21:01:00Z">
        <w:r>
          <w:t xml:space="preserve"> </w:t>
        </w:r>
      </w:ins>
      <w:r w:rsidR="00454436" w:rsidRPr="00064789">
        <w:t xml:space="preserve">analyses were </w:t>
      </w:r>
      <w:del w:id="38" w:author="Jon Minton" w:date="2013-09-05T21:01:00Z">
        <w:r w:rsidR="00DF7E46" w:rsidRPr="00064789" w:rsidDel="00CF6CB9">
          <w:delText xml:space="preserve">also </w:delText>
        </w:r>
      </w:del>
      <w:r w:rsidR="00454436" w:rsidRPr="00064789">
        <w:t>undertaken on the joint uncertainty in the sensitivity and specificity of TTE in detecting ABN.</w:t>
      </w:r>
      <w:r w:rsidR="001138A7" w:rsidRPr="00064789">
        <w:t xml:space="preserve"> </w:t>
      </w:r>
      <w:ins w:id="39" w:author="Jon Minton" w:date="2013-09-05T21:02:00Z">
        <w:r>
          <w:t xml:space="preserve">Secondly, the effect of assuming different levels of TPHR was explored. </w:t>
        </w:r>
      </w:ins>
      <w:r w:rsidR="001138A7" w:rsidRPr="00064789">
        <w:t xml:space="preserve">The results for the joint uncertainty </w:t>
      </w:r>
      <w:ins w:id="40" w:author="Jon Minton" w:date="2013-09-05T21:03:00Z">
        <w:r>
          <w:t xml:space="preserve">in sensitivity and specificity </w:t>
        </w:r>
      </w:ins>
      <w:r w:rsidR="001138A7" w:rsidRPr="00064789">
        <w:t>for</w:t>
      </w:r>
      <w:r w:rsidR="00345E19" w:rsidRPr="00064789">
        <w:t xml:space="preserve"> three</w:t>
      </w:r>
      <w:r w:rsidR="001138A7" w:rsidRPr="00064789">
        <w:t xml:space="preserve"> scenarios are presented in the main article</w:t>
      </w:r>
      <w:ins w:id="41" w:author="Jon Minton" w:date="2013-09-05T21:03:00Z">
        <w:r>
          <w:t xml:space="preserve">, and the rest are </w:t>
        </w:r>
        <w:proofErr w:type="spellStart"/>
        <w:r>
          <w:t>exploredin</w:t>
        </w:r>
        <w:proofErr w:type="spellEnd"/>
        <w:r>
          <w:t xml:space="preserve"> appendix B</w:t>
        </w:r>
      </w:ins>
      <w:r w:rsidR="001138A7" w:rsidRPr="00064789">
        <w:t>.</w:t>
      </w:r>
      <w:del w:id="42" w:author="Jon Minton" w:date="2013-09-05T21:03:00Z">
        <w:r w:rsidR="001138A7" w:rsidRPr="00064789" w:rsidDel="00CF6CB9">
          <w:delText xml:space="preserve"> The remainder of these analyses</w:delText>
        </w:r>
        <w:r w:rsidR="001B457D" w:rsidRPr="00064789" w:rsidDel="00CF6CB9">
          <w:delText xml:space="preserve"> are presented in the</w:delText>
        </w:r>
        <w:r w:rsidR="001138A7" w:rsidRPr="00064789" w:rsidDel="00CF6CB9">
          <w:delText xml:space="preserve"> </w:delText>
        </w:r>
        <w:r w:rsidR="001B457D" w:rsidRPr="00064789" w:rsidDel="00CF6CB9">
          <w:delText xml:space="preserve">online </w:delText>
        </w:r>
        <w:r w:rsidR="001138A7" w:rsidRPr="00064789" w:rsidDel="00CF6CB9">
          <w:delText>appendix</w:delText>
        </w:r>
      </w:del>
      <w:r w:rsidR="001138A7" w:rsidRPr="00064789">
        <w:t>.</w:t>
      </w:r>
      <w:ins w:id="43" w:author="Jon Minton" w:date="2013-09-05T21:03:00Z">
        <w:r>
          <w:t xml:space="preserve"> The </w:t>
        </w:r>
      </w:ins>
      <w:ins w:id="44" w:author="Jon Minton" w:date="2013-09-05T21:04:00Z">
        <w:r>
          <w:t xml:space="preserve">sensitivity of the results to TPHR is shown in appendix </w:t>
        </w:r>
      </w:ins>
      <w:ins w:id="45" w:author="Jon Minton" w:date="2013-09-05T21:05:00Z">
        <w:r>
          <w:t>H.</w:t>
        </w:r>
      </w:ins>
      <w:commentRangeEnd w:id="33"/>
      <w:ins w:id="46" w:author="Jon Minton" w:date="2013-09-05T21:06:00Z">
        <w:r>
          <w:rPr>
            <w:rStyle w:val="CommentReference"/>
            <w:rFonts w:ascii="Times New Roman" w:eastAsia="Times New Roman" w:hAnsi="Times New Roman" w:cs="Times New Roman"/>
            <w:lang w:val="en-GB" w:eastAsia="en-GB" w:bidi="ar-SA"/>
          </w:rPr>
          <w:commentReference w:id="33"/>
        </w:r>
      </w:ins>
    </w:p>
    <w:p w:rsidR="0005390C" w:rsidRPr="00064789" w:rsidRDefault="00DF4463" w:rsidP="003378D6">
      <w:pPr>
        <w:pStyle w:val="Heading1"/>
        <w:numPr>
          <w:ilvl w:val="0"/>
          <w:numId w:val="0"/>
        </w:numPr>
      </w:pPr>
      <w:bookmarkStart w:id="47" w:name="OLE_LINK1"/>
      <w:bookmarkStart w:id="48" w:name="OLE_LINK2"/>
      <w:bookmarkEnd w:id="26"/>
      <w:r w:rsidRPr="00064789">
        <w:t>Results</w:t>
      </w:r>
    </w:p>
    <w:p w:rsidR="00056C3D" w:rsidRPr="0031099C" w:rsidRDefault="00F309FB" w:rsidP="00F309FB">
      <w:pPr>
        <w:spacing w:line="480" w:lineRule="auto"/>
      </w:pPr>
      <w:r>
        <w:fldChar w:fldCharType="begin"/>
      </w:r>
      <w:r>
        <w:instrText xml:space="preserve"> REF _Ref349291846 \h </w:instrText>
      </w:r>
      <w:r>
        <w:fldChar w:fldCharType="separate"/>
      </w:r>
      <w:r w:rsidR="007A2563" w:rsidRPr="00F309FB">
        <w:t xml:space="preserve">Table </w:t>
      </w:r>
      <w:r w:rsidR="007A2563">
        <w:rPr>
          <w:noProof/>
        </w:rPr>
        <w:t>2</w:t>
      </w:r>
      <w:r>
        <w:fldChar w:fldCharType="end"/>
      </w:r>
      <w:r>
        <w:t xml:space="preserve"> </w:t>
      </w:r>
      <w:r w:rsidR="0083066E" w:rsidRPr="00064789">
        <w:t xml:space="preserve">presents some summary statistics of simulated patient outcomes </w:t>
      </w:r>
      <w:r w:rsidR="00FE3BA1" w:rsidRPr="00064789">
        <w:t>for the TTE Strategy and the No TTE Strategy, where the patient population is of 65 year old females with an initial CHADS</w:t>
      </w:r>
      <w:r w:rsidR="00FE3BA1" w:rsidRPr="00064789">
        <w:rPr>
          <w:vertAlign w:val="subscript"/>
        </w:rPr>
        <w:t>2</w:t>
      </w:r>
      <w:r w:rsidR="00FE3BA1" w:rsidRPr="00064789">
        <w:t xml:space="preserve"> score of 0, and the OAC is </w:t>
      </w:r>
      <w:r w:rsidR="00A80926">
        <w:t>assumed to be</w:t>
      </w:r>
      <w:r w:rsidR="00FE3BA1" w:rsidRPr="00064789">
        <w:t xml:space="preserve"> warfarin, </w:t>
      </w:r>
      <w:proofErr w:type="spellStart"/>
      <w:r w:rsidR="00FE3BA1" w:rsidRPr="00064789">
        <w:t>rivaroxaban</w:t>
      </w:r>
      <w:proofErr w:type="spellEnd"/>
      <w:r w:rsidR="00FE3BA1" w:rsidRPr="00064789">
        <w:t xml:space="preserve">, or </w:t>
      </w:r>
      <w:proofErr w:type="spellStart"/>
      <w:r w:rsidR="00FE3BA1" w:rsidRPr="00064789">
        <w:t>dabigatran</w:t>
      </w:r>
      <w:proofErr w:type="spellEnd"/>
      <w:r w:rsidR="00523D67" w:rsidRPr="00064789">
        <w:t>.</w:t>
      </w:r>
      <w:r w:rsidR="0083066E" w:rsidRPr="00064789">
        <w:t xml:space="preserve"> </w:t>
      </w:r>
      <w:r w:rsidR="006E14F1" w:rsidRPr="00064789">
        <w:fldChar w:fldCharType="begin"/>
      </w:r>
      <w:r w:rsidR="006E14F1" w:rsidRPr="00064789">
        <w:instrText xml:space="preserve"> REF _Ref345417087 \h </w:instrText>
      </w:r>
      <w:r w:rsidR="00064789">
        <w:instrText xml:space="preserve"> \* MERGEFORMAT </w:instrText>
      </w:r>
      <w:r w:rsidR="006E14F1" w:rsidRPr="00064789">
        <w:fldChar w:fldCharType="separate"/>
      </w:r>
      <w:r w:rsidR="007A2563" w:rsidRPr="0031099C">
        <w:t xml:space="preserve">Figure </w:t>
      </w:r>
      <w:r w:rsidR="007A2563">
        <w:rPr>
          <w:noProof/>
        </w:rPr>
        <w:t>2</w:t>
      </w:r>
      <w:r w:rsidR="006E14F1" w:rsidRPr="00064789">
        <w:fldChar w:fldCharType="end"/>
      </w:r>
      <w:r w:rsidR="006E14F1" w:rsidRPr="00064789">
        <w:t xml:space="preserve"> </w:t>
      </w:r>
      <w:r w:rsidR="0083066E" w:rsidRPr="00064789">
        <w:t xml:space="preserve">show the PSA scatterplots where the </w:t>
      </w:r>
      <w:r w:rsidR="006E14F1" w:rsidRPr="00064789">
        <w:t xml:space="preserve">OAC is </w:t>
      </w:r>
      <w:proofErr w:type="gramStart"/>
      <w:r w:rsidR="0083066E" w:rsidRPr="00064789">
        <w:t>either warfarin</w:t>
      </w:r>
      <w:proofErr w:type="gramEnd"/>
      <w:r w:rsidR="0083066E" w:rsidRPr="00064789">
        <w:t xml:space="preserve"> (a</w:t>
      </w:r>
      <w:r w:rsidR="00FE3BA1" w:rsidRPr="00064789">
        <w:t xml:space="preserve">), </w:t>
      </w:r>
      <w:proofErr w:type="spellStart"/>
      <w:r w:rsidR="00FE3BA1" w:rsidRPr="00064789">
        <w:t>rivaroxaban</w:t>
      </w:r>
      <w:proofErr w:type="spellEnd"/>
      <w:r w:rsidR="00FE3BA1" w:rsidRPr="00064789">
        <w:t xml:space="preserve"> (b), or </w:t>
      </w:r>
      <w:proofErr w:type="spellStart"/>
      <w:r w:rsidR="00FE3BA1" w:rsidRPr="00064789">
        <w:t>dabigatran</w:t>
      </w:r>
      <w:proofErr w:type="spellEnd"/>
      <w:r w:rsidR="00FE3BA1" w:rsidRPr="00064789">
        <w:t xml:space="preserve"> (c</w:t>
      </w:r>
      <w:r w:rsidR="0083066E" w:rsidRPr="00064789">
        <w:t>).</w:t>
      </w:r>
      <w:r w:rsidR="00CB6D0B" w:rsidRPr="00CB6D0B">
        <w:t xml:space="preserve"> </w:t>
      </w:r>
      <w:r w:rsidR="00CB6D0B">
        <w:fldChar w:fldCharType="begin"/>
      </w:r>
      <w:r w:rsidR="00CB6D0B">
        <w:instrText xml:space="preserve"> REF _Ref349291846 \h </w:instrText>
      </w:r>
      <w:r w:rsidR="00CB6D0B">
        <w:fldChar w:fldCharType="separate"/>
      </w:r>
      <w:proofErr w:type="gramStart"/>
      <w:r w:rsidR="007A2563" w:rsidRPr="00F309FB">
        <w:t xml:space="preserve">Table </w:t>
      </w:r>
      <w:r w:rsidR="007A2563">
        <w:rPr>
          <w:noProof/>
        </w:rPr>
        <w:t>2</w:t>
      </w:r>
      <w:r w:rsidR="00CB6D0B">
        <w:fldChar w:fldCharType="end"/>
      </w:r>
      <w:r>
        <w:t xml:space="preserve"> </w:t>
      </w:r>
      <w:r w:rsidR="00CB6D0B">
        <w:t xml:space="preserve">also </w:t>
      </w:r>
      <w:r w:rsidR="0083066E" w:rsidRPr="00064789">
        <w:t xml:space="preserve">shows the </w:t>
      </w:r>
      <w:r w:rsidR="006E14F1" w:rsidRPr="00064789">
        <w:t>mean cost</w:t>
      </w:r>
      <w:r w:rsidR="00FE3BA1" w:rsidRPr="00064789">
        <w:t>s</w:t>
      </w:r>
      <w:r w:rsidR="006E14F1" w:rsidRPr="00064789">
        <w:t xml:space="preserve"> and mean</w:t>
      </w:r>
      <w:proofErr w:type="gramEnd"/>
      <w:r w:rsidR="006E14F1" w:rsidRPr="00064789">
        <w:t xml:space="preserve"> QALY</w:t>
      </w:r>
      <w:r w:rsidR="00FE3BA1" w:rsidRPr="00064789">
        <w:t>s</w:t>
      </w:r>
      <w:r w:rsidR="006E14F1" w:rsidRPr="00064789">
        <w:t xml:space="preserve"> </w:t>
      </w:r>
      <w:r w:rsidR="00FE3BA1" w:rsidRPr="00064789">
        <w:t xml:space="preserve">of the No TTE Strategy and the TTE Strategy, and the ICER comparing these strategies. </w:t>
      </w:r>
      <w:r w:rsidR="006E14F1" w:rsidRPr="00064789">
        <w:t>Results for other patient groups are included in the appendix.</w:t>
      </w:r>
    </w:p>
    <w:p w:rsidR="00A80926" w:rsidRDefault="00B54241" w:rsidP="00F309FB">
      <w:pPr>
        <w:spacing w:line="480" w:lineRule="auto"/>
        <w:jc w:val="center"/>
      </w:pPr>
      <w:r>
        <w:t>[</w:t>
      </w:r>
      <w:r>
        <w:fldChar w:fldCharType="begin"/>
      </w:r>
      <w:r>
        <w:instrText xml:space="preserve"> REF _Ref349291846 \h </w:instrText>
      </w:r>
      <w:r>
        <w:fldChar w:fldCharType="separate"/>
      </w:r>
      <w:r w:rsidR="007A2563" w:rsidRPr="00F309FB">
        <w:t xml:space="preserve">Table </w:t>
      </w:r>
      <w:r w:rsidR="007A2563">
        <w:rPr>
          <w:noProof/>
        </w:rPr>
        <w:t>2</w:t>
      </w:r>
      <w:r>
        <w:fldChar w:fldCharType="end"/>
      </w:r>
      <w:r>
        <w:t xml:space="preserve"> </w:t>
      </w:r>
      <w:r w:rsidR="00F309FB">
        <w:t>about here]</w:t>
      </w:r>
    </w:p>
    <w:p w:rsidR="00B54241" w:rsidRDefault="00B54241" w:rsidP="00F309FB">
      <w:pPr>
        <w:spacing w:line="480" w:lineRule="auto"/>
        <w:jc w:val="center"/>
      </w:pPr>
      <w:r>
        <w:t>[</w:t>
      </w:r>
      <w:r>
        <w:fldChar w:fldCharType="begin"/>
      </w:r>
      <w:r>
        <w:instrText xml:space="preserve"> REF _Ref345417087 \h </w:instrText>
      </w:r>
      <w:r>
        <w:fldChar w:fldCharType="separate"/>
      </w:r>
      <w:r w:rsidR="007A2563" w:rsidRPr="0031099C">
        <w:t xml:space="preserve">Figure </w:t>
      </w:r>
      <w:r w:rsidR="007A2563">
        <w:rPr>
          <w:noProof/>
        </w:rPr>
        <w:t>2</w:t>
      </w:r>
      <w:r>
        <w:fldChar w:fldCharType="end"/>
      </w:r>
      <w:r>
        <w:t xml:space="preserve"> about here</w:t>
      </w:r>
    </w:p>
    <w:p w:rsidR="00273A34" w:rsidRDefault="00B54241" w:rsidP="008D3B31">
      <w:pPr>
        <w:spacing w:line="480" w:lineRule="auto"/>
      </w:pPr>
      <w:r>
        <w:fldChar w:fldCharType="begin"/>
      </w:r>
      <w:r>
        <w:instrText xml:space="preserve"> REF _Ref349291846 \h </w:instrText>
      </w:r>
      <w:r>
        <w:fldChar w:fldCharType="separate"/>
      </w:r>
      <w:r w:rsidR="007A2563" w:rsidRPr="00F309FB">
        <w:t xml:space="preserve">Table </w:t>
      </w:r>
      <w:r w:rsidR="007A2563">
        <w:rPr>
          <w:noProof/>
        </w:rPr>
        <w:t>2</w:t>
      </w:r>
      <w:r>
        <w:fldChar w:fldCharType="end"/>
      </w:r>
      <w:r w:rsidR="00605BB7" w:rsidRPr="00064789">
        <w:t xml:space="preserve"> </w:t>
      </w:r>
      <w:r w:rsidR="006E14F1" w:rsidRPr="00064789">
        <w:t xml:space="preserve">indicates that, irrespective of the OAC, using TTE in this way reduces the proportion of deaths caused by stroke, but increases the proportion of deaths caused by </w:t>
      </w:r>
      <w:r w:rsidR="0053415A">
        <w:t xml:space="preserve">major </w:t>
      </w:r>
      <w:r w:rsidR="006E14F1" w:rsidRPr="00064789">
        <w:t>bleed.</w:t>
      </w:r>
      <w:r w:rsidR="00FE3BA1" w:rsidRPr="00064789">
        <w:t xml:space="preserve"> On average, the scenarios not using TTE are estimated to result in a lower rate of dependent and independent </w:t>
      </w:r>
      <w:r w:rsidR="00FE3BA1" w:rsidRPr="00064789">
        <w:lastRenderedPageBreak/>
        <w:t xml:space="preserve">strokes, and a higher rate of major bleeding events, including intracranial </w:t>
      </w:r>
      <w:proofErr w:type="spellStart"/>
      <w:r w:rsidR="00FE3BA1" w:rsidRPr="00064789">
        <w:t>haemorrhages</w:t>
      </w:r>
      <w:proofErr w:type="spellEnd"/>
      <w:r w:rsidR="00FE3BA1" w:rsidRPr="00064789">
        <w:t xml:space="preserve"> (ICHs). </w:t>
      </w:r>
      <w:r w:rsidR="006E14F1" w:rsidRPr="00064789">
        <w:t>For all OAC scenarios, the number of life</w:t>
      </w:r>
      <w:r w:rsidR="002D44B0" w:rsidRPr="00064789">
        <w:t xml:space="preserve"> </w:t>
      </w:r>
      <w:r w:rsidR="006E14F1" w:rsidRPr="00064789">
        <w:t xml:space="preserve">years is estimated to be slightly greater when </w:t>
      </w:r>
      <w:r w:rsidR="0053415A">
        <w:t xml:space="preserve">a </w:t>
      </w:r>
      <w:r w:rsidR="006E14F1" w:rsidRPr="00064789">
        <w:t xml:space="preserve">strategy incorporating TTE is used compared </w:t>
      </w:r>
      <w:r>
        <w:t>with</w:t>
      </w:r>
      <w:r w:rsidR="006E14F1" w:rsidRPr="00064789">
        <w:t xml:space="preserve"> the strategy without TTE, but these differences are relatively small</w:t>
      </w:r>
      <w:r>
        <w:t xml:space="preserve"> (approximately 0.1 life years)</w:t>
      </w:r>
      <w:r w:rsidR="00FE3BA1" w:rsidRPr="00064789">
        <w:t>.</w:t>
      </w:r>
      <w:r w:rsidR="006E14F1" w:rsidRPr="00064789">
        <w:t xml:space="preserve"> </w:t>
      </w:r>
    </w:p>
    <w:p w:rsidR="00920A0B" w:rsidRPr="00064789" w:rsidRDefault="00B54241" w:rsidP="00900CA4">
      <w:pPr>
        <w:spacing w:line="480" w:lineRule="auto"/>
      </w:pPr>
      <w:r>
        <w:fldChar w:fldCharType="begin"/>
      </w:r>
      <w:r>
        <w:instrText xml:space="preserve"> REF _Ref345417087 \h </w:instrText>
      </w:r>
      <w:r>
        <w:fldChar w:fldCharType="separate"/>
      </w:r>
      <w:r w:rsidR="007A2563" w:rsidRPr="0031099C">
        <w:t xml:space="preserve">Figure </w:t>
      </w:r>
      <w:r w:rsidR="007A2563">
        <w:rPr>
          <w:noProof/>
        </w:rPr>
        <w:t>2</w:t>
      </w:r>
      <w:r>
        <w:fldChar w:fldCharType="end"/>
      </w:r>
      <w:r w:rsidR="0053415A">
        <w:t xml:space="preserve"> </w:t>
      </w:r>
      <w:r w:rsidR="00F309FB">
        <w:t>and</w:t>
      </w:r>
      <w:r w:rsidR="00CB6D0B">
        <w:t xml:space="preserve"> </w:t>
      </w:r>
      <w:r w:rsidR="00CB6D0B">
        <w:fldChar w:fldCharType="begin"/>
      </w:r>
      <w:r w:rsidR="00CB6D0B">
        <w:instrText xml:space="preserve"> REF _Ref349291846 \h </w:instrText>
      </w:r>
      <w:r w:rsidR="00CB6D0B">
        <w:fldChar w:fldCharType="separate"/>
      </w:r>
      <w:r w:rsidR="007A2563" w:rsidRPr="00F309FB">
        <w:t xml:space="preserve">Table </w:t>
      </w:r>
      <w:r w:rsidR="007A2563">
        <w:rPr>
          <w:noProof/>
        </w:rPr>
        <w:t>2</w:t>
      </w:r>
      <w:r w:rsidR="00CB6D0B">
        <w:fldChar w:fldCharType="end"/>
      </w:r>
      <w:r>
        <w:t xml:space="preserve"> </w:t>
      </w:r>
      <w:r w:rsidR="005653D1" w:rsidRPr="00064789">
        <w:t>both suggest that the cost-effectiveness of the TTE strategy compared with the no TTE strategy depends on the OAC which would be prescribed.  Where the OAC is warfarin (</w:t>
      </w:r>
      <w:r>
        <w:fldChar w:fldCharType="begin"/>
      </w:r>
      <w:r>
        <w:instrText xml:space="preserve"> REF _Ref335141468 \h </w:instrText>
      </w:r>
      <w:r>
        <w:fldChar w:fldCharType="separate"/>
      </w:r>
      <w:r w:rsidR="007A2563" w:rsidRPr="0031099C">
        <w:t xml:space="preserve">Table </w:t>
      </w:r>
      <w:r w:rsidR="007A2563">
        <w:rPr>
          <w:noProof/>
        </w:rPr>
        <w:t>3</w:t>
      </w:r>
      <w:r>
        <w:fldChar w:fldCharType="end"/>
      </w:r>
      <w:r w:rsidR="005653D1" w:rsidRPr="00064789">
        <w:t>a), the ICER comparing the tw</w:t>
      </w:r>
      <w:r w:rsidR="00064789" w:rsidRPr="00064789">
        <w:t>o strategies is almost £40 000 per</w:t>
      </w:r>
      <w:r w:rsidR="005653D1" w:rsidRPr="00064789">
        <w:t xml:space="preserve"> QALY; where the OAC </w:t>
      </w:r>
      <w:r w:rsidR="0053415A">
        <w:t xml:space="preserve">is </w:t>
      </w:r>
      <w:proofErr w:type="spellStart"/>
      <w:r w:rsidR="005653D1" w:rsidRPr="00064789">
        <w:t>rivaroxaban</w:t>
      </w:r>
      <w:proofErr w:type="spellEnd"/>
      <w:r w:rsidR="005653D1" w:rsidRPr="00064789">
        <w:t xml:space="preserve"> (</w:t>
      </w:r>
      <w:r w:rsidR="00CB6D0B">
        <w:fldChar w:fldCharType="begin"/>
      </w:r>
      <w:r w:rsidR="00CB6D0B">
        <w:instrText xml:space="preserve"> REF _Ref349291846 \h </w:instrText>
      </w:r>
      <w:r w:rsidR="00CB6D0B">
        <w:fldChar w:fldCharType="separate"/>
      </w:r>
      <w:r w:rsidR="007A2563" w:rsidRPr="00F309FB">
        <w:t xml:space="preserve">Table </w:t>
      </w:r>
      <w:r w:rsidR="007A2563">
        <w:rPr>
          <w:noProof/>
        </w:rPr>
        <w:t>2</w:t>
      </w:r>
      <w:r w:rsidR="00CB6D0B">
        <w:fldChar w:fldCharType="end"/>
      </w:r>
      <w:r w:rsidR="005653D1" w:rsidRPr="00064789">
        <w:t xml:space="preserve">b), the </w:t>
      </w:r>
      <w:r w:rsidR="00064789" w:rsidRPr="00064789">
        <w:t xml:space="preserve">ICER reduces to around £23 000 per </w:t>
      </w:r>
      <w:r w:rsidR="005653D1" w:rsidRPr="00064789">
        <w:t xml:space="preserve">QALY, and where the OAC is </w:t>
      </w:r>
      <w:proofErr w:type="spellStart"/>
      <w:r w:rsidR="005653D1" w:rsidRPr="00064789">
        <w:t>dabigatran</w:t>
      </w:r>
      <w:proofErr w:type="spellEnd"/>
      <w:r w:rsidR="005653D1" w:rsidRPr="00064789">
        <w:t xml:space="preserve"> (</w:t>
      </w:r>
      <w:r w:rsidR="00CB6D0B">
        <w:fldChar w:fldCharType="begin"/>
      </w:r>
      <w:r w:rsidR="00CB6D0B">
        <w:instrText xml:space="preserve"> REF _Ref349291846 \h </w:instrText>
      </w:r>
      <w:r w:rsidR="00CB6D0B">
        <w:fldChar w:fldCharType="separate"/>
      </w:r>
      <w:r w:rsidR="007A2563" w:rsidRPr="00F309FB">
        <w:t xml:space="preserve">Table </w:t>
      </w:r>
      <w:r w:rsidR="007A2563">
        <w:rPr>
          <w:noProof/>
        </w:rPr>
        <w:t>2</w:t>
      </w:r>
      <w:r w:rsidR="00CB6D0B">
        <w:fldChar w:fldCharType="end"/>
      </w:r>
      <w:r w:rsidR="005653D1" w:rsidRPr="00064789">
        <w:t xml:space="preserve">c), the ICER reduces further to around £12 000 </w:t>
      </w:r>
      <w:r w:rsidR="00064789" w:rsidRPr="00064789">
        <w:t>per</w:t>
      </w:r>
      <w:r w:rsidR="005653D1" w:rsidRPr="00064789">
        <w:t xml:space="preserve"> QALY. </w:t>
      </w:r>
    </w:p>
    <w:p w:rsidR="00345E19" w:rsidRPr="00064789" w:rsidRDefault="00345E19" w:rsidP="00345E19">
      <w:pPr>
        <w:pStyle w:val="Heading2"/>
        <w:numPr>
          <w:ilvl w:val="0"/>
          <w:numId w:val="0"/>
        </w:numPr>
        <w:rPr>
          <w:rFonts w:eastAsia="Times New Roman"/>
          <w:lang w:eastAsia="en-GB"/>
        </w:rPr>
      </w:pPr>
      <w:r w:rsidRPr="00064789">
        <w:rPr>
          <w:rFonts w:eastAsia="Times New Roman"/>
          <w:lang w:eastAsia="en-GB"/>
        </w:rPr>
        <w:t>Deterministic sensitivity analyses</w:t>
      </w:r>
    </w:p>
    <w:p w:rsidR="00345E19" w:rsidRPr="00064789" w:rsidRDefault="00B54241" w:rsidP="00345E19">
      <w:pPr>
        <w:spacing w:line="480" w:lineRule="auto"/>
      </w:pPr>
      <w:r>
        <w:fldChar w:fldCharType="begin"/>
      </w:r>
      <w:r>
        <w:instrText xml:space="preserve"> REF _Ref335141468 \h </w:instrText>
      </w:r>
      <w:r>
        <w:fldChar w:fldCharType="separate"/>
      </w:r>
      <w:r w:rsidR="007A2563" w:rsidRPr="0031099C">
        <w:t xml:space="preserve">Table </w:t>
      </w:r>
      <w:r w:rsidR="007A2563">
        <w:rPr>
          <w:noProof/>
        </w:rPr>
        <w:t>3</w:t>
      </w:r>
      <w:r>
        <w:fldChar w:fldCharType="end"/>
      </w:r>
      <w:r>
        <w:t xml:space="preserve"> </w:t>
      </w:r>
      <w:r w:rsidR="00345E19" w:rsidRPr="00064789">
        <w:t xml:space="preserve">shows how the </w:t>
      </w:r>
      <w:r>
        <w:t xml:space="preserve">estimated </w:t>
      </w:r>
      <w:r w:rsidR="00345E19" w:rsidRPr="00064789">
        <w:t>mean ICER depends on</w:t>
      </w:r>
      <w:r w:rsidR="00FE3BA1" w:rsidRPr="00064789">
        <w:t xml:space="preserve"> the</w:t>
      </w:r>
      <w:r w:rsidR="00345E19" w:rsidRPr="00064789">
        <w:t xml:space="preserve"> sensitivity and specificity of the technology, assuming all other values are held at their mean levels, where the OAC is </w:t>
      </w:r>
      <w:proofErr w:type="gramStart"/>
      <w:r w:rsidR="00345E19" w:rsidRPr="00064789">
        <w:t>either a) warfarin</w:t>
      </w:r>
      <w:proofErr w:type="gramEnd"/>
      <w:r w:rsidR="00345E19" w:rsidRPr="00064789">
        <w:t xml:space="preserve">, b) </w:t>
      </w:r>
      <w:proofErr w:type="spellStart"/>
      <w:r w:rsidR="00345E19" w:rsidRPr="00064789">
        <w:t>rivaroxaban</w:t>
      </w:r>
      <w:proofErr w:type="spellEnd"/>
      <w:r w:rsidR="00345E19" w:rsidRPr="00064789">
        <w:t xml:space="preserve">, or c) </w:t>
      </w:r>
      <w:proofErr w:type="spellStart"/>
      <w:r w:rsidR="00345E19" w:rsidRPr="00064789">
        <w:t>dabigatran</w:t>
      </w:r>
      <w:proofErr w:type="spellEnd"/>
      <w:r w:rsidR="00345E19" w:rsidRPr="00064789">
        <w:t>. If TTE had perfect sensitivity and specificity, then the additional cost per QALY is estimated to range from around £1,800/QALY for warfarin (a) to</w:t>
      </w:r>
      <w:r w:rsidR="0053415A">
        <w:t xml:space="preserve"> £1,100/QALY for </w:t>
      </w:r>
      <w:proofErr w:type="spellStart"/>
      <w:r w:rsidR="0053415A">
        <w:t>dabigatran</w:t>
      </w:r>
      <w:proofErr w:type="spellEnd"/>
      <w:r w:rsidR="0053415A">
        <w:t xml:space="preserve"> (c)</w:t>
      </w:r>
      <w:r w:rsidR="00345E19" w:rsidRPr="00064789">
        <w:t xml:space="preserve"> </w:t>
      </w:r>
      <w:r w:rsidR="0053415A" w:rsidRPr="00064789">
        <w:fldChar w:fldCharType="begin" w:fldLock="1"/>
      </w:r>
      <w:r w:rsidR="0009181B">
        <w:instrText>ADDIN CSL_CITATION { "citationItems" : [ { "id" : "ITEM-1", "itemData" : { "DOI" : "eur272 [pii]\n10.1093/europace/eur272", "ISBN" : "1532-2092 (Electronic)\n1099-5129 (Linking)", "PMID" : "21868410",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"dropping-particle" : "", "family" : "Providencia", "given" : "R", "non-dropping-particle" : "", "parse-names" : false, "suffix" : "" }, { "dropping-particle" : "", "family" : "Botelho", "given" : "A", "non-dropping-particle" : "", "parse-names" : false, "suffix" : "" }, { "dropping-particle" : "", "family" : "Trigo", "given" : "J", "non-dropping-particle" : "", "parse-names" : false, "suffix" : "" }, { "dropping-particle" : "", "family" : "Quintal", "given" : "N", "non-dropping-particle" : "", "parse-names" : false, "suffix" : "" }, { "dropping-particle" : "", "family" : "Nascimento", "given" : "J", "non-dropping-particle" : "", "parse-names" : false, "suffix" : "" }, { "dropping-particle" : "", "family" : "Mota", "given" : "P", "non-dropping-particle" : "", "parse-names" : false, "suffix" : "" }, { "dropping-particle" : "", "family" : "Leitao-Marques", "given" : "A", "non-dropping-particle" : "", "parse-names" : false, "suffix" : "" } ], "container-title" : "Europace", "edition" : "2011/08/27", "id" : "ITEM-1",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"[6]" }, "properties" : { "noteIndex" : 0 }, "schema" : "https://github.com/citation-style-language/schema/raw/master/csl-citation.json" }</w:instrText>
      </w:r>
      <w:r w:rsidR="0053415A" w:rsidRPr="00064789">
        <w:fldChar w:fldCharType="separate"/>
      </w:r>
      <w:r w:rsidR="0053415A" w:rsidRPr="0009181B">
        <w:rPr>
          <w:noProof/>
        </w:rPr>
        <w:t>[6]</w:t>
      </w:r>
      <w:r w:rsidR="0053415A" w:rsidRPr="00064789">
        <w:fldChar w:fldCharType="end"/>
      </w:r>
      <w:r w:rsidR="0053415A">
        <w:t>.</w:t>
      </w:r>
      <w:r w:rsidR="0053415A" w:rsidRPr="00064789">
        <w:t xml:space="preserve"> </w:t>
      </w:r>
      <w:r w:rsidR="00345E19" w:rsidRPr="00064789">
        <w:t xml:space="preserve">However, due to the less than perfect specificity of TTE, estimated to be around 0.35, and the increased number of false positives predicted to be treated as a result of this, the ICERs </w:t>
      </w:r>
      <w:r w:rsidR="00FE3BA1" w:rsidRPr="00064789">
        <w:t xml:space="preserve">increase </w:t>
      </w:r>
      <w:r>
        <w:t>to</w:t>
      </w:r>
      <w:r w:rsidR="00FE3BA1" w:rsidRPr="00064789">
        <w:t xml:space="preserve"> </w:t>
      </w:r>
      <w:r w:rsidR="00345E19" w:rsidRPr="00064789">
        <w:t xml:space="preserve">around £27,000-£59,000/QALY for warfarin (a), £18,000-£29,000 for </w:t>
      </w:r>
      <w:proofErr w:type="spellStart"/>
      <w:r w:rsidR="00345E19" w:rsidRPr="00064789">
        <w:t>rivaroxaban</w:t>
      </w:r>
      <w:proofErr w:type="spellEnd"/>
      <w:r w:rsidR="00345E19" w:rsidRPr="00064789">
        <w:t xml:space="preserve"> (b), and £10,000-£14,000 for </w:t>
      </w:r>
      <w:proofErr w:type="spellStart"/>
      <w:r w:rsidR="00345E19" w:rsidRPr="00064789">
        <w:t>dabigatran</w:t>
      </w:r>
      <w:proofErr w:type="spellEnd"/>
      <w:r w:rsidR="00FE3BA1" w:rsidRPr="00064789">
        <w:t xml:space="preserve"> (c)</w:t>
      </w:r>
      <w:r w:rsidR="00345E19" w:rsidRPr="00064789">
        <w:t xml:space="preserve">. As the ICER is a ratio, and the absolute differences in QALYs between strategies with and without TTE are small, the ICERs are shown to be highly sensitive to the values of sensitivity and specificity assumed for some scenarios. </w:t>
      </w:r>
    </w:p>
    <w:bookmarkEnd w:id="47"/>
    <w:bookmarkEnd w:id="48"/>
    <w:p w:rsidR="00D324CF" w:rsidRPr="00064789" w:rsidRDefault="00D324CF" w:rsidP="00D324CF">
      <w:pPr>
        <w:pStyle w:val="Heading2"/>
        <w:numPr>
          <w:ilvl w:val="0"/>
          <w:numId w:val="0"/>
        </w:numPr>
        <w:rPr>
          <w:rFonts w:eastAsia="Times New Roman"/>
          <w:lang w:eastAsia="en-GB"/>
        </w:rPr>
      </w:pPr>
      <w:r w:rsidRPr="00064789">
        <w:rPr>
          <w:rFonts w:eastAsia="Times New Roman"/>
          <w:lang w:eastAsia="en-GB"/>
        </w:rPr>
        <w:t>Overview of results for other scenarios</w:t>
      </w:r>
    </w:p>
    <w:p w:rsidR="00D324CF" w:rsidRPr="00064789" w:rsidRDefault="00D324CF" w:rsidP="00D324CF">
      <w:pPr>
        <w:spacing w:line="480" w:lineRule="auto"/>
      </w:pPr>
      <w:r w:rsidRPr="00064789">
        <w:t xml:space="preserve">The </w:t>
      </w:r>
      <w:r w:rsidR="004F29CD" w:rsidRPr="00064789">
        <w:t xml:space="preserve">full </w:t>
      </w:r>
      <w:r w:rsidRPr="00064789">
        <w:t xml:space="preserve">results for </w:t>
      </w:r>
      <w:r w:rsidR="00B54241">
        <w:t xml:space="preserve">the </w:t>
      </w:r>
      <w:r w:rsidRPr="00064789">
        <w:t xml:space="preserve">10 scenarios considered are presented in the online appendix. A brief summary, indicating whether the results suggest TTE appears </w:t>
      </w:r>
      <w:r w:rsidR="004F29CD" w:rsidRPr="00064789">
        <w:t xml:space="preserve">cost-effective </w:t>
      </w:r>
      <w:r w:rsidRPr="00064789">
        <w:t xml:space="preserve">at </w:t>
      </w:r>
      <w:del w:id="49" w:author="Jon Minton" w:date="2013-09-05T21:06:00Z">
        <w:r w:rsidRPr="00064789" w:rsidDel="00CF6CB9">
          <w:delText xml:space="preserve">MAICERs </w:delText>
        </w:r>
      </w:del>
      <w:commentRangeStart w:id="50"/>
      <w:ins w:id="51" w:author="Jon Minton" w:date="2013-09-05T21:06:00Z">
        <w:r w:rsidR="00CF6CB9">
          <w:t>WTP thresholds</w:t>
        </w:r>
        <w:r w:rsidR="00CF6CB9" w:rsidRPr="00064789">
          <w:t xml:space="preserve"> </w:t>
        </w:r>
        <w:commentRangeEnd w:id="50"/>
        <w:r w:rsidR="00CF6CB9">
          <w:rPr>
            <w:rStyle w:val="CommentReference"/>
            <w:rFonts w:ascii="Times New Roman" w:eastAsia="Times New Roman" w:hAnsi="Times New Roman" w:cs="Times New Roman"/>
            <w:lang w:val="en-GB" w:eastAsia="en-GB" w:bidi="ar-SA"/>
          </w:rPr>
          <w:commentReference w:id="50"/>
        </w:r>
      </w:ins>
      <w:r w:rsidRPr="00064789">
        <w:t xml:space="preserve">of £20,000 /QALY or £30,000/QALY, is shown in </w:t>
      </w:r>
      <w:r w:rsidR="00B54241">
        <w:fldChar w:fldCharType="begin"/>
      </w:r>
      <w:r w:rsidR="00B54241">
        <w:instrText xml:space="preserve"> REF _Ref335142114 \h </w:instrText>
      </w:r>
      <w:r w:rsidR="00B54241">
        <w:fldChar w:fldCharType="separate"/>
      </w:r>
      <w:r w:rsidR="007A2563" w:rsidRPr="0031099C">
        <w:t xml:space="preserve">Table </w:t>
      </w:r>
      <w:r w:rsidR="007A2563">
        <w:rPr>
          <w:noProof/>
        </w:rPr>
        <w:t>4</w:t>
      </w:r>
      <w:r w:rsidR="00B54241">
        <w:fldChar w:fldCharType="end"/>
      </w:r>
      <w:r w:rsidR="00B54241">
        <w:t xml:space="preserve">. </w:t>
      </w:r>
      <w:r w:rsidRPr="00064789">
        <w:t xml:space="preserve">These results suggest that the addition of TTE to help make the decision whether to prescribe an OAC </w:t>
      </w:r>
      <w:r w:rsidR="00B54241">
        <w:t xml:space="preserve">is </w:t>
      </w:r>
      <w:r w:rsidRPr="00064789">
        <w:t xml:space="preserve">more expensive and less </w:t>
      </w:r>
      <w:r w:rsidRPr="00064789">
        <w:lastRenderedPageBreak/>
        <w:t xml:space="preserve">effective than not using TTE in </w:t>
      </w:r>
      <w:r w:rsidR="004F29CD" w:rsidRPr="00064789">
        <w:t xml:space="preserve">patients </w:t>
      </w:r>
      <w:r w:rsidRPr="00064789">
        <w:t xml:space="preserve">aged 50 years. </w:t>
      </w:r>
      <w:proofErr w:type="gramStart"/>
      <w:r w:rsidRPr="00064789">
        <w:t xml:space="preserve">In </w:t>
      </w:r>
      <w:r w:rsidR="004F29CD" w:rsidRPr="00064789">
        <w:t xml:space="preserve"> patients</w:t>
      </w:r>
      <w:proofErr w:type="gramEnd"/>
      <w:r w:rsidR="004F29CD" w:rsidRPr="00064789">
        <w:t xml:space="preserve"> </w:t>
      </w:r>
      <w:r w:rsidRPr="00064789">
        <w:t xml:space="preserve">aged 65 years, the strategy using TTE appears cost-effective and conventional </w:t>
      </w:r>
      <w:del w:id="52" w:author="Jon Minton" w:date="2013-09-05T21:07:00Z">
        <w:r w:rsidRPr="00064789" w:rsidDel="00CF6CB9">
          <w:delText>willingness-to-pay</w:delText>
        </w:r>
      </w:del>
      <w:ins w:id="53" w:author="Jon Minton" w:date="2013-09-05T21:07:00Z">
        <w:r w:rsidR="00CF6CB9">
          <w:t>WTP</w:t>
        </w:r>
      </w:ins>
      <w:r w:rsidRPr="00064789">
        <w:t xml:space="preserve"> thresholds of between £20,000 and £30,000/QALY for </w:t>
      </w:r>
      <w:proofErr w:type="spellStart"/>
      <w:r w:rsidRPr="00064789">
        <w:t>dabigatran</w:t>
      </w:r>
      <w:proofErr w:type="spellEnd"/>
      <w:r w:rsidRPr="00064789">
        <w:t xml:space="preserve">, and possibly for </w:t>
      </w:r>
      <w:proofErr w:type="spellStart"/>
      <w:r w:rsidRPr="00064789">
        <w:t>rivaroxaban</w:t>
      </w:r>
      <w:proofErr w:type="spellEnd"/>
      <w:r w:rsidRPr="00064789">
        <w:t xml:space="preserve">. The cost-effectiveness of the strategy appears slightly more </w:t>
      </w:r>
      <w:proofErr w:type="spellStart"/>
      <w:r w:rsidRPr="00064789">
        <w:t>favourable</w:t>
      </w:r>
      <w:proofErr w:type="spellEnd"/>
      <w:r w:rsidRPr="00064789">
        <w:t xml:space="preserve"> for female than for male patients, but the choice of OAC and patient age appear to have much greater influence.</w:t>
      </w:r>
    </w:p>
    <w:p w:rsidR="0005390C" w:rsidRPr="00064789" w:rsidRDefault="00F15320" w:rsidP="003378D6">
      <w:pPr>
        <w:pStyle w:val="Heading1"/>
        <w:numPr>
          <w:ilvl w:val="0"/>
          <w:numId w:val="0"/>
        </w:numPr>
      </w:pPr>
      <w:r w:rsidRPr="00064789">
        <w:t>Discussion</w:t>
      </w:r>
    </w:p>
    <w:p w:rsidR="00D20CA0" w:rsidRDefault="008C662C" w:rsidP="008D3B31">
      <w:pPr>
        <w:spacing w:line="480" w:lineRule="auto"/>
        <w:rPr>
          <w:ins w:id="54" w:author="Jon Minton" w:date="2013-08-27T11:22:00Z"/>
        </w:rPr>
      </w:pPr>
      <w:r>
        <w:t xml:space="preserve">In this study, we have shown that using TTE to inform the decision whether to prescribe a newer OAC to newly diagnosed AF patients may be a clinically and cost- effective strategy. </w:t>
      </w:r>
      <w:r w:rsidR="00D20CA0" w:rsidRPr="00064789">
        <w:t xml:space="preserve">Prior to producing this model, a systematic literature review was conducted to identify, </w:t>
      </w:r>
      <w:proofErr w:type="spellStart"/>
      <w:r w:rsidR="00D20CA0" w:rsidRPr="00064789">
        <w:t>summarise</w:t>
      </w:r>
      <w:proofErr w:type="spellEnd"/>
      <w:r w:rsidR="00D20CA0" w:rsidRPr="00064789">
        <w:t xml:space="preserve"> and appraise existing economic studies for evaluating the cost-effectiveness of TTE in patients with AF</w:t>
      </w:r>
      <w:r>
        <w:t xml:space="preserve"> and we </w:t>
      </w:r>
      <w:r w:rsidR="00D20CA0" w:rsidRPr="00064789">
        <w:t>identified no economic evaluations of</w:t>
      </w:r>
      <w:r w:rsidR="007A14AB">
        <w:t xml:space="preserve"> the use of</w:t>
      </w:r>
      <w:r w:rsidR="00D20CA0" w:rsidRPr="00064789">
        <w:t xml:space="preserve"> TTE in AF patients</w:t>
      </w:r>
      <w:r>
        <w:t>. Thus</w:t>
      </w:r>
      <w:r w:rsidR="0053415A">
        <w:t xml:space="preserve"> we believe </w:t>
      </w:r>
      <w:r w:rsidR="00D20CA0" w:rsidRPr="00064789">
        <w:t>this is the first</w:t>
      </w:r>
      <w:r>
        <w:t xml:space="preserve"> such economic evaluation</w:t>
      </w:r>
      <w:r w:rsidR="00D20CA0" w:rsidRPr="00064789">
        <w:t xml:space="preserve">.  </w:t>
      </w:r>
    </w:p>
    <w:p w:rsidR="00324A95" w:rsidRPr="00064789" w:rsidRDefault="00324A95" w:rsidP="008D3B31">
      <w:pPr>
        <w:spacing w:line="480" w:lineRule="auto"/>
      </w:pPr>
      <w:commentRangeStart w:id="55"/>
      <w:ins w:id="56" w:author="Jon Minton" w:date="2013-08-27T11:22:00Z">
        <w:r>
          <w:t xml:space="preserve">Although the aim of this assessment was to compare </w:t>
        </w:r>
      </w:ins>
      <w:ins w:id="57" w:author="Jon Minton" w:date="2013-08-27T11:23:00Z">
        <w:r>
          <w:t xml:space="preserve">strategies involving TTE with strategies not involving TTE, doing this has also involved modeling the effects of prescribing any one of three OACs, either initially (as a result of a positive TTE result), </w:t>
        </w:r>
      </w:ins>
      <w:ins w:id="58" w:author="Jon Minton" w:date="2013-08-27T11:24:00Z">
        <w:r w:rsidR="000466CA">
          <w:t xml:space="preserve">or </w:t>
        </w:r>
        <w:r>
          <w:t xml:space="preserve">at a later </w:t>
        </w:r>
        <w:r w:rsidR="000466CA">
          <w:t>stage due to either experiencing a stroke or reaching the age of 75 years</w:t>
        </w:r>
      </w:ins>
      <w:ins w:id="59" w:author="Jon Minton" w:date="2013-08-27T11:26:00Z">
        <w:r w:rsidR="000466CA">
          <w:t xml:space="preserve">.  Appendix </w:t>
        </w:r>
      </w:ins>
      <w:del w:id="60" w:author="Jon Minton" w:date="2013-09-05T21:07:00Z">
        <w:r w:rsidR="0009181B" w:rsidDel="00CF6CB9">
          <w:delText>F</w:delText>
        </w:r>
      </w:del>
      <w:ins w:id="61" w:author="Jon Minton" w:date="2013-09-05T21:07:00Z">
        <w:r w:rsidR="00CF6CB9">
          <w:t xml:space="preserve">G </w:t>
        </w:r>
      </w:ins>
      <w:ins w:id="62" w:author="Jon Minton" w:date="2013-08-27T11:26:00Z">
        <w:r w:rsidR="000466CA">
          <w:t xml:space="preserve">presents full incremental analyses for each of the four patient groups based on the mean estimates from the PSA samples. However, </w:t>
        </w:r>
      </w:ins>
      <w:ins w:id="63" w:author="Jon Minton" w:date="2013-08-27T11:28:00Z">
        <w:r w:rsidR="000466CA">
          <w:t xml:space="preserve">the evidence used to inform the relevant model parameters were </w:t>
        </w:r>
      </w:ins>
      <w:ins w:id="64" w:author="Jon Minton" w:date="2013-08-27T11:29:00Z">
        <w:r w:rsidR="000466CA">
          <w:t xml:space="preserve">not obtained systematically, and </w:t>
        </w:r>
      </w:ins>
      <w:ins w:id="65" w:author="Jon Minton" w:date="2013-08-27T11:30:00Z">
        <w:r w:rsidR="000466CA">
          <w:t>the model was not developed so as to be able to estimate the effect of more complex scenarios which may be of clinical relevance, as discussed in the implications for research section. Because of these limitations, the full incremental results should be considered exploratory and indicative rather than robust and authoritative.</w:t>
        </w:r>
      </w:ins>
      <w:commentRangeEnd w:id="55"/>
      <w:ins w:id="66" w:author="Jon Minton" w:date="2013-09-05T21:07:00Z">
        <w:r w:rsidR="00CF6CB9">
          <w:rPr>
            <w:rStyle w:val="CommentReference"/>
            <w:rFonts w:ascii="Times New Roman" w:eastAsia="Times New Roman" w:hAnsi="Times New Roman" w:cs="Times New Roman"/>
            <w:lang w:val="en-GB" w:eastAsia="en-GB" w:bidi="ar-SA"/>
          </w:rPr>
          <w:commentReference w:id="55"/>
        </w:r>
      </w:ins>
    </w:p>
    <w:p w:rsidR="00A02F0A" w:rsidRDefault="00DF7E46" w:rsidP="008D3B31">
      <w:pPr>
        <w:spacing w:line="480" w:lineRule="auto"/>
        <w:rPr>
          <w:ins w:id="67" w:author="Jon Minton" w:date="2013-09-03T19:58:00Z"/>
        </w:rPr>
      </w:pPr>
      <w:del w:id="68" w:author="Jon Minton" w:date="2013-09-05T21:07:00Z">
        <w:r w:rsidRPr="00064789" w:rsidDel="00DB728C">
          <w:delText xml:space="preserve">The </w:delText>
        </w:r>
        <w:r w:rsidR="00407CD7" w:rsidRPr="00064789" w:rsidDel="00DB728C">
          <w:delText>model has a range of limitations</w:delText>
        </w:r>
        <w:r w:rsidR="00D20CA0" w:rsidRPr="00064789" w:rsidDel="00DB728C">
          <w:delText xml:space="preserve"> and a number of a</w:delText>
        </w:r>
        <w:r w:rsidR="00E36870" w:rsidRPr="00064789" w:rsidDel="00DB728C">
          <w:delText>ssumptions have</w:delText>
        </w:r>
        <w:r w:rsidR="00A11AEA" w:rsidRPr="00064789" w:rsidDel="00DB728C">
          <w:delText xml:space="preserve"> been made within the mode</w:delText>
        </w:r>
        <w:r w:rsidR="00620AA2" w:rsidRPr="00064789" w:rsidDel="00DB728C">
          <w:delText>l</w:delText>
        </w:r>
        <w:r w:rsidR="00A11AEA" w:rsidRPr="00064789" w:rsidDel="00DB728C">
          <w:delText>l</w:delText>
        </w:r>
        <w:r w:rsidR="00407CD7" w:rsidRPr="00064789" w:rsidDel="00DB728C">
          <w:delText>ing. For example,</w:delText>
        </w:r>
        <w:r w:rsidR="00654FFC" w:rsidRPr="00064789" w:rsidDel="00DB728C">
          <w:delText xml:space="preserve"> only </w:delText>
        </w:r>
      </w:del>
      <w:ins w:id="69" w:author="Jon Minton" w:date="2013-09-05T21:07:00Z">
        <w:r w:rsidR="00DB728C">
          <w:t xml:space="preserve">An additional limitation was in using only the </w:t>
        </w:r>
      </w:ins>
      <w:proofErr w:type="spellStart"/>
      <w:r w:rsidR="00654FFC" w:rsidRPr="00064789">
        <w:t>the</w:t>
      </w:r>
      <w:proofErr w:type="spellEnd"/>
      <w:r w:rsidR="00654FFC" w:rsidRPr="00064789">
        <w:t xml:space="preserve"> CHADS</w:t>
      </w:r>
      <w:r w:rsidR="00654FFC" w:rsidRPr="00064789">
        <w:rPr>
          <w:vertAlign w:val="subscript"/>
        </w:rPr>
        <w:t>2</w:t>
      </w:r>
      <w:r w:rsidR="00654FFC" w:rsidRPr="00064789">
        <w:t xml:space="preserve"> clinical risk prediction tool</w:t>
      </w:r>
      <w:del w:id="70" w:author="Jon Minton" w:date="2013-09-05T21:08:00Z">
        <w:r w:rsidR="00654FFC" w:rsidRPr="00064789" w:rsidDel="00DB728C">
          <w:delText xml:space="preserve"> was used as the baseline strategy</w:delText>
        </w:r>
      </w:del>
      <w:r w:rsidR="00654FFC" w:rsidRPr="00064789">
        <w:t xml:space="preserve">. An alternative to this tool is </w:t>
      </w:r>
      <w:r w:rsidR="008C662C">
        <w:t xml:space="preserve">the </w:t>
      </w:r>
      <w:r w:rsidR="00654FFC" w:rsidRPr="00064789">
        <w:t>CHA</w:t>
      </w:r>
      <w:r w:rsidR="00654FFC" w:rsidRPr="00064789">
        <w:rPr>
          <w:vertAlign w:val="subscript"/>
        </w:rPr>
        <w:t>2</w:t>
      </w:r>
      <w:r w:rsidR="00654FFC" w:rsidRPr="00064789">
        <w:t>DS</w:t>
      </w:r>
      <w:r w:rsidR="00654FFC" w:rsidRPr="00064789">
        <w:rPr>
          <w:vertAlign w:val="subscript"/>
        </w:rPr>
        <w:t>2</w:t>
      </w:r>
      <w:r w:rsidR="00654FFC" w:rsidRPr="00064789">
        <w:t>-VASc</w:t>
      </w:r>
      <w:r w:rsidR="008C662C">
        <w:t xml:space="preserve"> </w:t>
      </w:r>
      <w:r w:rsidR="008C662C">
        <w:lastRenderedPageBreak/>
        <w:t>score</w:t>
      </w:r>
      <w:r w:rsidR="00654FFC" w:rsidRPr="00064789">
        <w:t>, which is considered to be better at distinguishing low risk from very low risk patients</w:t>
      </w:r>
      <w:r w:rsidR="00253316" w:rsidRPr="00064789">
        <w:t xml:space="preserve">, and is the only such tool recommended in the 2012 focused update of the ESC guidelines.  </w:t>
      </w:r>
      <w:r w:rsidR="00584E3F">
        <w:fldChar w:fldCharType="begin" w:fldLock="1"/>
      </w:r>
      <w:r w:rsidR="0009181B">
        <w:instrText>ADDIN CSL_CITATION { "citationItems" : [ { "id" : "ITEM-1", "itemData" : { "DOI" : "ehq278 [pii]\n10.1093/eurheartj/ehq278", "ISBN" : "1522-9645 (Electronic)\n0195-668X (Linking)", "PMID" : "20802247", "author" : [ { "dropping-particle" : "", "family" : "Camm", "given" : "A J", "non-dropping-particle" : "", "parse-names" : false, "suffix" : "" }, { "dropping-particle" : "", "family" : "Kirchhof", "given" : "P", "non-dropping-particle" : "", "parse-names" : false, "suffix" : "" }, { "dropping-particle" : "", "family" : "Lip", "given" : "G Y", "non-dropping-particle" : "", "parse-names" : false, "suffix" : "" }, { "dropping-particle" : "", "family" : "Schotten", "given" : "U", "non-dropping-particle" : "", "parse-names" : false, "suffix" : "" }, { "dropping-particle" : "", "family" : "Savelieva", "given" : "I", "non-dropping-particle" : "", "parse-names" : false, "suffix" : "" }, { "dropping-particle" : "", "family" : "Ernst", "given" : "S", "non-dropping-particle" : "", "parse-names" : false, "suffix" : "" }, { "dropping-particle" : "", "family" : "Gelder", "given" : "I C", "non-dropping-particle" : "Van", "parse-names" : false, "suffix" : "" }, { "dropping-particle" : "", "family" : "Al-Attar", "given" : "N", "non-dropping-particle" : "", "parse-names" : false, "suffix" : "" }, { "dropping-particle" : "", "family" : "Hindricks", "given" : "G", "non-dropping-particle" : "", "parse-names" : false, "suffix" : "" }, { "dropping-particle" : "", "family" : "Prendergast", "given" : "B", "non-dropping-particle" : "", "parse-names" : false, "suffix" : "" }, { "dropping-particle" : "", "family" : "Heidbuchel", "given" : "H", "non-dropping-particle" : "", "parse-names" : false, "suffix" : "" }, { "dropping-particle" : "", "family" : "Alfieri", "given" : "O", "non-dropping-particle" : "", "parse-names" : false, "suffix" : "" }, { "dropping-particle" : "", "family" : "Angelini", "given" : "A", "non-dropping-particle" : "", "parse-names" : false, "suffix" : "" }, { "dropping-particle" : "", "family" : "Atar", "given" : "D", "non-dropping-particle" : "", "parse-names" : false, "suffix" : "" }, { "dropping-particle" : "", "family" : "Colonna", "given" : "P", "non-dropping-particle" : "", "parse-names" : false, "suffix" : "" }, { "dropping-particle" : "", "family" : "Caterina", "given" : "R", "non-dropping-particle" : "De", "parse-names" : false, "suffix" : "" }, { "dropping-particle" : "", "family" : "Sutter", "given" : "J", "non-dropping-particle" : "De", "parse-names" : false, "suffix" : "" }, { "dropping-particle" : "", "family" : "Goette", "given" : "A", "non-dropping-particle" : "", "parse-names" : false, "suffix" : "" }, { "dropping-particle" : "", "family" : "Gorenek", "given" : "B", "non-dropping-particle" : "", "parse-names" : false, "suffix" : "" }, { "dropping-particle" : "", "family" : "Heldal", "given" : "M", "non-dropping-particle" : "", "parse-names" : false, "suffix" : "" }, { "dropping-particle" : "", "family" : "Hohloser", "given" : "S H", "non-dropping-particle" : "", "parse-names" : false, "suffix" : "" }, { "dropping-particle" : "", "family" : "Kolh", "given" : "P", "non-dropping-particle" : "", "parse-names" : false, "suffix" : "" }, { "dropping-particle" : "", "family" : "Heuzey", "given" : "J Y", "non-dropping-particle" : "Le", "parse-names" : false, "suffix" : "" }, { "dropping-particle" : "", "family" : "Ponikowski", "given" : "P", "non-dropping-particle" : "", "parse-names" : false, "suffix" : "" }, { "dropping-particle" : "", "family" : "Rutten", "given" : "F H", "non-dropping-particle" : "", "parse-names" : false, "suffix" : "" } ], "container-title" : "Eur Heart J", "edition" : "2010/08/31", "id" : "ITEM-1", "issue" : "19", "issued" : { "date-parts" : [ [ "2010" ] ] }, "note" : "European Heart Rhythm Association\nEuropean Association for Cardio-Thoracic Surgery\nCamm, A John\nKirchhof, Paulus\nLip, Gregory Y H\nSchotten, Ulrich\nSavelieva, Irene\nErnst, Sabine\nVan Gelder, Isabelle C\nAl-Attar, Nawwar\nHindricks, Gerhard\nPrendergast, Bernard\nHeidbuchel, Hein\nAlfieri, Ottavio\nAngelini, Annalisa\nAtar, Dan\nColonna, Paolo\nDe Caterina, Raffaele\nDe Sutter, Johan\nGoette, Andreas\nGorenek, Bulent\nHeldal, Magnus\nHohloser, Stefan H\nKolh, Philippe\nLe Heuzey, Jean-Yves\nPonikowski, Piotr\nRutten, Frans H\nPractice Guideline\nEngland\nEuropean heart journal\nEur Heart J. 2010 Oct;31(19):2369-429. Epub 2010 Aug 29.", "page" : "2369-2429", "title" : "Guidelines for the management of atrial fibrillation: the Task Force for the Management of Atrial Fibrillation of the European Society of Cardiology (ESC)", "type" : "article-journal", "volume" : "31" }, "uris" : [ "http://www.mendeley.com/documents/?uuid=cd676823-b526-432d-ab86-77564884dbcb" ] }, { "id" : "ITEM-2", "itemData" : { "DOI" : "10.1093/eurheartj/ehs253", "ISSN" : "1522-9645", "PMID" : "22922413", "author" : [ { "dropping-particle" : "", "family" : "Camm", "given" : "A John", "non-dropping-particle" : "", "parse-names" : false, "suffix" : "" }, { "dropping-particle" : "", "family" : "Lip", "given" : "Gregory Y H", "non-dropping-particle" : "", "parse-names" : false, "suffix" : "" }, { "dropping-particle" : "", "family" : "Caterina", "given" : "Raffaele", "non-dropping-particle" : "De", "parse-names" : false, "suffix" : "" }, { "dropping-particle" : "", "family" : "Savelieva", "given" : "Irene", "non-dropping-particle" : "", "parse-names" : false, "suffix" : "" }, { "dropping-particle" : "", "family" : "Atar", "given" : "Dan", "non-dropping-particle" : "", "parse-names" : false, "suffix" : "" }, { "dropping-particle" : "", "family" : "Hohnloser", "given" : "Stefan H", "non-dropping-particle" : "", "parse-names" : false, "suffix" : "" }, { "dropping-particle" : "", "family" : "Hindricks", "given" : "Gerhard", "non-dropping-particle" : "", "parse-names" : false, "suffix" : "" }, { "dropping-particle" : "", "family" : "Kirchhof", "given" : "Paulus", "non-dropping-particle" : "", "parse-names" : false, "suffix" : "" }, { "dropping-particle" : "", "family" : "Bax", "given" : "Jeroen J", "non-dropping-particle" : "", "parse-names" : false, "suffix" : "" }, { "dropping-particle" : "", "family" : "Baumgartner", "given" : "Helmut", "non-dropping-particle" : "", "parse-names" : false, "suffix" : "" }, { "dropping-particle" : "", "family" : "Ceconi", "given" : "Claudio", "non-dropping-particle" : "", "parse-names" : false, "suffix" : "" }, { "dropping-particle" : "", "family" : "Dean", "given" : "Veronica", "non-dropping-particle" : "", "parse-names" : false, "suffix" : "" }, { "dropping-particle" : "", "family" : "Deaton", "given" : "Christi", "non-dropping-particle" : "", "parse-names" : false, "suffix" : "" }, { "dropping-particle" : "", "family" : "Fagard", "given" : "Robert", "non-dropping-particle" : "", "parse-names" : false, "suffix" : "" }, { "dropping-particle" : "", "family" : "Funck-Brentano", "given" : "Christian", "non-dropping-particle" : "", "parse-names" : false, "suffix" : "" }, { "dropping-particle" : "", "family" : "Hasdai", "given" : "David", "non-dropping-particle" : "", "parse-names" : false, "suffix" : "" }, { "dropping-particle" : "", "family" : "Hoes", "given" : "Arno", "non-dropping-particle" : "", "parse-names" : false, "suffix" : "" }, { "dropping-particle" : "", "family" : "Knuuti", "given" : "Juhani", "non-dropping-particle" : "", "parse-names" : false, "suffix" : "" }, { "dropping-particle" : "", "family" : "Kolh", "given" : "Philippe", "non-dropping-particle" : "", "parse-names" : false, "suffix" : "" }, { "dropping-particle" : "", "family" : "McDonagh", "given" : "Theresa", "non-dropping-particle" : "", "parse-names" : false, "suffix" : "" }, { "dropping-particle" : "", "family" : "Moulin", "given" : "Cyril", "non-dropping-particle" : "", "parse-names" : false, "suffix" : "" }, { "dropping-particle" : "", "family" : "Popescu", "given" : "Bogdan A", "non-dropping-particle" : "", "parse-names" : false, "suffix" : "" }, { "dropping-particle" : "", "family" : "Reiner", "given" : "Zeljko", "non-dropping-particle" : "", "parse-names" : false, "suffix" : "" }, { "dropping-particle" : "", "family" : "Sechtem", "given" : "Udo", "non-dropping-particle" : "", "parse-names" : false, "suffix" : "" }, { "dropping-particle" : "", "family" : "Sirnes", "given" : "Per Anton", "non-dropping-particle" : "", "parse-names" : false, "suffix" : "" }, { "dropping-particle" : "", "family" : "Tendera", "given" : "Michal", "non-dropping-particle" : "", "parse-names" : false, "suffix" : "" }, { "dropping-particle" : "", "family" : "Torbicki", "given" : "Adam", "non-dropping-particle" : "", "parse-names" : false, "suffix" : "" }, { "dropping-particle" : "", "family" : "Vahanian", "given" : "Alec", "non-dropping-particle" : "", "parse-names" : false, "suffix" : "" }, { "dropping-particle" : "", "family" : "Windecker", "given" : "Stephan", "non-dropping-particle" : "", "parse-names" : false, "suffix" : "" }, { "dropping-particle" : "", "family" : "Vardas", "given" : "Panos", "non-dropping-particle" : "", "parse-names" : false, "suffix" : "" }, { "dropping-particle" : "", "family" : "Al-Attar", "given" : "Nawwar", "non-dropping-particle" : "", "parse-names" : false, "suffix" : "" }, { "dropping-particle" : "", "family" : "Alfieri", "given" : "Ottavio", "non-dropping-particle" : "", "parse-names" : false, "suffix" : "" }, { "dropping-particle" : "", "family" : "Angelini", "given" : "Annalisa", "non-dropping-particle" : "", "parse-names" : false, "suffix" : "" }, { "dropping-particle" : "", "family" : "Bl\u00f6mstrom-Lundqvist", "given" : "Carina", "non-dropping-particle" : "", "parse-names" : false, "suffix" : "" }, { "dropping-particle" : "", "family" : "Colonna", "given" : "Paolo", "non-dropping-particle" : "", "parse-names" : false, "suffix" : "" }, { "dropping-particle" : "", "family" : "Sutter", "given" : "Johan", "non-dropping-particle" : "De", "parse-names" : false, "suffix" : "" }, { "dropping-particle" : "", "family" : "Ernst", "given" : "Sabine", "non-dropping-particle" : "", "parse-names" : false, "suffix" : "" }, { "dropping-particle" : "", "family" : "Goette", "given" : "Andreas", "non-dropping-particle" : "", "parse-names" : false, "suffix" : "" }, { "dropping-particle" : "", "family" : "Gorenek", "given" : "Bulent", "non-dropping-particle" : "", "parse-names" : false, "suffix" : "" }, { "dropping-particle" : "", "family" : "Hatala", "given" : "Robert", "non-dropping-particle" : "", "parse-names" : false, "suffix" : "" }, { "dropping-particle" : "", "family" : "Heidb\u00fcchel", "given" : "Hein", "non-dropping-particle" : "", "parse-names" : false, "suffix" : "" }, { "dropping-particle" : "", "family" : "Heldal", "given" : "Magnus", "non-dropping-particle" : "", "parse-names" : false, "suffix" : "" }, { "dropping-particle" : "", "family" : "Kristensen", "given" : "Steen Dalby", "non-dropping-particle" : "", "parse-names" : false, "suffix" : "" }, { "dropping-particle" : "", "family" : "Heuzey", "given" : "Jean-Yves", "non-dropping-particle" : "Le", "parse-names" : false, "suffix" : "" }, { "dropping-particle" : "", "family" : "Mavrakis", "given" : "Hercules", "non-dropping-particle" : "", "parse-names" : false, "suffix" : "" }, { "dropping-particle" : "", "family" : "Mont", "given" : "Llu\u00eds", "non-dropping-particle" : "", "parse-names" : false, "suffix" : "" }, { "dropping-particle" : "", "family" : "Filardi", "given" : "Pasquale Perrone", "non-dropping-particle" : "", "parse-names" : false, "suffix" : "" }, { "dropping-particle" : "", "family" : "Ponikowski", "given" : "Piotr", "non-dropping-particle" : "", "parse-names" : false, "suffix" : "" }, { "dropping-particle" : "", "family" : "Prendergast", "given" : "Bernard", "non-dropping-particle" : "", "parse-names" : false, "suffix" : "" }, { "dropping-particle" : "", "family" : "Rutten", "given" : "Frans H", "non-dropping-particle" : "", "parse-names" : false, "suffix" : "" }, { "dropping-particle" : "", "family" : "Schotten", "given" : "Ulrich", "non-dropping-particle" : "", "parse-names" : false, "suffix" : "" }, { "dropping-particle" : "", "family" : "Gelder", "given" : "Isabelle C", "non-dropping-particle" : "Van", "parse-names" : false, "suffix" : "" }, { "dropping-particle" : "", "family" : "Verheugt", "given" : "Freek W A", "non-dropping-particle" : "", "parse-names" : false, "suffix" : "" } ], "container-title" : "European heart journal", "id" : "ITEM-2", "issued" : { "date-parts" : [ [ "2012", "8", "24" ] ] }, "title" : "2012 focused update of the ESC Guidelines for the management of atrial fibrillation: An update of the 2010 ESC Guidelines for the management of atrial fibrillation * Developed with the special contribution of the European Heart Rhythm Association.", "type" : "article-journal" }, "uris" : [ "http://www.mendeley.com/documents/?uuid=b1c54c22-03a5-4544-aad4-168ae22402e0" ] }, { "id" : "ITEM-3", "itemData" : { "DOI" : "chest.09-1584 [pii]\n10.1378/chest.09-1584", "ISBN" : "1931-3543 (Electronic)\n0012-3692 (Linking)", "PMID" : "19762550", "abstract" : "BACKGROUND: Contemporary clinical risk stratification schemata for predicting stroke and thromboembolism (TE) in patients with atrial fibrillation (AF) are largely derived from risk factors identified from trial cohorts. Thus, many potential risk factors have not been included. METHODS: We refined the 2006 Birmingham/National Institute for Health and Clinical Excellence (NICE) stroke risk stratification schema into a risk factor-based approach by reclassifying and/or incorporating additional new risk factors where relevant. This schema was then compared with existing stroke risk stratification schema in a real-world cohort of patients with AF (n = 1,084) from the Euro Heart Survey for AF. RESULTS: Risk categorization differed widely between the different schemes compared. Patients classified as high risk ranged from 10.2% with the Framingham schema to 75.7% with the Birmingham 2009 schema. The classic CHADS(2) (Congestive heart failure, Hypertension, Age &gt; 75, Diabetes, prior Stroke/transient ischemic attack) schema categorized the largest proportion (61.9%) into the intermediate-risk strata, whereas the Birmingham 2009 schema classified 15.1% into this category. The Birmingham 2009 schema classified only 9.2% as low risk, whereas the Framingham scheme categorized 48.3% as low risk. Calculated C-statistics suggested modest predictive value of all schema for TE. The Birmingham 2009 schema fared marginally better (C-statistic, 0.606) than CHADS(2). However, those classified as low risk by the Birmingham 2009 and NICE schema were truly low risk with no TE events recorded, whereas TE events occurred in 1.4% of low-risk CHADS(2) subjects. When expressed as a scoring system, the Birmingham 2009 schema (CHA(2)DS(2)-VASc acronym) showed an increase in TE rate with increasing scores (P value for trend = .003). CONCLUSIONS: Our novel, simple stroke risk stratification schema, based on a risk factor approach, provides some improvement in predictive value for TE over the CHADS(2) schema, with low event rates in low-risk subjects and the classification of only a small proportion of subjects into the intermediate-risk category. This schema could improve our approach to stroke risk stratification in patients with AF.", "author" : [ { "dropping-particle" : "", "family" : "Lip", "given" : "G Y", "non-dropping-particle" : "", "parse-names" : false, "suffix" : "" }, { "dropping-particle" : "", "family" : "Nieuwlaat", "given" : "R", "non-dropping-particle" : "", "parse-names" : false, "suffix" : "" }, { "dropping-particle" : "", "family" : "Pisters", "given" : "R", "non-dropping-particle" : "", "parse-names" : false, "suffix" : "" }, { "dropping-particle" : "", "family" : "Lane", "given" : "D A", "non-dropping-particle" : "", "parse-names" : false, "suffix" : "" }, { "dropping-particle" : "", "family" : "Crijns", "given" : "H J", "non-dropping-particle" : "", "parse-names" : false, "suffix" : "" } ], "container-title" : "Chest", "edition" : "2009/09/19", "id" : "ITEM-3", "issue" : "2", "issued" : { "date-parts" : [ [ "2010" ] ] }, "note" : "Lip, Gregory Y H\nNieuwlaat, Robby\nPisters, Ron\nLane, Deirdre A\nCrijns, Harry J G M\nComparative Study\nMulticenter Study\nResearch Support, Non-U.S. Gov't\nUnited States\nChest\nChest. 2010 Feb;137(2):263-72. Epub 2009 Sep 17.", "page" : "263-272", "title" : "Refining clinical risk stratification for predicting stroke and thromboembolism in atrial fibrillation using a novel risk factor-based approach: the euro heart survey on atrial fibrillation", "type" : "article-journal", "volume" : "137" }, "uris" : [ "http://www.mendeley.com/documents/?uuid=92bcf70e-0108-4a10-8609-688b47a2f142" ] }, { "id" : "ITEM-4", "itemData" : { "DOI" : "10.1136/bmj.d124", "ISSN" : "0959-8138", "author" : [ { "dropping-particle" : "", "family" : "Olesen", "given" : "J. B.", "non-dropping-particle" : "", "parse-names" : false, "suffix" : "" }, { "dropping-particle" : "", "family" : "Lip", "given" : "G. Y. H.", "non-dropping-particle" : "", "parse-names" : false, "suffix" : "" }, { "dropping-particle" : "", "family" : "Hansen", "given" : "M. L.", "non-dropping-particle" : "", "parse-names" : false, "suffix" : "" }, { "dropping-particle" : "", "family" : "Hansen", "given" : "P. R.", "non-dropping-particle" : "", "parse-names" : false, "suffix" : "" }, { "dropping-particle" : "", "family" : "Tolstrup", "given" : "J. S.", "non-dropping-particle" : "", "parse-names" : false, "suffix" : "" }, { "dropping-particle" : "", "family" : "Lindhardsen", "given" : "J.", "non-dropping-particle" : "", "parse-names" : false, "suffix" : "" }, { "dropping-particle" : "", "family" : "Selmer", "given" : "C.", "non-dropping-particle" : "", "parse-names" : false, "suffix" : "" }, { "dropping-particle" : "", "family" : "Ahlehoff", "given" : "O.", "non-dropping-particle" : "", "parse-names" : false, "suffix" : "" }, { "dropping-particle" : "", "family" : "Olsen", "given" : "A.-M. S.", "non-dropping-particle" : "", "parse-names" : false, "suffix" : "" }, { "dropping-particle" : "", "family" : "Gislason", "given" : "G. H.", "non-dropping-particle" : "", "parse-names" : false, "suffix" : "" }, { "dropping-particle" : "", "family" : "Torp-Pedersen", "given" : "C.", "non-dropping-particle" : "", "parse-names" : false, "suffix" : "" } ], "container-title" : "BMJ", "id" : "ITEM-4", "issue" : "jan31 1", "issued" : { "date-parts" : [ [ "2011", "1", "31" ] ] }, "page" : "d124-d124", "title" : "Validation of risk stratification schemes for predicting stroke and thromboembolism in patients with atrial fibrillation: nationwide cohort study", "type" : "article-journal", "volume" : "342" }, "uris" : [ "http://www.mendeley.com/documents/?uuid=e7acb522-90d8-4de8-b521-91eaca2b57fc" ] } ], "mendeley" : { "previouslyFormattedCitation" : "[3,4,16,17]" }, "properties" : { "noteIndex" : 0 }, "schema" : "https://github.com/citation-style-language/schema/raw/master/csl-citation.json" }</w:instrText>
      </w:r>
      <w:r w:rsidR="00584E3F">
        <w:fldChar w:fldCharType="separate"/>
      </w:r>
      <w:r w:rsidR="0009181B" w:rsidRPr="0009181B">
        <w:rPr>
          <w:noProof/>
        </w:rPr>
        <w:t>[3,4,16,17]</w:t>
      </w:r>
      <w:r w:rsidR="00584E3F">
        <w:fldChar w:fldCharType="end"/>
      </w:r>
      <w:r w:rsidR="00654FFC" w:rsidRPr="00064789">
        <w:t xml:space="preserve"> CHA</w:t>
      </w:r>
      <w:r w:rsidR="00654FFC" w:rsidRPr="00064789">
        <w:rPr>
          <w:vertAlign w:val="subscript"/>
        </w:rPr>
        <w:t>2</w:t>
      </w:r>
      <w:r w:rsidR="00654FFC" w:rsidRPr="00064789">
        <w:t>DS</w:t>
      </w:r>
      <w:r w:rsidR="00654FFC" w:rsidRPr="00064789">
        <w:rPr>
          <w:vertAlign w:val="subscript"/>
        </w:rPr>
        <w:t>2</w:t>
      </w:r>
      <w:r w:rsidR="00654FFC" w:rsidRPr="00064789">
        <w:t xml:space="preserve">-VASc was not used in these analyses as the recent NICE recommendations for the use of </w:t>
      </w:r>
      <w:proofErr w:type="spellStart"/>
      <w:r w:rsidR="00654FFC" w:rsidRPr="00064789">
        <w:t>dabigatran</w:t>
      </w:r>
      <w:proofErr w:type="spellEnd"/>
      <w:r w:rsidR="00654FFC" w:rsidRPr="00064789">
        <w:t xml:space="preserve"> and </w:t>
      </w:r>
      <w:proofErr w:type="spellStart"/>
      <w:r w:rsidR="00654FFC" w:rsidRPr="00064789">
        <w:t>rivaroxaban</w:t>
      </w:r>
      <w:proofErr w:type="spellEnd"/>
      <w:r w:rsidR="00654FFC" w:rsidRPr="00064789">
        <w:t xml:space="preserve"> both map onto specific CHADS</w:t>
      </w:r>
      <w:r w:rsidR="00654FFC" w:rsidRPr="00064789">
        <w:rPr>
          <w:vertAlign w:val="subscript"/>
        </w:rPr>
        <w:t>2</w:t>
      </w:r>
      <w:r w:rsidR="00654FFC" w:rsidRPr="00064789">
        <w:t xml:space="preserve"> risk scores, but not specific CHA</w:t>
      </w:r>
      <w:r w:rsidR="00654FFC" w:rsidRPr="00064789">
        <w:rPr>
          <w:vertAlign w:val="subscript"/>
        </w:rPr>
        <w:t>2</w:t>
      </w:r>
      <w:r w:rsidR="00654FFC" w:rsidRPr="00064789">
        <w:t>DS</w:t>
      </w:r>
      <w:r w:rsidR="00654FFC" w:rsidRPr="00064789">
        <w:rPr>
          <w:vertAlign w:val="subscript"/>
        </w:rPr>
        <w:t>2</w:t>
      </w:r>
      <w:r w:rsidR="00654FFC" w:rsidRPr="00064789">
        <w:t>-VASc risk scores.</w:t>
      </w:r>
      <w:r w:rsidR="00DB7C63" w:rsidRPr="00064789">
        <w:t xml:space="preserve"> </w:t>
      </w:r>
      <w:r w:rsidR="002F05E5" w:rsidRPr="00064789">
        <w:fldChar w:fldCharType="begin" w:fldLock="1"/>
      </w:r>
      <w:r w:rsidR="0009181B" w:rsidRPr="00A02F0A">
        <w:instrText>ADDIN CSL_CITATION { "citationItems" : [ { "id" : "ITEM-1", "itemData" : { "URL" : "http://www.nice.org.uk/nicemedia/live/13677/58470/58470.pdf", "accessed" : { "date-parts" : [ [ "2012", "9", "28" ] ] }, "author" : [ { "dropping-particle" : "", "family" : "NICE", "given" : "", "non-dropping-particle" : "", "parse-names" : false, "suffix" : "" } ], "container-title" : "NICE technology appraisal guidance 249", "id" : "ITEM-1", "issued" : { "date-parts" : [ [ "2012" ] ] }, "title" : "Dabigatran etexilate for the prevention of stroke and systemic embolism in atrial fibrillation", "type" : "webpage" }, "uris" : [ "http://www.mendeley.com/documents/?uuid=1f78d015-fd6c-4f3b-b09e-077ac1e728f2" ] }, { "id" : "ITEM-2", "itemData" : { "URL" : "http://www.nice.org.uk/nicemedia/live/13746/59295/59295.pdf", "accessed" : { "date-parts" : [ [ "2012", "9", "28" ] ] }, "author" : [ { "dropping-particle" : "", "family" : "NICE", "given" : "", "non-dropping-particle" : "", "parse-names" : false, "suffix" : "" } ], "container-title" : "NICE technology appraisal guidance 256", "id" : "ITEM-2", "issued" : { "date-parts" : [ [ "2012" ] ] }, "title" : "Rivaroxaban for the prevention of stroke and systemic embolism in people with atrial fibrillation", "type" : "webpage" }, "uris" : [ "http://www.mendeley.com/documents/?uuid=86ddf2af-d98e-4b46-8879-5fa584445e05" ] } ], "mendeley" : { "previouslyFormattedCitation" : "[10,11]" }, "properties" : { "noteIndex" : 0 }, "schema" : "https://github.com/citation-style-language/schema/raw/master/csl-citation.json" }</w:instrText>
      </w:r>
      <w:r w:rsidR="002F05E5" w:rsidRPr="00064789">
        <w:fldChar w:fldCharType="separate"/>
      </w:r>
      <w:r w:rsidR="0009181B" w:rsidRPr="0009181B">
        <w:rPr>
          <w:noProof/>
        </w:rPr>
        <w:t>[10,11]</w:t>
      </w:r>
      <w:r w:rsidR="002F05E5" w:rsidRPr="00064789">
        <w:fldChar w:fldCharType="end"/>
      </w:r>
      <w:r w:rsidR="00654FFC" w:rsidRPr="00064789">
        <w:t xml:space="preserve"> </w:t>
      </w:r>
    </w:p>
    <w:p w:rsidR="00A02F0A" w:rsidRDefault="0009181B" w:rsidP="008D3B31">
      <w:pPr>
        <w:spacing w:line="480" w:lineRule="auto"/>
        <w:rPr>
          <w:ins w:id="71" w:author="Jon Minton" w:date="2013-09-03T20:00:00Z"/>
        </w:rPr>
      </w:pPr>
      <w:commentRangeStart w:id="72"/>
      <w:ins w:id="73" w:author="Jon Minton" w:date="2013-09-03T19:54:00Z">
        <w:r>
          <w:t>Apart from age and stroke history, the clinical characteristics of patients which are used in CHADS</w:t>
        </w:r>
        <w:r w:rsidRPr="0009181B">
          <w:rPr>
            <w:vertAlign w:val="subscript"/>
            <w:rPrChange w:id="74" w:author="Jon Minton" w:date="2013-09-03T19:54:00Z">
              <w:rPr/>
            </w:rPrChange>
          </w:rPr>
          <w:t>2</w:t>
        </w:r>
      </w:ins>
      <w:ins w:id="75" w:author="Jon Minton" w:date="2013-09-03T19:55:00Z">
        <w:r>
          <w:t xml:space="preserve"> were not independently modeled, and so were assumed not to develop </w:t>
        </w:r>
      </w:ins>
      <w:ins w:id="76" w:author="Jon Minton" w:date="2013-09-03T19:59:00Z">
        <w:r w:rsidR="00A02F0A">
          <w:t>over a patient’s lifetime</w:t>
        </w:r>
      </w:ins>
      <w:ins w:id="77" w:author="Jon Minton" w:date="2013-09-03T19:55:00Z">
        <w:r>
          <w:t xml:space="preserve">. </w:t>
        </w:r>
      </w:ins>
      <w:ins w:id="78" w:author="Jon Minton" w:date="2013-09-03T19:56:00Z">
        <w:r w:rsidR="00A02F0A">
          <w:t>As many patients with an initial CHADS</w:t>
        </w:r>
        <w:r w:rsidR="00A02F0A" w:rsidRPr="00A02F0A">
          <w:rPr>
            <w:vertAlign w:val="subscript"/>
            <w:rPrChange w:id="79" w:author="Jon Minton" w:date="2013-09-03T19:58:00Z">
              <w:rPr/>
            </w:rPrChange>
          </w:rPr>
          <w:t>2</w:t>
        </w:r>
        <w:r w:rsidR="00A02F0A">
          <w:t xml:space="preserve"> score of zero may become diabetic before reaching the age of </w:t>
        </w:r>
      </w:ins>
      <w:ins w:id="80" w:author="Jon Minton" w:date="2013-09-03T19:57:00Z">
        <w:r w:rsidR="00A02F0A">
          <w:t xml:space="preserve">75 years or suffering a stroke, </w:t>
        </w:r>
      </w:ins>
      <w:ins w:id="81" w:author="Jon Minton" w:date="2013-09-03T19:58:00Z">
        <w:r w:rsidR="00A02F0A">
          <w:t xml:space="preserve">this means the model is likely to slightly over-estimate the time that someone who has not been </w:t>
        </w:r>
      </w:ins>
      <w:ins w:id="82" w:author="Jon Minton" w:date="2013-09-03T19:59:00Z">
        <w:r w:rsidR="00A02F0A">
          <w:t xml:space="preserve">identified with LA ABN will not receive an OAC. </w:t>
        </w:r>
      </w:ins>
      <w:commentRangeEnd w:id="72"/>
      <w:ins w:id="83" w:author="Jon Minton" w:date="2013-09-05T21:08:00Z">
        <w:r w:rsidR="00DB728C">
          <w:rPr>
            <w:rStyle w:val="CommentReference"/>
            <w:rFonts w:ascii="Times New Roman" w:eastAsia="Times New Roman" w:hAnsi="Times New Roman" w:cs="Times New Roman"/>
            <w:lang w:val="en-GB" w:eastAsia="en-GB" w:bidi="ar-SA"/>
          </w:rPr>
          <w:commentReference w:id="72"/>
        </w:r>
      </w:ins>
    </w:p>
    <w:p w:rsidR="00E36870" w:rsidRPr="00064789" w:rsidRDefault="00E36870" w:rsidP="008D3B31">
      <w:pPr>
        <w:spacing w:line="480" w:lineRule="auto"/>
      </w:pPr>
      <w:r w:rsidRPr="00064789">
        <w:t xml:space="preserve">The dose of </w:t>
      </w:r>
      <w:proofErr w:type="spellStart"/>
      <w:r w:rsidRPr="00064789">
        <w:t>dabigatran</w:t>
      </w:r>
      <w:proofErr w:type="spellEnd"/>
      <w:r w:rsidRPr="00064789">
        <w:t xml:space="preserve"> was </w:t>
      </w:r>
      <w:r w:rsidR="006C6A8E" w:rsidRPr="00064789">
        <w:t>fixed</w:t>
      </w:r>
      <w:r w:rsidRPr="00064789">
        <w:t xml:space="preserve"> at 150mg twice daily, rather than allowing some patients to receive a lower dose of 110mg twice </w:t>
      </w:r>
      <w:r w:rsidR="00407CD7" w:rsidRPr="00064789">
        <w:t>daily</w:t>
      </w:r>
      <w:r w:rsidR="004850ED" w:rsidRPr="00064789">
        <w:t>.</w:t>
      </w:r>
      <w:r w:rsidR="00407CD7" w:rsidRPr="00064789">
        <w:t xml:space="preserve"> </w:t>
      </w:r>
      <w:r w:rsidRPr="00064789">
        <w:t xml:space="preserve">The stroke risk associated with patients with </w:t>
      </w:r>
      <w:r w:rsidR="002148A0" w:rsidRPr="00064789">
        <w:t xml:space="preserve">LA ABN </w:t>
      </w:r>
      <w:r w:rsidR="006C6A8E" w:rsidRPr="00064789">
        <w:t xml:space="preserve">was </w:t>
      </w:r>
      <w:r w:rsidRPr="00064789">
        <w:t xml:space="preserve">assumed </w:t>
      </w:r>
      <w:r w:rsidR="00570EFD" w:rsidRPr="00064789">
        <w:t xml:space="preserve">not </w:t>
      </w:r>
      <w:r w:rsidR="00620AA2" w:rsidRPr="00064789">
        <w:t xml:space="preserve">to </w:t>
      </w:r>
      <w:r w:rsidR="00570EFD" w:rsidRPr="00064789">
        <w:t>change a</w:t>
      </w:r>
      <w:r w:rsidR="004850ED" w:rsidRPr="00064789">
        <w:t>s a patient ages</w:t>
      </w:r>
      <w:r w:rsidR="00407CD7" w:rsidRPr="00064789">
        <w:t>; i</w:t>
      </w:r>
      <w:r w:rsidRPr="00064789">
        <w:t>deally differential rates by age or by the number (and type) of abnormalities would be used but these data were not identified.</w:t>
      </w:r>
    </w:p>
    <w:p w:rsidR="00E36870" w:rsidRPr="00064789" w:rsidRDefault="000C4858" w:rsidP="008D3B31">
      <w:pPr>
        <w:spacing w:line="480" w:lineRule="auto"/>
      </w:pPr>
      <w:r w:rsidRPr="00064789">
        <w:t xml:space="preserve">Within the </w:t>
      </w:r>
      <w:r w:rsidR="00620AA2" w:rsidRPr="00064789">
        <w:t>study</w:t>
      </w:r>
      <w:r w:rsidRPr="00064789">
        <w:t xml:space="preserve"> used to </w:t>
      </w:r>
      <w:r w:rsidR="00C32E52" w:rsidRPr="00064789">
        <w:t xml:space="preserve">derive the </w:t>
      </w:r>
      <w:r w:rsidRPr="00064789">
        <w:t>s</w:t>
      </w:r>
      <w:r w:rsidR="00A11AEA" w:rsidRPr="00064789">
        <w:t>ensitivity and specificity of TT</w:t>
      </w:r>
      <w:r w:rsidRPr="00064789">
        <w:t xml:space="preserve">E, </w:t>
      </w:r>
      <w:proofErr w:type="spellStart"/>
      <w:r w:rsidRPr="00064789">
        <w:t>transoesophageal</w:t>
      </w:r>
      <w:proofErr w:type="spellEnd"/>
      <w:r w:rsidRPr="00064789">
        <w:t xml:space="preserve"> echocardiography (TOE), was </w:t>
      </w:r>
      <w:r w:rsidR="00F00EDF" w:rsidRPr="00064789">
        <w:t>assumed to be a perfect gold</w:t>
      </w:r>
      <w:r w:rsidRPr="00064789">
        <w:t xml:space="preserve"> standard</w:t>
      </w:r>
      <w:r w:rsidR="00C32E52" w:rsidRPr="00064789">
        <w:t>, and so our model also made this assumption.</w:t>
      </w:r>
      <w:r w:rsidRPr="00064789">
        <w:t xml:space="preserve"> </w:t>
      </w:r>
      <w:r w:rsidR="002F05E5" w:rsidRPr="00064789">
        <w:fldChar w:fldCharType="begin" w:fldLock="1"/>
      </w:r>
      <w:r w:rsidR="0009181B">
        <w:instrText>ADDIN CSL_CITATION { "citationItems" : [ { "id" : "ITEM-1", "itemData" : { "DOI" : "eur272 [pii]\n10.1093/europace/eur272", "ISBN" : "1532-2092 (Electronic)\n1099-5129 (Linking)", "PMID" : "21868410",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"dropping-particle" : "", "family" : "Providencia", "given" : "R", "non-dropping-particle" : "", "parse-names" : false, "suffix" : "" }, { "dropping-particle" : "", "family" : "Botelho", "given" : "A", "non-dropping-particle" : "", "parse-names" : false, "suffix" : "" }, { "dropping-particle" : "", "family" : "Trigo", "given" : "J", "non-dropping-particle" : "", "parse-names" : false, "suffix" : "" }, { "dropping-particle" : "", "family" : "Quintal", "given" : "N", "non-dropping-particle" : "", "parse-names" : false, "suffix" : "" }, { "dropping-particle" : "", "family" : "Nascimento", "given" : "J", "non-dropping-particle" : "", "parse-names" : false, "suffix" : "" }, { "dropping-particle" : "", "family" : "Mota", "given" : "P", "non-dropping-particle" : "", "parse-names" : false, "suffix" : "" }, { "dropping-particle" : "", "family" : "Leitao-Marques", "given" : "A", "non-dropping-particle" : "", "parse-names" : false, "suffix" : "" } ], "container-title" : "Europace", "edition" : "2011/08/27", "id" : "ITEM-1",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"[6]" }, "properties" : { "noteIndex" : 0 }, "schema" : "https://github.com/citation-style-language/schema/raw/master/csl-citation.json" }</w:instrText>
      </w:r>
      <w:r w:rsidR="002F05E5" w:rsidRPr="00064789">
        <w:fldChar w:fldCharType="separate"/>
      </w:r>
      <w:r w:rsidR="00DF52E6" w:rsidRPr="0009181B">
        <w:rPr>
          <w:noProof/>
        </w:rPr>
        <w:t>[6]</w:t>
      </w:r>
      <w:r w:rsidR="002F05E5" w:rsidRPr="00064789">
        <w:fldChar w:fldCharType="end"/>
      </w:r>
      <w:r w:rsidRPr="00064789">
        <w:t xml:space="preserve"> </w:t>
      </w:r>
      <w:r w:rsidR="00F00EDF" w:rsidRPr="00064789">
        <w:t xml:space="preserve">Using TOE as the gold standard, </w:t>
      </w:r>
      <w:r w:rsidR="00407CD7" w:rsidRPr="00064789">
        <w:t>TTE was estimated to have a very high sensitivity but a specificity of only around 35</w:t>
      </w:r>
      <w:r w:rsidR="00620AA2" w:rsidRPr="00064789">
        <w:t xml:space="preserve"> </w:t>
      </w:r>
      <w:r w:rsidR="00407CD7" w:rsidRPr="00064789">
        <w:t xml:space="preserve">%. Within </w:t>
      </w:r>
      <w:r w:rsidR="00E36064" w:rsidRPr="00064789">
        <w:t xml:space="preserve">this </w:t>
      </w:r>
      <w:r w:rsidR="00407CD7" w:rsidRPr="00064789">
        <w:t>model, this low specificity results in</w:t>
      </w:r>
      <w:r w:rsidR="002148A0" w:rsidRPr="00064789">
        <w:t xml:space="preserve"> a considerable number of</w:t>
      </w:r>
      <w:r w:rsidR="00407CD7" w:rsidRPr="00064789">
        <w:t xml:space="preserve"> people effectively experiencing </w:t>
      </w:r>
      <w:r w:rsidR="006C6A8E" w:rsidRPr="00064789">
        <w:t xml:space="preserve">comparable </w:t>
      </w:r>
      <w:r w:rsidR="00407CD7" w:rsidRPr="00064789">
        <w:t xml:space="preserve">risks of bleed without </w:t>
      </w:r>
      <w:r w:rsidR="00D20CA0" w:rsidRPr="00064789">
        <w:t xml:space="preserve">the </w:t>
      </w:r>
      <w:r w:rsidR="00407CD7" w:rsidRPr="00064789">
        <w:t>increased benefits in terms of stroke risk reduction</w:t>
      </w:r>
      <w:r w:rsidR="00812600">
        <w:t xml:space="preserve"> that is</w:t>
      </w:r>
      <w:r w:rsidR="00D20CA0" w:rsidRPr="00064789">
        <w:t xml:space="preserve"> </w:t>
      </w:r>
      <w:r w:rsidR="00620AA2" w:rsidRPr="00064789">
        <w:t>estimated</w:t>
      </w:r>
      <w:r w:rsidR="00D20CA0" w:rsidRPr="00064789">
        <w:t xml:space="preserve"> in patients</w:t>
      </w:r>
      <w:r w:rsidR="00620AA2" w:rsidRPr="00064789">
        <w:t xml:space="preserve"> with a higher risk of stroke</w:t>
      </w:r>
      <w:r w:rsidR="00407CD7" w:rsidRPr="00064789">
        <w:t xml:space="preserve">. </w:t>
      </w:r>
      <w:r w:rsidR="00B24433" w:rsidRPr="00064789">
        <w:t xml:space="preserve">If TTE were found to be superior to TOE at identifying certain types of ABN which expose patients to increased stroke risks, then </w:t>
      </w:r>
      <w:r w:rsidR="00E36064" w:rsidRPr="00064789">
        <w:t>the true benefits of TTE in improving patient management would be underestimated</w:t>
      </w:r>
      <w:r w:rsidR="00B24433" w:rsidRPr="00064789">
        <w:t xml:space="preserve">. </w:t>
      </w:r>
      <w:r w:rsidR="00407CD7" w:rsidRPr="00064789">
        <w:t xml:space="preserve"> </w:t>
      </w:r>
      <w:r w:rsidR="00620AA2" w:rsidRPr="00064789">
        <w:t xml:space="preserve">The study used to derive sensitivity and specificity was relatively small, of fewer than 400 patients, and </w:t>
      </w:r>
      <w:r w:rsidR="00C32E52" w:rsidRPr="00064789">
        <w:t xml:space="preserve">also formed the basis of our estimates of the TPHR.  </w:t>
      </w:r>
      <w:r w:rsidR="002F05E5" w:rsidRPr="00064789">
        <w:fldChar w:fldCharType="begin" w:fldLock="1"/>
      </w:r>
      <w:r w:rsidR="0009181B">
        <w:instrText>ADDIN CSL_CITATION { "citationItems" : [ { "id" : "ITEM-1", "itemData" : { "DOI" : "eur272 [pii]\n10.1093/europace/eur272", "ISBN" : "1532-2092 (Electronic)\n1099-5129 (Linking)", "PMID" : "21868410",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"dropping-particle" : "", "family" : "Providencia", "given" : "R", "non-dropping-particle" : "", "parse-names" : false, "suffix" : "" }, { "dropping-particle" : "", "family" : "Botelho", "given" : "A", "non-dropping-particle" : "", "parse-names" : false, "suffix" : "" }, { "dropping-particle" : "", "family" : "Trigo", "given" : "J", "non-dropping-particle" : "", "parse-names" : false, "suffix" : "" }, { "dropping-particle" : "", "family" : "Quintal", "given" : "N", "non-dropping-particle" : "", "parse-names" : false, "suffix" : "" }, { "dropping-particle" : "", "family" : "Nascimento", "given" : "J", "non-dropping-particle" : "", "parse-names" : false, "suffix" : "" }, { "dropping-particle" : "", "family" : "Mota", "given" : "P", "non-dropping-particle" : "", "parse-names" : false, "suffix" : "" }, { "dropping-particle" : "", "family" : "Leitao-Marques", "given" : "A", "non-dropping-particle" : "", "parse-names" : false, "suffix" : "" } ], "container-title" : "Europace", "edition" : "2011/08/27", "id" : "ITEM-1",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"[6]" }, "properties" : { "noteIndex" : 0 }, "schema" : "https://github.com/citation-style-language/schema/raw/master/csl-citation.json" }</w:instrText>
      </w:r>
      <w:r w:rsidR="002F05E5" w:rsidRPr="00064789">
        <w:fldChar w:fldCharType="separate"/>
      </w:r>
      <w:r w:rsidR="00DF52E6" w:rsidRPr="0009181B">
        <w:rPr>
          <w:noProof/>
        </w:rPr>
        <w:t>[6]</w:t>
      </w:r>
      <w:r w:rsidR="002F05E5" w:rsidRPr="00064789">
        <w:fldChar w:fldCharType="end"/>
      </w:r>
      <w:r w:rsidR="00F00EDF" w:rsidRPr="00064789">
        <w:t xml:space="preserve">  </w:t>
      </w:r>
      <w:r w:rsidR="00E36870" w:rsidRPr="00064789">
        <w:t>This has made the assessment of the benefits of TTE uncertain</w:t>
      </w:r>
      <w:r w:rsidR="00654FFC" w:rsidRPr="00064789">
        <w:t>.</w:t>
      </w:r>
      <w:r w:rsidR="00B56A7D" w:rsidRPr="00064789">
        <w:t xml:space="preserve"> </w:t>
      </w:r>
      <w:r w:rsidR="00570EFD" w:rsidRPr="00064789">
        <w:t xml:space="preserve">A further </w:t>
      </w:r>
      <w:r w:rsidR="00B56A7D" w:rsidRPr="00064789">
        <w:t xml:space="preserve">limitation is that </w:t>
      </w:r>
      <w:r w:rsidR="00B24433" w:rsidRPr="00064789">
        <w:t>t</w:t>
      </w:r>
      <w:r w:rsidR="00E36870" w:rsidRPr="00064789">
        <w:t xml:space="preserve">he risk of death </w:t>
      </w:r>
      <w:r w:rsidR="00E36870" w:rsidRPr="00064789">
        <w:lastRenderedPageBreak/>
        <w:t xml:space="preserve">unrelated to bleeding or stroke events was taken from </w:t>
      </w:r>
      <w:proofErr w:type="spellStart"/>
      <w:r w:rsidR="00E36870" w:rsidRPr="00064789">
        <w:t>lifetables</w:t>
      </w:r>
      <w:proofErr w:type="spellEnd"/>
      <w:r w:rsidR="00E36870" w:rsidRPr="00064789">
        <w:t xml:space="preserve"> and were not adjusted for the probability of bleeding or stroke mortality</w:t>
      </w:r>
      <w:r w:rsidR="00654FFC" w:rsidRPr="00064789">
        <w:t>.</w:t>
      </w:r>
      <w:r w:rsidR="002148A0" w:rsidRPr="00064789">
        <w:t xml:space="preserve"> </w:t>
      </w:r>
      <w:r w:rsidR="0009234A" w:rsidRPr="00064789">
        <w:fldChar w:fldCharType="begin" w:fldLock="1"/>
      </w:r>
      <w:r w:rsidR="0009181B">
        <w:instrText>ADDIN CSL_CITATION { "citationItems" : [ { "id" : "ITEM-1", "itemData" : { "author" : [ { "dropping-particle" : "", "family" : "ONS", "given" : "", "non-dropping-particle" : "", "parse-names" : false, "suffix" : "" } ], "id" : "ITEM-1", "issue" : "12 January", "issued" : { "date-parts" : [ [ "2011" ] ] }, "publisher" : "ONS", "publisher-place" : "Cardiff", "title" : "Interim Life Tables", "type" : "article", "volume" : "2012" }, "uris" : [ "http://www.mendeley.com/documents/?uuid=259139d0-3b10-43e3-97d9-041d472bd4a9" ] } ], "mendeley" : { "previouslyFormattedCitation" : "[18]" }, "properties" : { "noteIndex" : 0 }, "schema" : "https://github.com/citation-style-language/schema/raw/master/csl-citation.json" }</w:instrText>
      </w:r>
      <w:r w:rsidR="0009234A" w:rsidRPr="00064789">
        <w:fldChar w:fldCharType="separate"/>
      </w:r>
      <w:r w:rsidR="0009181B" w:rsidRPr="0009181B">
        <w:rPr>
          <w:noProof/>
        </w:rPr>
        <w:t>[18]</w:t>
      </w:r>
      <w:r w:rsidR="0009234A" w:rsidRPr="00064789">
        <w:fldChar w:fldCharType="end"/>
      </w:r>
    </w:p>
    <w:p w:rsidR="004850ED" w:rsidRPr="00064789" w:rsidRDefault="004850ED" w:rsidP="008D3B31">
      <w:pPr>
        <w:spacing w:line="480" w:lineRule="auto"/>
      </w:pPr>
      <w:r w:rsidRPr="00064789">
        <w:t xml:space="preserve">A key uncertainty is whether there are </w:t>
      </w:r>
      <w:r w:rsidR="006C6A8E" w:rsidRPr="00064789">
        <w:t xml:space="preserve">incidental </w:t>
      </w:r>
      <w:r w:rsidRPr="00064789">
        <w:t>benefits that are accrued from a TTE other than identifying</w:t>
      </w:r>
      <w:r w:rsidR="00253316" w:rsidRPr="00064789">
        <w:t xml:space="preserve"> some forms of</w:t>
      </w:r>
      <w:r w:rsidRPr="00064789">
        <w:t xml:space="preserve"> ABN. If these exist, and produce even small net QALY gains (&gt; 0.0033) then TTE would be cost effective in all scenarios</w:t>
      </w:r>
      <w:r w:rsidR="00621BC9" w:rsidRPr="00064789">
        <w:t>, assuming a cost of £66 per test</w:t>
      </w:r>
      <w:r w:rsidRPr="00064789">
        <w:t xml:space="preserve">. </w:t>
      </w:r>
      <w:r w:rsidR="006C6A8E" w:rsidRPr="00064789">
        <w:fldChar w:fldCharType="begin" w:fldLock="1"/>
      </w:r>
      <w:r w:rsidR="0009181B">
        <w:instrText>ADDIN CSL_CITATION { "citationItems" : [ { "id" : "ITEM-1", "itemData" : { "author" : [ { "dropping-particle" : "", "family" : "DoH", "given" : "", "non-dropping-particle" : "", "parse-names" : false, "suffix" : "" } ], "id" : "ITEM-1", "issue" : "12 January", "issued" : { "date-parts" : [ [ "2011" ] ] }, "publisher" : "Crown", "publisher-place" : "London", "title" : "NHS Reference Costs 2009-2010", "type" : "article", "volume" : "2012" }, "uris" : [ "http://www.mendeley.com/documents/?uuid=83ecf639-a58b-4bc0-9392-407007d1467d" ] } ], "mendeley" : { "previouslyFormattedCitation" : "[19]" }, "properties" : { "noteIndex" : 0 }, "schema" : "https://github.com/citation-style-language/schema/raw/master/csl-citation.json" }</w:instrText>
      </w:r>
      <w:r w:rsidR="006C6A8E" w:rsidRPr="00064789">
        <w:fldChar w:fldCharType="separate"/>
      </w:r>
      <w:r w:rsidR="0009181B" w:rsidRPr="0009181B">
        <w:rPr>
          <w:noProof/>
        </w:rPr>
        <w:t>[19]</w:t>
      </w:r>
      <w:r w:rsidR="006C6A8E" w:rsidRPr="00064789">
        <w:fldChar w:fldCharType="end"/>
      </w:r>
      <w:r w:rsidR="00A84F79" w:rsidRPr="00064789">
        <w:t xml:space="preserve"> </w:t>
      </w:r>
      <w:r w:rsidR="00F00EDF" w:rsidRPr="00064789">
        <w:t>As</w:t>
      </w:r>
      <w:r w:rsidR="00120CC0">
        <w:t xml:space="preserve"> </w:t>
      </w:r>
      <w:r w:rsidR="00B54241">
        <w:fldChar w:fldCharType="begin"/>
      </w:r>
      <w:r w:rsidR="00B54241">
        <w:instrText xml:space="preserve"> REF _Ref335141468 \h </w:instrText>
      </w:r>
      <w:r w:rsidR="00B54241">
        <w:fldChar w:fldCharType="separate"/>
      </w:r>
      <w:r w:rsidR="007A2563" w:rsidRPr="0031099C">
        <w:t xml:space="preserve">Table </w:t>
      </w:r>
      <w:r w:rsidR="007A2563">
        <w:rPr>
          <w:noProof/>
        </w:rPr>
        <w:t>3</w:t>
      </w:r>
      <w:r w:rsidR="00B54241">
        <w:fldChar w:fldCharType="end"/>
      </w:r>
      <w:r w:rsidR="00F00EDF" w:rsidRPr="00064789">
        <w:t xml:space="preserve">b indicates, the structural sensitivity analyses for this scenario indicate that even a diagnostic strategy with a joint sensitivity </w:t>
      </w:r>
      <w:r w:rsidR="00D62831" w:rsidRPr="00064789">
        <w:t xml:space="preserve">of one and </w:t>
      </w:r>
      <w:r w:rsidR="00F00EDF" w:rsidRPr="00064789">
        <w:t xml:space="preserve">specificity of zero </w:t>
      </w:r>
      <w:r w:rsidR="00621BC9" w:rsidRPr="00064789">
        <w:t xml:space="preserve">(i.e. prescribing everyone with </w:t>
      </w:r>
      <w:r w:rsidR="002B0A3A" w:rsidRPr="00064789">
        <w:t>the OAC</w:t>
      </w:r>
      <w:r w:rsidR="00621BC9" w:rsidRPr="00064789">
        <w:t xml:space="preserve">) </w:t>
      </w:r>
      <w:r w:rsidR="00F00EDF" w:rsidRPr="00064789">
        <w:t>may be cost effective</w:t>
      </w:r>
      <w:r w:rsidR="002B0A3A" w:rsidRPr="00064789">
        <w:t xml:space="preserve"> compared with treating no</w:t>
      </w:r>
      <w:r w:rsidR="00E60AF4" w:rsidRPr="00064789">
        <w:t>-</w:t>
      </w:r>
      <w:r w:rsidR="002B0A3A" w:rsidRPr="00064789">
        <w:t>one</w:t>
      </w:r>
      <w:r w:rsidR="00F00EDF" w:rsidRPr="00064789">
        <w:t xml:space="preserve">. The implications of this result </w:t>
      </w:r>
      <w:r w:rsidR="00D62831" w:rsidRPr="00064789">
        <w:t>require further research</w:t>
      </w:r>
      <w:r w:rsidR="00F00EDF" w:rsidRPr="00064789">
        <w:t xml:space="preserve">. </w:t>
      </w:r>
    </w:p>
    <w:p w:rsidR="0005390C" w:rsidRPr="00064789" w:rsidRDefault="0005390C" w:rsidP="003378D6">
      <w:pPr>
        <w:pStyle w:val="Heading2"/>
        <w:numPr>
          <w:ilvl w:val="0"/>
          <w:numId w:val="0"/>
        </w:numPr>
      </w:pPr>
      <w:r w:rsidRPr="00064789">
        <w:t>Implications for Research</w:t>
      </w:r>
    </w:p>
    <w:p w:rsidR="0061601D" w:rsidRDefault="00DB728C" w:rsidP="008D3B31">
      <w:pPr>
        <w:spacing w:line="480" w:lineRule="auto"/>
        <w:rPr>
          <w:ins w:id="84" w:author="Jon Minton" w:date="2013-08-27T11:32:00Z"/>
        </w:rPr>
      </w:pPr>
      <w:commentRangeStart w:id="85"/>
      <w:ins w:id="86" w:author="Jon Minton" w:date="2013-09-05T21:08:00Z">
        <w:r>
          <w:t xml:space="preserve">A range of limitations in the model and </w:t>
        </w:r>
      </w:ins>
      <w:ins w:id="87" w:author="Jon Minton" w:date="2013-09-05T21:09:00Z">
        <w:r>
          <w:t xml:space="preserve">process used to identify parameters for it have been described. The </w:t>
        </w:r>
        <w:proofErr w:type="spellStart"/>
        <w:r>
          <w:t>imlitations</w:t>
        </w:r>
        <w:proofErr w:type="spellEnd"/>
        <w:r>
          <w:t xml:space="preserve"> of these limitations can be </w:t>
        </w:r>
        <w:proofErr w:type="spellStart"/>
        <w:r>
          <w:t>understoon</w:t>
        </w:r>
        <w:proofErr w:type="spellEnd"/>
        <w:r>
          <w:t xml:space="preserve"> only through further </w:t>
        </w:r>
        <w:proofErr w:type="spellStart"/>
        <w:r>
          <w:t>researche</w:t>
        </w:r>
        <w:proofErr w:type="spellEnd"/>
        <w:r>
          <w:t xml:space="preserve"> which address such limitations. </w:t>
        </w:r>
      </w:ins>
      <w:commentRangeEnd w:id="85"/>
      <w:ins w:id="88" w:author="Jon Minton" w:date="2013-09-05T21:10:00Z">
        <w:r>
          <w:rPr>
            <w:rStyle w:val="CommentReference"/>
            <w:rFonts w:ascii="Times New Roman" w:eastAsia="Times New Roman" w:hAnsi="Times New Roman" w:cs="Times New Roman"/>
            <w:lang w:val="en-GB" w:eastAsia="en-GB" w:bidi="ar-SA"/>
          </w:rPr>
          <w:commentReference w:id="85"/>
        </w:r>
      </w:ins>
      <w:r w:rsidR="00F00EDF" w:rsidRPr="00064789">
        <w:t xml:space="preserve">For some scenarios </w:t>
      </w:r>
      <w:r w:rsidR="00C46C92" w:rsidRPr="00064789">
        <w:t xml:space="preserve">the </w:t>
      </w:r>
      <w:r w:rsidR="00D20CA0" w:rsidRPr="00064789">
        <w:t xml:space="preserve">cost effectiveness estimates generated by the model </w:t>
      </w:r>
      <w:r w:rsidR="00C46C92" w:rsidRPr="00064789">
        <w:t xml:space="preserve">depend </w:t>
      </w:r>
      <w:r w:rsidR="00903CA6" w:rsidRPr="00064789">
        <w:t>heavily</w:t>
      </w:r>
      <w:r w:rsidR="00C46C92" w:rsidRPr="00064789">
        <w:t xml:space="preserve"> on </w:t>
      </w:r>
      <w:r w:rsidR="00CB6661" w:rsidRPr="00064789">
        <w:t xml:space="preserve">sensitivity and specificity </w:t>
      </w:r>
      <w:r w:rsidR="00903CA6" w:rsidRPr="00064789">
        <w:t>estimates</w:t>
      </w:r>
      <w:r w:rsidR="00CB6661" w:rsidRPr="00064789">
        <w:t xml:space="preserve">, as well as the </w:t>
      </w:r>
      <w:r w:rsidR="00903CA6" w:rsidRPr="00064789">
        <w:t>true proportion of genuinely high risk (ABN</w:t>
      </w:r>
      <w:r w:rsidR="00FB3E31" w:rsidRPr="00064789">
        <w:t xml:space="preserve"> </w:t>
      </w:r>
      <w:r w:rsidR="00A84F79" w:rsidRPr="00064789">
        <w:t>that can be detected by TTE</w:t>
      </w:r>
      <w:r w:rsidR="00903CA6" w:rsidRPr="00064789">
        <w:t xml:space="preserve">) patients </w:t>
      </w:r>
      <w:r w:rsidR="00FB3E31" w:rsidRPr="00064789">
        <w:t xml:space="preserve">in </w:t>
      </w:r>
      <w:r w:rsidR="00D20CA0" w:rsidRPr="00064789">
        <w:t>this sub-</w:t>
      </w:r>
      <w:r w:rsidR="0061601D" w:rsidRPr="00064789">
        <w:t>population of apparently ‘low risk’ patients</w:t>
      </w:r>
      <w:r w:rsidR="00903CA6" w:rsidRPr="00064789">
        <w:t>.</w:t>
      </w:r>
      <w:r w:rsidR="002857F0" w:rsidRPr="00064789">
        <w:t xml:space="preserve"> </w:t>
      </w:r>
      <w:r w:rsidR="004850ED" w:rsidRPr="00064789">
        <w:t>T</w:t>
      </w:r>
      <w:r w:rsidR="0061601D" w:rsidRPr="00064789">
        <w:t xml:space="preserve">he </w:t>
      </w:r>
      <w:r w:rsidR="002857F0" w:rsidRPr="00064789">
        <w:t xml:space="preserve">model depends strongly on data reported in a single, relatively small study conducted outside of the UK, and so may </w:t>
      </w:r>
      <w:r w:rsidR="00D20CA0" w:rsidRPr="00064789">
        <w:t>misrepresent</w:t>
      </w:r>
      <w:r w:rsidR="002857F0" w:rsidRPr="00064789">
        <w:t xml:space="preserve"> the true </w:t>
      </w:r>
      <w:r w:rsidR="00D20CA0" w:rsidRPr="00064789">
        <w:t xml:space="preserve">values of </w:t>
      </w:r>
      <w:r w:rsidR="00620AA2" w:rsidRPr="00064789">
        <w:t>these parameters</w:t>
      </w:r>
      <w:r w:rsidR="002857F0" w:rsidRPr="00064789">
        <w:t>.</w:t>
      </w:r>
      <w:r w:rsidR="00E36870" w:rsidRPr="00064789">
        <w:t xml:space="preserve"> </w:t>
      </w:r>
      <w:r w:rsidR="00736D21" w:rsidRPr="00064789">
        <w:t>Having a more robust source of evidence for these parameters</w:t>
      </w:r>
      <w:r w:rsidR="00A84F79" w:rsidRPr="00064789">
        <w:t>, with direct relevance to England and Wales,</w:t>
      </w:r>
      <w:r w:rsidR="00736D21" w:rsidRPr="00064789">
        <w:t xml:space="preserve"> is likely to significantly improve the accuracy of the mathematic</w:t>
      </w:r>
      <w:r w:rsidR="00A11AEA" w:rsidRPr="00064789">
        <w:t>al</w:t>
      </w:r>
      <w:r w:rsidR="00736D21" w:rsidRPr="00064789">
        <w:t xml:space="preserve"> models. </w:t>
      </w:r>
    </w:p>
    <w:p w:rsidR="000466CA" w:rsidRPr="001018C1" w:rsidRDefault="000466CA" w:rsidP="008D3B31">
      <w:pPr>
        <w:spacing w:line="480" w:lineRule="auto"/>
      </w:pPr>
      <w:commentRangeStart w:id="89"/>
      <w:ins w:id="90" w:author="Jon Minton" w:date="2013-08-27T11:32:00Z">
        <w:r>
          <w:t>The model could be developed in order to robustly compare the cost effective</w:t>
        </w:r>
      </w:ins>
      <w:ins w:id="91" w:author="Jon Minton" w:date="2013-08-27T11:51:00Z">
        <w:r w:rsidR="00CE5CAA">
          <w:t>ness</w:t>
        </w:r>
      </w:ins>
      <w:ins w:id="92" w:author="Jon Minton" w:date="2013-08-27T11:32:00Z">
        <w:r>
          <w:t xml:space="preserve"> of a broad range of </w:t>
        </w:r>
      </w:ins>
      <w:ins w:id="93" w:author="Jon Minton" w:date="2013-08-27T11:34:00Z">
        <w:r>
          <w:t xml:space="preserve">clinical </w:t>
        </w:r>
      </w:ins>
      <w:ins w:id="94" w:author="Jon Minton" w:date="2013-08-27T11:32:00Z">
        <w:r>
          <w:t xml:space="preserve">strategies. </w:t>
        </w:r>
      </w:ins>
      <w:ins w:id="95" w:author="Jon Minton" w:date="2013-08-27T11:45:00Z">
        <w:r w:rsidR="00CE5CAA">
          <w:t xml:space="preserve">For </w:t>
        </w:r>
      </w:ins>
      <w:ins w:id="96" w:author="Jon Minton" w:date="2013-08-27T11:46:00Z">
        <w:r w:rsidR="00CE5CAA">
          <w:t>example</w:t>
        </w:r>
      </w:ins>
      <w:ins w:id="97" w:author="Jon Minton" w:date="2013-08-27T11:45:00Z">
        <w:r w:rsidR="00CE5CAA">
          <w:t xml:space="preserve">, it could be adapted so that </w:t>
        </w:r>
      </w:ins>
      <w:ins w:id="98" w:author="Jon Minton" w:date="2013-08-27T11:46:00Z">
        <w:r w:rsidR="00CE5CAA">
          <w:t xml:space="preserve">the effect of different doses of </w:t>
        </w:r>
        <w:proofErr w:type="spellStart"/>
        <w:r w:rsidR="00CE5CAA">
          <w:t>dabigatran</w:t>
        </w:r>
        <w:proofErr w:type="spellEnd"/>
        <w:r w:rsidR="00CE5CAA">
          <w:t xml:space="preserve"> or different warfarin strategies could be estimated. The effect of, for example, switching from one OAC to another in response to clinical events could also be explored. </w:t>
        </w:r>
      </w:ins>
      <w:ins w:id="99" w:author="Jon Minton" w:date="2013-08-27T11:34:00Z">
        <w:r w:rsidR="001018C1">
          <w:t xml:space="preserve">As it is an individual level model, it could be adapted to </w:t>
        </w:r>
      </w:ins>
      <w:ins w:id="100" w:author="Jon Minton" w:date="2013-08-27T11:35:00Z">
        <w:r w:rsidR="001018C1">
          <w:t>model variation in bleed risk using the HAS-BLED instrument</w:t>
        </w:r>
      </w:ins>
      <w:r w:rsidR="0009181B">
        <w:fldChar w:fldCharType="begin" w:fldLock="1"/>
      </w:r>
      <w:r w:rsidR="0009181B">
        <w:instrText>ADDIN CSL_CITATION { "citationItems" : [ { "id" : "ITEM-1", "itemData" : { "DOI" : "10.1016/j.jacc.2010.09.024", "ISSN" : "1558-3597", "PMID" : "21111555", "abstract" : "OBJECTIVES: The purpose of this study was to investigate predictors of bleeding in a cohort of anticoagulated patients and to evaluate the predictive value of several bleeding risk stratification schemas. BACKGROUND: The risk of bleeding during antithrombotic therapy in patients with atrial fibrillation (AF) is not homogeneous, and several clinical risk factors have been incorporated into clinical bleeding risk stratification schemas. Current risk stratification schemas for bleeding during anticoagulation therapy have been based on complex scoring systems that are difficult to apply in clinical practice, and few have been derived and validated in AF cohorts. METHODS: We investigated predictors of bleeding in a cohort of 7,329 patients with AF participating in the SPORTIF (Stroke Prevention Using an ORal Thrombin Inhibitor in Atrial Fibrillation) III and V clinical trials and evaluated the predictive value of several risk stratification schemas by multivariate analysis. Patients were anticoagulated orally with either adjusted-dose warfarin (target international normalized ratio 2 to 3) or fixed-dose ximelagatran 36 mg twice daily. Major bleeding was centrally adjudicated, and concurrent aspirin therapy was allowed in patients with clinical atherosclerosis. RESULTS: By multivariate analyses, significant predictors of bleeding were concurrent aspirin use (hazard ratio [HR]: 2.10; 95% confidence interval [CI]: 1.59 to 2.77; p &lt; 0.001); renal impairment (HR: 1.98; 95% CI: 1.42 to 2.76; p &lt; 0.001); age 75 years or older (HR: 1.63; 95% CI: 1.23 to 2.17; p = 0.0008); diabetes (HR: 1.47; 95% CI: 1.10 to 1.97; p = 0.009), and heart failure or left ventricular dysfunction (HR: 1.32; 95% CI: 1.01 to 1.73; p = 0.041). Of the tested schemas, the new HAS-BLED (Hypertension, Abnormal Renal/Liver Function, Stroke, Bleeding History or Predisposition, Labile INR, Elderly, Drugs/Alcohol Concomitantly) score performed best, with a stepwise increase in rates of major bleeding with increasing HAS-BLED score (p(trend) &lt;0.0001). The c statistic for bleeding varied between 0.50 and 0.67 in the overall entire cohort and 0.68 among patients naive to warfarin at baseline (n = 769). CONCLUSIONS: This analysis identifies diabetes and heart failure or left ventricular dysfunction as potential risk factors for bleeding in AF beyond those previously recognized. Of the contemporary bleeding risk stratification schemas, the new HAS-BLED scheme offers useful predictive capacity for bleedin\u2026", "author" : [ { "dropping-particle" : "", "family" : "Lip", "given" : "Gregory Y H", "non-dropping-particle" : "", "parse-names" : false, "suffix" : "" }, { "dropping-particle" : "", "family" : "Frison", "given" : "Lars", "non-dropping-particle" : "", "parse-names" : false, "suffix" : "" }, { "dropping-particle" : "", "family" : "Halperin", "given" : "Jonathan L", "non-dropping-particle" : "", "parse-names" : false, "suffix" : "" }, { "dropping-particle" : "", "family" : "Lane", "given" : "Deirdre A", "non-dropping-particle" : "", "parse-names" : false, "suffix" : "" } ], "container-title" : "Journal of the American College of Cardiology", "id" : "ITEM-1", "issue" : "2", "issued" : { "date-parts" : [ [ "2011", "1", "11" ] ] }, "page" : "173-80", "title" : "Comparative validation of a novel risk score for predicting bleeding risk in anticoagulated patients with atrial fibrillation: the HAS-BLED (Hypertension, Abnormal Renal/Liver Function, Stroke, Bleeding History or Predisposition, Labile INR, Elderly, Drug", "type" : "article-journal", "volume" : "57" }, "uris" : [ "http://www.mendeley.com/documents/?uuid=5161e14a-281e-4f37-b864-018a7bb6096d" ] } ], "mendeley" : { "previouslyFormattedCitation" : "[20]" }, "properties" : { "noteIndex" : 0 }, "schema" : "https://github.com/citation-style-language/schema/raw/master/csl-citation.json" }</w:instrText>
      </w:r>
      <w:r w:rsidR="0009181B">
        <w:fldChar w:fldCharType="separate"/>
      </w:r>
      <w:r w:rsidR="0009181B" w:rsidRPr="0009181B">
        <w:rPr>
          <w:noProof/>
        </w:rPr>
        <w:t>[20]</w:t>
      </w:r>
      <w:r w:rsidR="0009181B">
        <w:fldChar w:fldCharType="end"/>
      </w:r>
      <w:ins w:id="101" w:author="Jon Minton" w:date="2013-08-27T11:51:00Z">
        <w:r w:rsidR="00CE5CAA">
          <w:t xml:space="preserve">, and </w:t>
        </w:r>
      </w:ins>
      <w:ins w:id="102" w:author="Jon Minton" w:date="2013-08-27T11:35:00Z">
        <w:r w:rsidR="001018C1">
          <w:t xml:space="preserve">to </w:t>
        </w:r>
      </w:ins>
      <w:ins w:id="103" w:author="Jon Minton" w:date="2013-08-27T11:36:00Z">
        <w:r w:rsidR="001018C1">
          <w:t>model each CHADS</w:t>
        </w:r>
        <w:r w:rsidR="001018C1">
          <w:softHyphen/>
        </w:r>
      </w:ins>
      <w:ins w:id="104" w:author="Jon Minton" w:date="2013-08-27T11:37:00Z">
        <w:r w:rsidR="001018C1">
          <w:rPr>
            <w:vertAlign w:val="subscript"/>
          </w:rPr>
          <w:t>2</w:t>
        </w:r>
        <w:r w:rsidR="001018C1">
          <w:t xml:space="preserve"> risk factor independently over time</w:t>
        </w:r>
      </w:ins>
      <w:ins w:id="105" w:author="Jon Minton" w:date="2013-09-03T20:00:00Z">
        <w:r w:rsidR="00A02F0A">
          <w:t xml:space="preserve">, including the risk of developing </w:t>
        </w:r>
        <w:r w:rsidR="00A02F0A">
          <w:lastRenderedPageBreak/>
          <w:t xml:space="preserve">diabetes and the effect of this condition on </w:t>
        </w:r>
      </w:ins>
      <w:proofErr w:type="spellStart"/>
      <w:ins w:id="106" w:author="Jon Minton" w:date="2013-09-03T20:01:00Z">
        <w:r w:rsidR="00A02F0A">
          <w:t>HRQoL</w:t>
        </w:r>
        <w:proofErr w:type="spellEnd"/>
        <w:r w:rsidR="00A02F0A">
          <w:t xml:space="preserve"> and healthcare provider cost</w:t>
        </w:r>
      </w:ins>
      <w:ins w:id="107" w:author="Jon Minton" w:date="2013-08-27T11:37:00Z">
        <w:r w:rsidR="001018C1">
          <w:t xml:space="preserve">. </w:t>
        </w:r>
      </w:ins>
      <w:ins w:id="108" w:author="Jon Minton" w:date="2013-08-27T11:41:00Z">
        <w:r w:rsidR="001018C1">
          <w:t>Budget impact analysis could also be performed using this model</w:t>
        </w:r>
      </w:ins>
      <w:ins w:id="109" w:author="Jon Minton" w:date="2013-08-27T11:47:00Z">
        <w:r w:rsidR="00CE5CAA">
          <w:t xml:space="preserve"> to estimate, for example, </w:t>
        </w:r>
      </w:ins>
      <w:ins w:id="110" w:author="Jon Minton" w:date="2013-08-27T11:51:00Z">
        <w:r w:rsidR="00CE5CAA">
          <w:t xml:space="preserve">how </w:t>
        </w:r>
      </w:ins>
      <w:ins w:id="111" w:author="Jon Minton" w:date="2013-08-27T11:47:00Z">
        <w:r w:rsidR="00CE5CAA">
          <w:t>rising levels of type 2 diabetes</w:t>
        </w:r>
      </w:ins>
      <w:ins w:id="112" w:author="Jon Minton" w:date="2013-08-27T11:49:00Z">
        <w:r w:rsidR="00CE5CAA">
          <w:t xml:space="preserve"> (the D in </w:t>
        </w:r>
        <w:r w:rsidR="00CE5CAA" w:rsidRPr="00CE5CAA">
          <w:t>CHADS</w:t>
        </w:r>
        <w:r w:rsidR="00CE5CAA" w:rsidRPr="00CE5CAA">
          <w:softHyphen/>
        </w:r>
        <w:r w:rsidR="00CE5CAA" w:rsidRPr="00CE5CAA">
          <w:rPr>
            <w:vertAlign w:val="subscript"/>
            <w:rPrChange w:id="113" w:author="Jon Minton" w:date="2013-08-27T11:49:00Z">
              <w:rPr/>
            </w:rPrChange>
          </w:rPr>
          <w:t>2</w:t>
        </w:r>
        <w:r w:rsidR="00CE5CAA">
          <w:t xml:space="preserve">) may change the size of the population </w:t>
        </w:r>
      </w:ins>
      <w:ins w:id="114" w:author="Jon Minton" w:date="2013-08-27T11:51:00Z">
        <w:r w:rsidR="00CE5CAA">
          <w:t>affected by the use of TTE in the ways indicated</w:t>
        </w:r>
      </w:ins>
      <w:ins w:id="115" w:author="Jon Minton" w:date="2013-08-27T11:49:00Z">
        <w:r w:rsidR="00CE5CAA">
          <w:t>.</w:t>
        </w:r>
      </w:ins>
      <w:ins w:id="116" w:author="Jon Minton" w:date="2013-08-27T11:45:00Z">
        <w:r w:rsidR="00CE5CAA">
          <w:t xml:space="preserve"> </w:t>
        </w:r>
      </w:ins>
      <w:commentRangeEnd w:id="89"/>
      <w:ins w:id="117" w:author="Jon Minton" w:date="2013-09-05T21:10:00Z">
        <w:r w:rsidR="00DB728C">
          <w:rPr>
            <w:rStyle w:val="CommentReference"/>
            <w:rFonts w:ascii="Times New Roman" w:eastAsia="Times New Roman" w:hAnsi="Times New Roman" w:cs="Times New Roman"/>
            <w:lang w:val="en-GB" w:eastAsia="en-GB" w:bidi="ar-SA"/>
          </w:rPr>
          <w:commentReference w:id="89"/>
        </w:r>
      </w:ins>
    </w:p>
    <w:p w:rsidR="004850ED" w:rsidRPr="00064789" w:rsidRDefault="00736D21" w:rsidP="008D3B31">
      <w:pPr>
        <w:spacing w:line="480" w:lineRule="auto"/>
      </w:pPr>
      <w:r w:rsidRPr="00064789">
        <w:t>Additional research that would improve the validity of the model include</w:t>
      </w:r>
      <w:r w:rsidR="00B56A7D" w:rsidRPr="00064789">
        <w:t xml:space="preserve"> </w:t>
      </w:r>
      <w:r w:rsidRPr="00064789">
        <w:t xml:space="preserve">identifying any </w:t>
      </w:r>
      <w:r w:rsidR="00A84F79" w:rsidRPr="00064789">
        <w:t xml:space="preserve">incidental </w:t>
      </w:r>
      <w:r w:rsidRPr="00064789">
        <w:t xml:space="preserve">net benefits to the management of newly diagnosed AF patient that could result from routine screening with TTE </w:t>
      </w:r>
      <w:r w:rsidR="00620AA2" w:rsidRPr="00064789">
        <w:t xml:space="preserve">following initial </w:t>
      </w:r>
      <w:r w:rsidRPr="00064789">
        <w:t>diagnosis.</w:t>
      </w:r>
      <w:r w:rsidR="00E55A94" w:rsidRPr="00064789">
        <w:t xml:space="preserve"> </w:t>
      </w:r>
    </w:p>
    <w:p w:rsidR="0005390C" w:rsidRPr="00064789" w:rsidRDefault="0005390C" w:rsidP="003378D6">
      <w:pPr>
        <w:pStyle w:val="Heading2"/>
        <w:numPr>
          <w:ilvl w:val="0"/>
          <w:numId w:val="0"/>
        </w:numPr>
      </w:pPr>
      <w:r w:rsidRPr="00064789">
        <w:t>Implications for clinical practice</w:t>
      </w:r>
    </w:p>
    <w:p w:rsidR="00A42D14" w:rsidRPr="00064789" w:rsidRDefault="003B36C5" w:rsidP="008D3B31">
      <w:pPr>
        <w:spacing w:line="480" w:lineRule="auto"/>
      </w:pPr>
      <w:r>
        <w:t xml:space="preserve">If </w:t>
      </w:r>
      <w:r w:rsidR="00DB7C63" w:rsidRPr="00064789">
        <w:t xml:space="preserve">TTE </w:t>
      </w:r>
      <w:r>
        <w:t xml:space="preserve">were to </w:t>
      </w:r>
      <w:r w:rsidR="00DB7C63" w:rsidRPr="00064789">
        <w:t>be recommended for those patients with CHADS</w:t>
      </w:r>
      <w:r w:rsidR="00DB7C63" w:rsidRPr="00064789">
        <w:rPr>
          <w:vertAlign w:val="subscript"/>
        </w:rPr>
        <w:t>2</w:t>
      </w:r>
      <w:r w:rsidR="00DB7C63" w:rsidRPr="00064789">
        <w:t xml:space="preserve"> scores of </w:t>
      </w:r>
      <w:r w:rsidR="00B36EBC" w:rsidRPr="00064789">
        <w:t xml:space="preserve">zero </w:t>
      </w:r>
      <w:r w:rsidR="00DB7C63" w:rsidRPr="00064789">
        <w:t>point</w:t>
      </w:r>
      <w:r w:rsidR="00B36EBC" w:rsidRPr="00064789">
        <w:t>s</w:t>
      </w:r>
      <w:r w:rsidR="00DB7C63" w:rsidRPr="00064789">
        <w:t>, there will be an increase in the number of TTEs performed. This is unlikely to place a great burden on the majority of hospitals who are likely to have staff trained in the use of TTE machines.</w:t>
      </w:r>
      <w:r w:rsidR="00C918EC" w:rsidRPr="00064789">
        <w:t xml:space="preserve"> </w:t>
      </w:r>
      <w:r w:rsidR="00903CA6" w:rsidRPr="00064789">
        <w:t xml:space="preserve">It is likely that additional bed days are made available due to the reduction in stroke following appropriate management, although there is likely to be an increase in bleed related admissions. </w:t>
      </w:r>
    </w:p>
    <w:p w:rsidR="004850ED" w:rsidRPr="00064789" w:rsidRDefault="004850ED" w:rsidP="003378D6">
      <w:pPr>
        <w:pStyle w:val="Heading2"/>
        <w:numPr>
          <w:ilvl w:val="0"/>
          <w:numId w:val="0"/>
        </w:numPr>
      </w:pPr>
      <w:r w:rsidRPr="00064789">
        <w:t>Conclusion</w:t>
      </w:r>
    </w:p>
    <w:p w:rsidR="00155DF4" w:rsidRPr="00064789" w:rsidRDefault="00911187" w:rsidP="000701BC">
      <w:pPr>
        <w:spacing w:line="480" w:lineRule="auto"/>
      </w:pPr>
      <w:r w:rsidRPr="00064789">
        <w:t xml:space="preserve">This paper presented the results of mathematical models which simulated the effects of using TTE to help make the decision whether to prescribe an OAC in a range of </w:t>
      </w:r>
      <w:r w:rsidR="002B0A3A" w:rsidRPr="00064789">
        <w:t>patients with AF</w:t>
      </w:r>
      <w:r w:rsidRPr="00064789">
        <w:t xml:space="preserve">. </w:t>
      </w:r>
      <w:r w:rsidR="00CD6936" w:rsidRPr="00064789">
        <w:t xml:space="preserve">It was estimated </w:t>
      </w:r>
      <w:r w:rsidR="00C314AC" w:rsidRPr="00064789">
        <w:t xml:space="preserve">that when </w:t>
      </w:r>
      <w:proofErr w:type="spellStart"/>
      <w:r w:rsidR="00C314AC" w:rsidRPr="00064789">
        <w:t>rivaroxaban</w:t>
      </w:r>
      <w:proofErr w:type="spellEnd"/>
      <w:r w:rsidR="00C314AC" w:rsidRPr="00064789">
        <w:t xml:space="preserve"> or </w:t>
      </w:r>
      <w:proofErr w:type="spellStart"/>
      <w:r w:rsidR="00C314AC" w:rsidRPr="00064789">
        <w:t>dabigatran</w:t>
      </w:r>
      <w:proofErr w:type="spellEnd"/>
      <w:r w:rsidRPr="00064789">
        <w:t xml:space="preserve"> </w:t>
      </w:r>
      <w:r w:rsidR="00C314AC" w:rsidRPr="00064789">
        <w:t xml:space="preserve">is </w:t>
      </w:r>
      <w:r w:rsidR="00B36EBC" w:rsidRPr="00064789">
        <w:t>the OAC</w:t>
      </w:r>
      <w:r w:rsidRPr="00064789">
        <w:t xml:space="preserve"> of choice then it appears cost-effective to us</w:t>
      </w:r>
      <w:r w:rsidR="00B36EBC" w:rsidRPr="00064789">
        <w:t xml:space="preserve">e TTE in patients aged 65 years; when warfarin is the OAC of choice, then the addition of TTE does not appear cost-effective at standard </w:t>
      </w:r>
      <w:del w:id="118" w:author="Jon Minton" w:date="2013-09-05T21:10:00Z">
        <w:r w:rsidR="00B36EBC" w:rsidRPr="00064789" w:rsidDel="00DB728C">
          <w:delText>willingness to p</w:delText>
        </w:r>
        <w:r w:rsidR="00064789" w:rsidRPr="00064789" w:rsidDel="00DB728C">
          <w:delText xml:space="preserve">ay </w:delText>
        </w:r>
      </w:del>
      <w:ins w:id="119" w:author="Jon Minton" w:date="2013-09-05T21:10:00Z">
        <w:r w:rsidR="00DB728C">
          <w:t xml:space="preserve">WTP </w:t>
        </w:r>
      </w:ins>
      <w:r w:rsidR="00064789" w:rsidRPr="00064789">
        <w:t xml:space="preserve">thresholds of either £20,000 per </w:t>
      </w:r>
      <w:r w:rsidR="00B36EBC" w:rsidRPr="00064789">
        <w:t>QALY or £30,000/QALY.</w:t>
      </w:r>
      <w:r w:rsidRPr="00064789">
        <w:t xml:space="preserve"> </w:t>
      </w:r>
      <w:r w:rsidR="008C662C">
        <w:t xml:space="preserve">We </w:t>
      </w:r>
      <w:r w:rsidRPr="00064789">
        <w:t>suggest that</w:t>
      </w:r>
      <w:r w:rsidR="00B36EBC" w:rsidRPr="00064789">
        <w:t xml:space="preserve"> if considering prescribing a newer OAC</w:t>
      </w:r>
      <w:r w:rsidRPr="00064789">
        <w:t>, it may be both clinically effective and cost effective to use TTE to help inform the decision</w:t>
      </w:r>
      <w:r w:rsidR="003B36C5">
        <w:t xml:space="preserve"> in more elderly patients</w:t>
      </w:r>
      <w:r w:rsidR="0031099C" w:rsidRPr="00064789">
        <w:t xml:space="preserve">. </w:t>
      </w:r>
    </w:p>
    <w:p w:rsidR="00D20CA0" w:rsidRDefault="00D20CA0">
      <w:pPr>
        <w:pStyle w:val="NormalWeb"/>
        <w:ind w:left="640" w:hanging="640"/>
      </w:pPr>
    </w:p>
    <w:p w:rsidR="00B54241" w:rsidRPr="00532F44" w:rsidRDefault="00B54241">
      <w:pPr>
        <w:pStyle w:val="NormalWeb"/>
        <w:ind w:left="640" w:hanging="640"/>
        <w:sectPr w:rsidR="00B54241" w:rsidRPr="00532F44" w:rsidSect="001C47C7">
          <w:footerReference w:type="default" r:id="rId12"/>
          <w:pgSz w:w="11906" w:h="16838"/>
          <w:pgMar w:top="1440" w:right="1440" w:bottom="1440" w:left="1440" w:header="709" w:footer="709" w:gutter="0"/>
          <w:lnNumType w:countBy="1"/>
          <w:cols w:space="708"/>
          <w:docGrid w:linePitch="360"/>
        </w:sectPr>
      </w:pPr>
    </w:p>
    <w:p w:rsidR="00D20CA0" w:rsidRPr="00532F44" w:rsidRDefault="00D20CA0" w:rsidP="003378D6">
      <w:pPr>
        <w:pStyle w:val="Heading1"/>
        <w:numPr>
          <w:ilvl w:val="0"/>
          <w:numId w:val="0"/>
        </w:numPr>
      </w:pPr>
      <w:r w:rsidRPr="00532F44">
        <w:lastRenderedPageBreak/>
        <w:t>References</w:t>
      </w:r>
    </w:p>
    <w:p w:rsidR="0009181B" w:rsidRPr="0009181B" w:rsidRDefault="002F05E5">
      <w:pPr>
        <w:pStyle w:val="NormalWeb"/>
        <w:ind w:left="640" w:hanging="640"/>
        <w:divId w:val="551624515"/>
        <w:rPr>
          <w:rFonts w:ascii="Calibri" w:hAnsi="Calibri"/>
          <w:noProof/>
          <w:sz w:val="22"/>
        </w:rPr>
      </w:pPr>
      <w:r>
        <w:fldChar w:fldCharType="begin" w:fldLock="1"/>
      </w:r>
      <w:r w:rsidR="008E6143" w:rsidRPr="0009181B">
        <w:instrText xml:space="preserve">ADDIN Mendeley Bibliography CSL_BIBLIOGRAPHY </w:instrText>
      </w:r>
      <w:r>
        <w:fldChar w:fldCharType="separate"/>
      </w:r>
      <w:r w:rsidR="0009181B" w:rsidRPr="0009181B">
        <w:rPr>
          <w:rFonts w:ascii="Calibri" w:hAnsi="Calibri"/>
          <w:noProof/>
          <w:sz w:val="22"/>
        </w:rPr>
        <w:t xml:space="preserve">1 </w:t>
      </w:r>
      <w:r w:rsidR="0009181B" w:rsidRPr="0009181B">
        <w:rPr>
          <w:rFonts w:ascii="Calibri" w:hAnsi="Calibri"/>
          <w:noProof/>
          <w:sz w:val="22"/>
        </w:rPr>
        <w:tab/>
        <w:t xml:space="preserve">Go AS, Hylek EM, Phillips KA, </w:t>
      </w:r>
      <w:r w:rsidR="0009181B" w:rsidRPr="0009181B">
        <w:rPr>
          <w:rFonts w:ascii="Calibri" w:hAnsi="Calibri"/>
          <w:i/>
          <w:iCs/>
          <w:noProof/>
          <w:sz w:val="22"/>
        </w:rPr>
        <w:t>et al.</w:t>
      </w:r>
      <w:r w:rsidR="0009181B" w:rsidRPr="0009181B">
        <w:rPr>
          <w:rFonts w:ascii="Calibri" w:hAnsi="Calibri"/>
          <w:noProof/>
          <w:sz w:val="22"/>
        </w:rPr>
        <w:t xml:space="preserve"> Prevalence of diagnosed atrial fibrillation in adults: national implications for rhythm management and stroke prevention: the AnTicoagulation and Risk Factors in Atrial Fibrillation (ATRIA) Study. </w:t>
      </w:r>
      <w:r w:rsidR="0009181B" w:rsidRPr="0009181B">
        <w:rPr>
          <w:rFonts w:ascii="Calibri" w:hAnsi="Calibri"/>
          <w:i/>
          <w:iCs/>
          <w:noProof/>
          <w:sz w:val="22"/>
        </w:rPr>
        <w:t>JAMA : the journal of the American Medical Association</w:t>
      </w:r>
      <w:r w:rsidR="0009181B" w:rsidRPr="0009181B">
        <w:rPr>
          <w:rFonts w:ascii="Calibri" w:hAnsi="Calibri"/>
          <w:noProof/>
          <w:sz w:val="22"/>
        </w:rPr>
        <w:t xml:space="preserve"> 2001;</w:t>
      </w:r>
      <w:r w:rsidR="0009181B" w:rsidRPr="0009181B">
        <w:rPr>
          <w:rFonts w:ascii="Calibri" w:hAnsi="Calibri"/>
          <w:b/>
          <w:bCs/>
          <w:noProof/>
          <w:sz w:val="22"/>
        </w:rPr>
        <w:t>285</w:t>
      </w:r>
      <w:r w:rsidR="0009181B" w:rsidRPr="0009181B">
        <w:rPr>
          <w:rFonts w:ascii="Calibri" w:hAnsi="Calibri"/>
          <w:noProof/>
          <w:sz w:val="22"/>
        </w:rPr>
        <w:t>:2370–5.</w:t>
      </w:r>
    </w:p>
    <w:p w:rsidR="0009181B" w:rsidRPr="0009181B" w:rsidRDefault="0009181B">
      <w:pPr>
        <w:pStyle w:val="NormalWeb"/>
        <w:ind w:left="640" w:hanging="640"/>
        <w:divId w:val="551624515"/>
        <w:rPr>
          <w:rFonts w:ascii="Calibri" w:hAnsi="Calibri"/>
          <w:noProof/>
          <w:sz w:val="22"/>
        </w:rPr>
      </w:pPr>
      <w:r w:rsidRPr="0009181B">
        <w:rPr>
          <w:rFonts w:ascii="Calibri" w:hAnsi="Calibri"/>
          <w:noProof/>
          <w:sz w:val="22"/>
        </w:rPr>
        <w:t xml:space="preserve">2 </w:t>
      </w:r>
      <w:r w:rsidRPr="0009181B">
        <w:rPr>
          <w:rFonts w:ascii="Calibri" w:hAnsi="Calibri"/>
          <w:noProof/>
          <w:sz w:val="22"/>
        </w:rPr>
        <w:tab/>
        <w:t xml:space="preserve">Rivaroxaban-once daily, oral, direct factor Xa inhibition compared with vitamin K antagonism for prevention of stroke and Embolism Trial in Atrial Fibrillation: rationale and design of the ROCKET AF study. </w:t>
      </w:r>
      <w:r w:rsidRPr="0009181B">
        <w:rPr>
          <w:rFonts w:ascii="Calibri" w:hAnsi="Calibri"/>
          <w:i/>
          <w:iCs/>
          <w:noProof/>
          <w:sz w:val="22"/>
        </w:rPr>
        <w:t>American heart journal</w:t>
      </w:r>
      <w:r w:rsidRPr="0009181B">
        <w:rPr>
          <w:rFonts w:ascii="Calibri" w:hAnsi="Calibri"/>
          <w:noProof/>
          <w:sz w:val="22"/>
        </w:rPr>
        <w:t xml:space="preserve"> 2010;</w:t>
      </w:r>
      <w:r w:rsidRPr="0009181B">
        <w:rPr>
          <w:rFonts w:ascii="Calibri" w:hAnsi="Calibri"/>
          <w:b/>
          <w:bCs/>
          <w:noProof/>
          <w:sz w:val="22"/>
        </w:rPr>
        <w:t>159</w:t>
      </w:r>
      <w:r w:rsidRPr="0009181B">
        <w:rPr>
          <w:rFonts w:ascii="Calibri" w:hAnsi="Calibri"/>
          <w:noProof/>
          <w:sz w:val="22"/>
        </w:rPr>
        <w:t>:340–347.e1.</w:t>
      </w:r>
    </w:p>
    <w:p w:rsidR="0009181B" w:rsidRPr="0009181B" w:rsidRDefault="0009181B">
      <w:pPr>
        <w:pStyle w:val="NormalWeb"/>
        <w:ind w:left="640" w:hanging="640"/>
        <w:divId w:val="551624515"/>
        <w:rPr>
          <w:rFonts w:ascii="Calibri" w:hAnsi="Calibri"/>
          <w:noProof/>
          <w:sz w:val="22"/>
        </w:rPr>
      </w:pPr>
      <w:r w:rsidRPr="0009181B">
        <w:rPr>
          <w:rFonts w:ascii="Calibri" w:hAnsi="Calibri"/>
          <w:noProof/>
          <w:sz w:val="22"/>
        </w:rPr>
        <w:t xml:space="preserve">3 </w:t>
      </w:r>
      <w:r w:rsidRPr="0009181B">
        <w:rPr>
          <w:rFonts w:ascii="Calibri" w:hAnsi="Calibri"/>
          <w:noProof/>
          <w:sz w:val="22"/>
        </w:rPr>
        <w:tab/>
        <w:t xml:space="preserve">Camm AJ, Kirchhof P, Lip GY, </w:t>
      </w:r>
      <w:r w:rsidRPr="0009181B">
        <w:rPr>
          <w:rFonts w:ascii="Calibri" w:hAnsi="Calibri"/>
          <w:i/>
          <w:iCs/>
          <w:noProof/>
          <w:sz w:val="22"/>
        </w:rPr>
        <w:t>et al.</w:t>
      </w:r>
      <w:r w:rsidRPr="0009181B">
        <w:rPr>
          <w:rFonts w:ascii="Calibri" w:hAnsi="Calibri"/>
          <w:noProof/>
          <w:sz w:val="22"/>
        </w:rPr>
        <w:t xml:space="preserve"> Guidelines for the management of atrial fibrillation: the Task Force for the Management of Atrial Fibrillation of the European Society of Cardiology (ESC). </w:t>
      </w:r>
      <w:r w:rsidRPr="0009181B">
        <w:rPr>
          <w:rFonts w:ascii="Calibri" w:hAnsi="Calibri"/>
          <w:i/>
          <w:iCs/>
          <w:noProof/>
          <w:sz w:val="22"/>
        </w:rPr>
        <w:t>Eur Heart J</w:t>
      </w:r>
      <w:r w:rsidRPr="0009181B">
        <w:rPr>
          <w:rFonts w:ascii="Calibri" w:hAnsi="Calibri"/>
          <w:noProof/>
          <w:sz w:val="22"/>
        </w:rPr>
        <w:t xml:space="preserve"> 2010;</w:t>
      </w:r>
      <w:r w:rsidRPr="0009181B">
        <w:rPr>
          <w:rFonts w:ascii="Calibri" w:hAnsi="Calibri"/>
          <w:b/>
          <w:bCs/>
          <w:noProof/>
          <w:sz w:val="22"/>
        </w:rPr>
        <w:t>31</w:t>
      </w:r>
      <w:r w:rsidRPr="0009181B">
        <w:rPr>
          <w:rFonts w:ascii="Calibri" w:hAnsi="Calibri"/>
          <w:noProof/>
          <w:sz w:val="22"/>
        </w:rPr>
        <w:t>:2369–429.</w:t>
      </w:r>
    </w:p>
    <w:p w:rsidR="0009181B" w:rsidRPr="0009181B" w:rsidRDefault="0009181B">
      <w:pPr>
        <w:pStyle w:val="NormalWeb"/>
        <w:ind w:left="640" w:hanging="640"/>
        <w:divId w:val="551624515"/>
        <w:rPr>
          <w:rFonts w:ascii="Calibri" w:hAnsi="Calibri"/>
          <w:noProof/>
          <w:sz w:val="22"/>
        </w:rPr>
      </w:pPr>
      <w:r w:rsidRPr="0009181B">
        <w:rPr>
          <w:rFonts w:ascii="Calibri" w:hAnsi="Calibri"/>
          <w:noProof/>
          <w:sz w:val="22"/>
        </w:rPr>
        <w:t xml:space="preserve">4 </w:t>
      </w:r>
      <w:r w:rsidRPr="0009181B">
        <w:rPr>
          <w:rFonts w:ascii="Calibri" w:hAnsi="Calibri"/>
          <w:noProof/>
          <w:sz w:val="22"/>
        </w:rPr>
        <w:tab/>
        <w:t xml:space="preserve">Camm AJ, Lip GYH, De Caterina R, </w:t>
      </w:r>
      <w:r w:rsidRPr="0009181B">
        <w:rPr>
          <w:rFonts w:ascii="Calibri" w:hAnsi="Calibri"/>
          <w:i/>
          <w:iCs/>
          <w:noProof/>
          <w:sz w:val="22"/>
        </w:rPr>
        <w:t>et al.</w:t>
      </w:r>
      <w:r w:rsidRPr="0009181B">
        <w:rPr>
          <w:rFonts w:ascii="Calibri" w:hAnsi="Calibri"/>
          <w:noProof/>
          <w:sz w:val="22"/>
        </w:rPr>
        <w:t xml:space="preserve"> 2012 focused update of the ESC Guidelines for the management of atrial fibrillation: An update of the 2010 ESC Guidelines for the management of atrial fibrillation * Developed with the special contribution of the European Heart Rhythm Association. </w:t>
      </w:r>
      <w:r w:rsidRPr="0009181B">
        <w:rPr>
          <w:rFonts w:ascii="Calibri" w:hAnsi="Calibri"/>
          <w:i/>
          <w:iCs/>
          <w:noProof/>
          <w:sz w:val="22"/>
        </w:rPr>
        <w:t>European heart journal</w:t>
      </w:r>
      <w:r w:rsidRPr="0009181B">
        <w:rPr>
          <w:rFonts w:ascii="Calibri" w:hAnsi="Calibri"/>
          <w:noProof/>
          <w:sz w:val="22"/>
        </w:rPr>
        <w:t xml:space="preserve"> Published Online First: 24 August 2012. doi:10.1093/eurheartj/ehs253</w:t>
      </w:r>
    </w:p>
    <w:p w:rsidR="0009181B" w:rsidRPr="0009181B" w:rsidRDefault="0009181B">
      <w:pPr>
        <w:pStyle w:val="NormalWeb"/>
        <w:ind w:left="640" w:hanging="640"/>
        <w:divId w:val="551624515"/>
        <w:rPr>
          <w:rFonts w:ascii="Calibri" w:hAnsi="Calibri"/>
          <w:noProof/>
          <w:sz w:val="22"/>
        </w:rPr>
      </w:pPr>
      <w:r w:rsidRPr="0009181B">
        <w:rPr>
          <w:rFonts w:ascii="Calibri" w:hAnsi="Calibri"/>
          <w:noProof/>
          <w:sz w:val="22"/>
        </w:rPr>
        <w:t xml:space="preserve">5 </w:t>
      </w:r>
      <w:r w:rsidRPr="0009181B">
        <w:rPr>
          <w:rFonts w:ascii="Calibri" w:hAnsi="Calibri"/>
          <w:noProof/>
          <w:sz w:val="22"/>
        </w:rPr>
        <w:tab/>
        <w:t xml:space="preserve">Transesophageal echocardiographic correlates of thromboembolism in high-risk patients with nonvalvular atrial fibrillation. The Stroke Prevention in Atrial Fibrillation Investigators Committee on Echocardiography. </w:t>
      </w:r>
      <w:r w:rsidRPr="0009181B">
        <w:rPr>
          <w:rFonts w:ascii="Calibri" w:hAnsi="Calibri"/>
          <w:i/>
          <w:iCs/>
          <w:noProof/>
          <w:sz w:val="22"/>
        </w:rPr>
        <w:t>Ann Intern Med</w:t>
      </w:r>
      <w:r w:rsidRPr="0009181B">
        <w:rPr>
          <w:rFonts w:ascii="Calibri" w:hAnsi="Calibri"/>
          <w:noProof/>
          <w:sz w:val="22"/>
        </w:rPr>
        <w:t xml:space="preserve"> 1998;</w:t>
      </w:r>
      <w:r w:rsidRPr="0009181B">
        <w:rPr>
          <w:rFonts w:ascii="Calibri" w:hAnsi="Calibri"/>
          <w:b/>
          <w:bCs/>
          <w:noProof/>
          <w:sz w:val="22"/>
        </w:rPr>
        <w:t>128</w:t>
      </w:r>
      <w:r w:rsidRPr="0009181B">
        <w:rPr>
          <w:rFonts w:ascii="Calibri" w:hAnsi="Calibri"/>
          <w:noProof/>
          <w:sz w:val="22"/>
        </w:rPr>
        <w:t>:639–47.</w:t>
      </w:r>
    </w:p>
    <w:p w:rsidR="0009181B" w:rsidRPr="0009181B" w:rsidRDefault="0009181B">
      <w:pPr>
        <w:pStyle w:val="NormalWeb"/>
        <w:ind w:left="640" w:hanging="640"/>
        <w:divId w:val="551624515"/>
        <w:rPr>
          <w:rFonts w:ascii="Calibri" w:hAnsi="Calibri"/>
          <w:noProof/>
          <w:sz w:val="22"/>
        </w:rPr>
      </w:pPr>
      <w:r w:rsidRPr="0009181B">
        <w:rPr>
          <w:rFonts w:ascii="Calibri" w:hAnsi="Calibri"/>
          <w:noProof/>
          <w:sz w:val="22"/>
        </w:rPr>
        <w:t xml:space="preserve">6 </w:t>
      </w:r>
      <w:r w:rsidRPr="0009181B">
        <w:rPr>
          <w:rFonts w:ascii="Calibri" w:hAnsi="Calibri"/>
          <w:noProof/>
          <w:sz w:val="22"/>
        </w:rPr>
        <w:tab/>
        <w:t xml:space="preserve">Providencia R, Botelho A, Trigo J, </w:t>
      </w:r>
      <w:r w:rsidRPr="0009181B">
        <w:rPr>
          <w:rFonts w:ascii="Calibri" w:hAnsi="Calibri"/>
          <w:i/>
          <w:iCs/>
          <w:noProof/>
          <w:sz w:val="22"/>
        </w:rPr>
        <w:t>et al.</w:t>
      </w:r>
      <w:r w:rsidRPr="0009181B">
        <w:rPr>
          <w:rFonts w:ascii="Calibri" w:hAnsi="Calibri"/>
          <w:noProof/>
          <w:sz w:val="22"/>
        </w:rPr>
        <w:t xml:space="preserve"> Possible refinement of clinical thromboembolism assessment in patients with atrial fibrillation using echocardiographic parameters. </w:t>
      </w:r>
      <w:r w:rsidRPr="0009181B">
        <w:rPr>
          <w:rFonts w:ascii="Calibri" w:hAnsi="Calibri"/>
          <w:i/>
          <w:iCs/>
          <w:noProof/>
          <w:sz w:val="22"/>
        </w:rPr>
        <w:t>Europace</w:t>
      </w:r>
      <w:r w:rsidRPr="0009181B">
        <w:rPr>
          <w:rFonts w:ascii="Calibri" w:hAnsi="Calibri"/>
          <w:noProof/>
          <w:sz w:val="22"/>
        </w:rPr>
        <w:t xml:space="preserve"> 2012;</w:t>
      </w:r>
      <w:r w:rsidRPr="0009181B">
        <w:rPr>
          <w:rFonts w:ascii="Calibri" w:hAnsi="Calibri"/>
          <w:b/>
          <w:bCs/>
          <w:noProof/>
          <w:sz w:val="22"/>
        </w:rPr>
        <w:t>14</w:t>
      </w:r>
      <w:r w:rsidRPr="0009181B">
        <w:rPr>
          <w:rFonts w:ascii="Calibri" w:hAnsi="Calibri"/>
          <w:noProof/>
          <w:sz w:val="22"/>
        </w:rPr>
        <w:t>:36–45.</w:t>
      </w:r>
    </w:p>
    <w:p w:rsidR="0009181B" w:rsidRPr="0009181B" w:rsidRDefault="0009181B">
      <w:pPr>
        <w:pStyle w:val="NormalWeb"/>
        <w:ind w:left="640" w:hanging="640"/>
        <w:divId w:val="551624515"/>
        <w:rPr>
          <w:rFonts w:ascii="Calibri" w:hAnsi="Calibri"/>
          <w:noProof/>
          <w:sz w:val="22"/>
        </w:rPr>
      </w:pPr>
      <w:r w:rsidRPr="0009181B">
        <w:rPr>
          <w:rFonts w:ascii="Calibri" w:hAnsi="Calibri"/>
          <w:noProof/>
          <w:sz w:val="22"/>
        </w:rPr>
        <w:t xml:space="preserve">7 </w:t>
      </w:r>
      <w:r w:rsidRPr="0009181B">
        <w:rPr>
          <w:rFonts w:ascii="Calibri" w:hAnsi="Calibri"/>
          <w:noProof/>
          <w:sz w:val="22"/>
        </w:rPr>
        <w:tab/>
        <w:t>NICE. Guide to the methods of technology appraisal. 2008.http://www.nice.org.uk/media/B52/A7/TAMethodsGuideUpdatedJune2008.pdf</w:t>
      </w:r>
    </w:p>
    <w:p w:rsidR="0009181B" w:rsidRPr="0009181B" w:rsidRDefault="0009181B">
      <w:pPr>
        <w:pStyle w:val="NormalWeb"/>
        <w:ind w:left="640" w:hanging="640"/>
        <w:divId w:val="551624515"/>
        <w:rPr>
          <w:rFonts w:ascii="Calibri" w:hAnsi="Calibri"/>
          <w:noProof/>
          <w:sz w:val="22"/>
        </w:rPr>
      </w:pPr>
      <w:r w:rsidRPr="0009181B">
        <w:rPr>
          <w:rFonts w:ascii="Calibri" w:hAnsi="Calibri"/>
          <w:noProof/>
          <w:sz w:val="22"/>
        </w:rPr>
        <w:t xml:space="preserve">8 </w:t>
      </w:r>
      <w:r w:rsidRPr="0009181B">
        <w:rPr>
          <w:rFonts w:ascii="Calibri" w:hAnsi="Calibri"/>
          <w:noProof/>
          <w:sz w:val="22"/>
        </w:rPr>
        <w:tab/>
        <w:t xml:space="preserve">Pliskin JS, Shepard DS, Weinstein MC. Utility Functions for Life Years and Health Status. </w:t>
      </w:r>
      <w:r w:rsidRPr="0009181B">
        <w:rPr>
          <w:rFonts w:ascii="Calibri" w:hAnsi="Calibri"/>
          <w:i/>
          <w:iCs/>
          <w:noProof/>
          <w:sz w:val="22"/>
        </w:rPr>
        <w:t>Operations Research</w:t>
      </w:r>
      <w:r w:rsidRPr="0009181B">
        <w:rPr>
          <w:rFonts w:ascii="Calibri" w:hAnsi="Calibri"/>
          <w:noProof/>
          <w:sz w:val="22"/>
        </w:rPr>
        <w:t xml:space="preserve"> 1980;</w:t>
      </w:r>
      <w:r w:rsidRPr="0009181B">
        <w:rPr>
          <w:rFonts w:ascii="Calibri" w:hAnsi="Calibri"/>
          <w:b/>
          <w:bCs/>
          <w:noProof/>
          <w:sz w:val="22"/>
        </w:rPr>
        <w:t>28</w:t>
      </w:r>
      <w:r w:rsidRPr="0009181B">
        <w:rPr>
          <w:rFonts w:ascii="Calibri" w:hAnsi="Calibri"/>
          <w:noProof/>
          <w:sz w:val="22"/>
        </w:rPr>
        <w:t>:206–24.</w:t>
      </w:r>
    </w:p>
    <w:p w:rsidR="0009181B" w:rsidRPr="0009181B" w:rsidRDefault="0009181B">
      <w:pPr>
        <w:pStyle w:val="NormalWeb"/>
        <w:ind w:left="640" w:hanging="640"/>
        <w:divId w:val="551624515"/>
        <w:rPr>
          <w:rFonts w:ascii="Calibri" w:hAnsi="Calibri"/>
          <w:noProof/>
          <w:sz w:val="22"/>
        </w:rPr>
      </w:pPr>
      <w:r w:rsidRPr="0009181B">
        <w:rPr>
          <w:rFonts w:ascii="Calibri" w:hAnsi="Calibri"/>
          <w:noProof/>
          <w:sz w:val="22"/>
        </w:rPr>
        <w:t xml:space="preserve">9 </w:t>
      </w:r>
      <w:r w:rsidRPr="0009181B">
        <w:rPr>
          <w:rFonts w:ascii="Calibri" w:hAnsi="Calibri"/>
          <w:noProof/>
          <w:sz w:val="22"/>
        </w:rPr>
        <w:tab/>
        <w:t>NICE. Guide to the methods of technology appraisal. NICE methods guide. 2008;:80.</w:t>
      </w:r>
    </w:p>
    <w:p w:rsidR="0009181B" w:rsidRPr="0009181B" w:rsidRDefault="0009181B">
      <w:pPr>
        <w:pStyle w:val="NormalWeb"/>
        <w:ind w:left="640" w:hanging="640"/>
        <w:divId w:val="551624515"/>
        <w:rPr>
          <w:rFonts w:ascii="Calibri" w:hAnsi="Calibri"/>
          <w:noProof/>
          <w:sz w:val="22"/>
        </w:rPr>
      </w:pPr>
      <w:r w:rsidRPr="0009181B">
        <w:rPr>
          <w:rFonts w:ascii="Calibri" w:hAnsi="Calibri"/>
          <w:noProof/>
          <w:sz w:val="22"/>
        </w:rPr>
        <w:t xml:space="preserve">10 </w:t>
      </w:r>
      <w:r w:rsidRPr="0009181B">
        <w:rPr>
          <w:rFonts w:ascii="Calibri" w:hAnsi="Calibri"/>
          <w:noProof/>
          <w:sz w:val="22"/>
        </w:rPr>
        <w:tab/>
        <w:t>NICE. Rivaroxaban for the prevention of stroke and systemic embolism in people with atrial fibrillation. NICE technology appraisal guidance 256. 2012.http://www.nice.org.uk/nicemedia/live/13746/59295/59295.pdf (accessed 28 Sep2012).</w:t>
      </w:r>
    </w:p>
    <w:p w:rsidR="0009181B" w:rsidRPr="0009181B" w:rsidRDefault="0009181B">
      <w:pPr>
        <w:pStyle w:val="NormalWeb"/>
        <w:ind w:left="640" w:hanging="640"/>
        <w:divId w:val="551624515"/>
        <w:rPr>
          <w:rFonts w:ascii="Calibri" w:hAnsi="Calibri"/>
          <w:noProof/>
          <w:sz w:val="22"/>
        </w:rPr>
      </w:pPr>
      <w:r w:rsidRPr="0009181B">
        <w:rPr>
          <w:rFonts w:ascii="Calibri" w:hAnsi="Calibri"/>
          <w:noProof/>
          <w:sz w:val="22"/>
        </w:rPr>
        <w:t xml:space="preserve">11 </w:t>
      </w:r>
      <w:r w:rsidRPr="0009181B">
        <w:rPr>
          <w:rFonts w:ascii="Calibri" w:hAnsi="Calibri"/>
          <w:noProof/>
          <w:sz w:val="22"/>
        </w:rPr>
        <w:tab/>
        <w:t>NICE. Dabigatran etexilate for the prevention of stroke and systemic embolism in atrial fibrillation. NICE technology appraisal guidance 249. 2012.http://www.nice.org.uk/nicemedia/live/13677/58470/58470.pdf (accessed 28 Sep2012).</w:t>
      </w:r>
    </w:p>
    <w:p w:rsidR="0009181B" w:rsidRPr="0009181B" w:rsidRDefault="0009181B">
      <w:pPr>
        <w:pStyle w:val="NormalWeb"/>
        <w:ind w:left="640" w:hanging="640"/>
        <w:divId w:val="551624515"/>
        <w:rPr>
          <w:rFonts w:ascii="Calibri" w:hAnsi="Calibri"/>
          <w:noProof/>
          <w:sz w:val="22"/>
        </w:rPr>
      </w:pPr>
      <w:r w:rsidRPr="0009181B">
        <w:rPr>
          <w:rFonts w:ascii="Calibri" w:hAnsi="Calibri"/>
          <w:noProof/>
          <w:sz w:val="22"/>
        </w:rPr>
        <w:t xml:space="preserve">12 </w:t>
      </w:r>
      <w:r w:rsidRPr="0009181B">
        <w:rPr>
          <w:rFonts w:ascii="Calibri" w:hAnsi="Calibri"/>
          <w:noProof/>
          <w:sz w:val="22"/>
        </w:rPr>
        <w:tab/>
        <w:t xml:space="preserve">Simpson EL, Stevenson MD, Scope A, </w:t>
      </w:r>
      <w:r w:rsidRPr="0009181B">
        <w:rPr>
          <w:rFonts w:ascii="Calibri" w:hAnsi="Calibri"/>
          <w:i/>
          <w:iCs/>
          <w:noProof/>
          <w:sz w:val="22"/>
        </w:rPr>
        <w:t>et al.</w:t>
      </w:r>
      <w:r w:rsidRPr="0009181B">
        <w:rPr>
          <w:rFonts w:ascii="Calibri" w:hAnsi="Calibri"/>
          <w:noProof/>
          <w:sz w:val="22"/>
        </w:rPr>
        <w:t xml:space="preserve"> Echocardiography in newly diagnosed atrial fibrillation patients: a systematic review and economic evaluation. 2012. </w:t>
      </w:r>
    </w:p>
    <w:p w:rsidR="0009181B" w:rsidRPr="0009181B" w:rsidRDefault="0009181B">
      <w:pPr>
        <w:pStyle w:val="NormalWeb"/>
        <w:ind w:left="640" w:hanging="640"/>
        <w:divId w:val="551624515"/>
        <w:rPr>
          <w:rFonts w:ascii="Calibri" w:hAnsi="Calibri"/>
          <w:noProof/>
          <w:sz w:val="22"/>
        </w:rPr>
      </w:pPr>
      <w:r w:rsidRPr="0009181B">
        <w:rPr>
          <w:rFonts w:ascii="Calibri" w:hAnsi="Calibri"/>
          <w:noProof/>
          <w:sz w:val="22"/>
        </w:rPr>
        <w:lastRenderedPageBreak/>
        <w:t xml:space="preserve">13 </w:t>
      </w:r>
      <w:r w:rsidRPr="0009181B">
        <w:rPr>
          <w:rFonts w:ascii="Calibri" w:hAnsi="Calibri"/>
          <w:noProof/>
          <w:sz w:val="22"/>
        </w:rPr>
        <w:tab/>
        <w:t xml:space="preserve">PVS TM-STF on. Medical aspects of the persistent vegetative state: second of two parts. </w:t>
      </w:r>
      <w:r w:rsidRPr="0009181B">
        <w:rPr>
          <w:rFonts w:ascii="Calibri" w:hAnsi="Calibri"/>
          <w:i/>
          <w:iCs/>
          <w:noProof/>
          <w:sz w:val="22"/>
        </w:rPr>
        <w:t>The New England Journal of Medicine</w:t>
      </w:r>
      <w:r w:rsidRPr="0009181B">
        <w:rPr>
          <w:rFonts w:ascii="Calibri" w:hAnsi="Calibri"/>
          <w:noProof/>
          <w:sz w:val="22"/>
        </w:rPr>
        <w:t xml:space="preserve"> 1994;</w:t>
      </w:r>
      <w:r w:rsidRPr="0009181B">
        <w:rPr>
          <w:rFonts w:ascii="Calibri" w:hAnsi="Calibri"/>
          <w:b/>
          <w:bCs/>
          <w:noProof/>
          <w:sz w:val="22"/>
        </w:rPr>
        <w:t>330</w:t>
      </w:r>
      <w:r w:rsidRPr="0009181B">
        <w:rPr>
          <w:rFonts w:ascii="Calibri" w:hAnsi="Calibri"/>
          <w:noProof/>
          <w:sz w:val="22"/>
        </w:rPr>
        <w:t>.http://www.nejm.org/doi/full/10.1056/NEJM199406023302206</w:t>
      </w:r>
    </w:p>
    <w:p w:rsidR="0009181B" w:rsidRPr="0009181B" w:rsidRDefault="0009181B">
      <w:pPr>
        <w:pStyle w:val="NormalWeb"/>
        <w:ind w:left="640" w:hanging="640"/>
        <w:divId w:val="551624515"/>
        <w:rPr>
          <w:rFonts w:ascii="Calibri" w:hAnsi="Calibri"/>
          <w:noProof/>
          <w:sz w:val="22"/>
        </w:rPr>
      </w:pPr>
      <w:r w:rsidRPr="0009181B">
        <w:rPr>
          <w:rFonts w:ascii="Calibri" w:hAnsi="Calibri"/>
          <w:noProof/>
          <w:sz w:val="22"/>
        </w:rPr>
        <w:t xml:space="preserve">14 </w:t>
      </w:r>
      <w:r w:rsidRPr="0009181B">
        <w:rPr>
          <w:rFonts w:ascii="Calibri" w:hAnsi="Calibri"/>
          <w:noProof/>
          <w:sz w:val="22"/>
        </w:rPr>
        <w:tab/>
        <w:t xml:space="preserve">Eikelboom JW, Wallentin L, Connolly SJ, </w:t>
      </w:r>
      <w:r w:rsidRPr="0009181B">
        <w:rPr>
          <w:rFonts w:ascii="Calibri" w:hAnsi="Calibri"/>
          <w:i/>
          <w:iCs/>
          <w:noProof/>
          <w:sz w:val="22"/>
        </w:rPr>
        <w:t>et al.</w:t>
      </w:r>
      <w:r w:rsidRPr="0009181B">
        <w:rPr>
          <w:rFonts w:ascii="Calibri" w:hAnsi="Calibri"/>
          <w:noProof/>
          <w:sz w:val="22"/>
        </w:rPr>
        <w:t xml:space="preserve"> Risk of bleeding with 2 doses of dabigatran compared with warfarin in older and younger patients with atrial fibrillation: an analysis of the randomized evaluation of long-term anticoagulant therapy (RE-LY) trial. </w:t>
      </w:r>
      <w:r w:rsidRPr="0009181B">
        <w:rPr>
          <w:rFonts w:ascii="Calibri" w:hAnsi="Calibri"/>
          <w:i/>
          <w:iCs/>
          <w:noProof/>
          <w:sz w:val="22"/>
        </w:rPr>
        <w:t>Circulation</w:t>
      </w:r>
      <w:r w:rsidRPr="0009181B">
        <w:rPr>
          <w:rFonts w:ascii="Calibri" w:hAnsi="Calibri"/>
          <w:noProof/>
          <w:sz w:val="22"/>
        </w:rPr>
        <w:t xml:space="preserve"> 2011;</w:t>
      </w:r>
      <w:r w:rsidRPr="0009181B">
        <w:rPr>
          <w:rFonts w:ascii="Calibri" w:hAnsi="Calibri"/>
          <w:b/>
          <w:bCs/>
          <w:noProof/>
          <w:sz w:val="22"/>
        </w:rPr>
        <w:t>123</w:t>
      </w:r>
      <w:r w:rsidRPr="0009181B">
        <w:rPr>
          <w:rFonts w:ascii="Calibri" w:hAnsi="Calibri"/>
          <w:noProof/>
          <w:sz w:val="22"/>
        </w:rPr>
        <w:t>:2363–72.</w:t>
      </w:r>
    </w:p>
    <w:p w:rsidR="0009181B" w:rsidRPr="0009181B" w:rsidRDefault="0009181B">
      <w:pPr>
        <w:pStyle w:val="NormalWeb"/>
        <w:ind w:left="640" w:hanging="640"/>
        <w:divId w:val="551624515"/>
        <w:rPr>
          <w:rFonts w:ascii="Calibri" w:hAnsi="Calibri"/>
          <w:noProof/>
          <w:sz w:val="22"/>
        </w:rPr>
      </w:pPr>
      <w:r w:rsidRPr="0009181B">
        <w:rPr>
          <w:rFonts w:ascii="Calibri" w:hAnsi="Calibri"/>
          <w:noProof/>
          <w:sz w:val="22"/>
        </w:rPr>
        <w:t xml:space="preserve">15 </w:t>
      </w:r>
      <w:r w:rsidRPr="0009181B">
        <w:rPr>
          <w:rFonts w:ascii="Calibri" w:hAnsi="Calibri"/>
          <w:noProof/>
          <w:sz w:val="22"/>
        </w:rPr>
        <w:tab/>
        <w:t xml:space="preserve">Drummond MF, Schulpher MJ, Torrance GW, </w:t>
      </w:r>
      <w:r w:rsidRPr="0009181B">
        <w:rPr>
          <w:rFonts w:ascii="Calibri" w:hAnsi="Calibri"/>
          <w:i/>
          <w:iCs/>
          <w:noProof/>
          <w:sz w:val="22"/>
        </w:rPr>
        <w:t>et al.</w:t>
      </w:r>
      <w:r w:rsidRPr="0009181B">
        <w:rPr>
          <w:rFonts w:ascii="Calibri" w:hAnsi="Calibri"/>
          <w:noProof/>
          <w:sz w:val="22"/>
        </w:rPr>
        <w:t xml:space="preserve"> </w:t>
      </w:r>
      <w:r w:rsidRPr="0009181B">
        <w:rPr>
          <w:rFonts w:ascii="Calibri" w:hAnsi="Calibri"/>
          <w:i/>
          <w:iCs/>
          <w:noProof/>
          <w:sz w:val="22"/>
        </w:rPr>
        <w:t>Methods for the Economic Evaluation of Health Care Programmes</w:t>
      </w:r>
      <w:r w:rsidRPr="0009181B">
        <w:rPr>
          <w:rFonts w:ascii="Calibri" w:hAnsi="Calibri"/>
          <w:noProof/>
          <w:sz w:val="22"/>
        </w:rPr>
        <w:t xml:space="preserve">. Third Edit. Oxford: : OUP 2005. </w:t>
      </w:r>
    </w:p>
    <w:p w:rsidR="0009181B" w:rsidRPr="0009181B" w:rsidRDefault="0009181B">
      <w:pPr>
        <w:pStyle w:val="NormalWeb"/>
        <w:ind w:left="640" w:hanging="640"/>
        <w:divId w:val="551624515"/>
        <w:rPr>
          <w:rFonts w:ascii="Calibri" w:hAnsi="Calibri"/>
          <w:noProof/>
          <w:sz w:val="22"/>
        </w:rPr>
      </w:pPr>
      <w:r w:rsidRPr="0009181B">
        <w:rPr>
          <w:rFonts w:ascii="Calibri" w:hAnsi="Calibri"/>
          <w:noProof/>
          <w:sz w:val="22"/>
        </w:rPr>
        <w:t xml:space="preserve">16 </w:t>
      </w:r>
      <w:r w:rsidRPr="0009181B">
        <w:rPr>
          <w:rFonts w:ascii="Calibri" w:hAnsi="Calibri"/>
          <w:noProof/>
          <w:sz w:val="22"/>
        </w:rPr>
        <w:tab/>
        <w:t xml:space="preserve">Lip GY, Nieuwlaat R, Pisters R, </w:t>
      </w:r>
      <w:r w:rsidRPr="0009181B">
        <w:rPr>
          <w:rFonts w:ascii="Calibri" w:hAnsi="Calibri"/>
          <w:i/>
          <w:iCs/>
          <w:noProof/>
          <w:sz w:val="22"/>
        </w:rPr>
        <w:t>et al.</w:t>
      </w:r>
      <w:r w:rsidRPr="0009181B">
        <w:rPr>
          <w:rFonts w:ascii="Calibri" w:hAnsi="Calibri"/>
          <w:noProof/>
          <w:sz w:val="22"/>
        </w:rPr>
        <w:t xml:space="preserve"> Refining clinical risk stratification for predicting stroke and thromboembolism in atrial fibrillation using a novel risk factor-based approach: the euro heart survey on atrial fibrillation. </w:t>
      </w:r>
      <w:r w:rsidRPr="0009181B">
        <w:rPr>
          <w:rFonts w:ascii="Calibri" w:hAnsi="Calibri"/>
          <w:i/>
          <w:iCs/>
          <w:noProof/>
          <w:sz w:val="22"/>
        </w:rPr>
        <w:t>Chest</w:t>
      </w:r>
      <w:r w:rsidRPr="0009181B">
        <w:rPr>
          <w:rFonts w:ascii="Calibri" w:hAnsi="Calibri"/>
          <w:noProof/>
          <w:sz w:val="22"/>
        </w:rPr>
        <w:t xml:space="preserve"> 2010;</w:t>
      </w:r>
      <w:r w:rsidRPr="0009181B">
        <w:rPr>
          <w:rFonts w:ascii="Calibri" w:hAnsi="Calibri"/>
          <w:b/>
          <w:bCs/>
          <w:noProof/>
          <w:sz w:val="22"/>
        </w:rPr>
        <w:t>137</w:t>
      </w:r>
      <w:r w:rsidRPr="0009181B">
        <w:rPr>
          <w:rFonts w:ascii="Calibri" w:hAnsi="Calibri"/>
          <w:noProof/>
          <w:sz w:val="22"/>
        </w:rPr>
        <w:t>:263–72.</w:t>
      </w:r>
    </w:p>
    <w:p w:rsidR="0009181B" w:rsidRPr="0009181B" w:rsidRDefault="0009181B">
      <w:pPr>
        <w:pStyle w:val="NormalWeb"/>
        <w:ind w:left="640" w:hanging="640"/>
        <w:divId w:val="551624515"/>
        <w:rPr>
          <w:rFonts w:ascii="Calibri" w:hAnsi="Calibri"/>
          <w:noProof/>
          <w:sz w:val="22"/>
        </w:rPr>
      </w:pPr>
      <w:r w:rsidRPr="0009181B">
        <w:rPr>
          <w:rFonts w:ascii="Calibri" w:hAnsi="Calibri"/>
          <w:noProof/>
          <w:sz w:val="22"/>
        </w:rPr>
        <w:t xml:space="preserve">17 </w:t>
      </w:r>
      <w:r w:rsidRPr="0009181B">
        <w:rPr>
          <w:rFonts w:ascii="Calibri" w:hAnsi="Calibri"/>
          <w:noProof/>
          <w:sz w:val="22"/>
        </w:rPr>
        <w:tab/>
        <w:t xml:space="preserve">Olesen JB, Lip GYH, Hansen ML, </w:t>
      </w:r>
      <w:r w:rsidRPr="0009181B">
        <w:rPr>
          <w:rFonts w:ascii="Calibri" w:hAnsi="Calibri"/>
          <w:i/>
          <w:iCs/>
          <w:noProof/>
          <w:sz w:val="22"/>
        </w:rPr>
        <w:t>et al.</w:t>
      </w:r>
      <w:r w:rsidRPr="0009181B">
        <w:rPr>
          <w:rFonts w:ascii="Calibri" w:hAnsi="Calibri"/>
          <w:noProof/>
          <w:sz w:val="22"/>
        </w:rPr>
        <w:t xml:space="preserve"> Validation of risk stratification schemes for predicting stroke and thromboembolism in patients with atrial fibrillation: nationwide cohort study. </w:t>
      </w:r>
      <w:r w:rsidRPr="0009181B">
        <w:rPr>
          <w:rFonts w:ascii="Calibri" w:hAnsi="Calibri"/>
          <w:i/>
          <w:iCs/>
          <w:noProof/>
          <w:sz w:val="22"/>
        </w:rPr>
        <w:t>BMJ</w:t>
      </w:r>
      <w:r w:rsidRPr="0009181B">
        <w:rPr>
          <w:rFonts w:ascii="Calibri" w:hAnsi="Calibri"/>
          <w:noProof/>
          <w:sz w:val="22"/>
        </w:rPr>
        <w:t xml:space="preserve"> 2011;</w:t>
      </w:r>
      <w:r w:rsidRPr="0009181B">
        <w:rPr>
          <w:rFonts w:ascii="Calibri" w:hAnsi="Calibri"/>
          <w:b/>
          <w:bCs/>
          <w:noProof/>
          <w:sz w:val="22"/>
        </w:rPr>
        <w:t>342</w:t>
      </w:r>
      <w:r w:rsidRPr="0009181B">
        <w:rPr>
          <w:rFonts w:ascii="Calibri" w:hAnsi="Calibri"/>
          <w:noProof/>
          <w:sz w:val="22"/>
        </w:rPr>
        <w:t>:d124–d124.</w:t>
      </w:r>
    </w:p>
    <w:p w:rsidR="0009181B" w:rsidRPr="0009181B" w:rsidRDefault="0009181B">
      <w:pPr>
        <w:pStyle w:val="NormalWeb"/>
        <w:ind w:left="640" w:hanging="640"/>
        <w:divId w:val="551624515"/>
        <w:rPr>
          <w:rFonts w:ascii="Calibri" w:hAnsi="Calibri"/>
          <w:noProof/>
          <w:sz w:val="22"/>
        </w:rPr>
      </w:pPr>
      <w:r w:rsidRPr="0009181B">
        <w:rPr>
          <w:rFonts w:ascii="Calibri" w:hAnsi="Calibri"/>
          <w:noProof/>
          <w:sz w:val="22"/>
        </w:rPr>
        <w:t xml:space="preserve">18 </w:t>
      </w:r>
      <w:r w:rsidRPr="0009181B">
        <w:rPr>
          <w:rFonts w:ascii="Calibri" w:hAnsi="Calibri"/>
          <w:noProof/>
          <w:sz w:val="22"/>
        </w:rPr>
        <w:tab/>
        <w:t>ONS. Interim Life Tables. 2011;</w:t>
      </w:r>
      <w:r w:rsidRPr="0009181B">
        <w:rPr>
          <w:rFonts w:ascii="Calibri" w:hAnsi="Calibri"/>
          <w:b/>
          <w:bCs/>
          <w:noProof/>
          <w:sz w:val="22"/>
        </w:rPr>
        <w:t>2012</w:t>
      </w:r>
      <w:r w:rsidRPr="0009181B">
        <w:rPr>
          <w:rFonts w:ascii="Calibri" w:hAnsi="Calibri"/>
          <w:noProof/>
          <w:sz w:val="22"/>
        </w:rPr>
        <w:t>.http://www.ons.gov.uk/ons/taxonomy/index.html?nscl=Interim+Life+Tables</w:t>
      </w:r>
    </w:p>
    <w:p w:rsidR="0009181B" w:rsidRPr="0009181B" w:rsidRDefault="0009181B">
      <w:pPr>
        <w:pStyle w:val="NormalWeb"/>
        <w:ind w:left="640" w:hanging="640"/>
        <w:divId w:val="551624515"/>
        <w:rPr>
          <w:rFonts w:ascii="Calibri" w:hAnsi="Calibri"/>
          <w:noProof/>
          <w:sz w:val="22"/>
        </w:rPr>
      </w:pPr>
      <w:r w:rsidRPr="0009181B">
        <w:rPr>
          <w:rFonts w:ascii="Calibri" w:hAnsi="Calibri"/>
          <w:noProof/>
          <w:sz w:val="22"/>
        </w:rPr>
        <w:t xml:space="preserve">19 </w:t>
      </w:r>
      <w:r w:rsidRPr="0009181B">
        <w:rPr>
          <w:rFonts w:ascii="Calibri" w:hAnsi="Calibri"/>
          <w:noProof/>
          <w:sz w:val="22"/>
        </w:rPr>
        <w:tab/>
        <w:t>DoH. NHS Reference Costs 2009-2010. 2011;</w:t>
      </w:r>
      <w:r w:rsidRPr="0009181B">
        <w:rPr>
          <w:rFonts w:ascii="Calibri" w:hAnsi="Calibri"/>
          <w:b/>
          <w:bCs/>
          <w:noProof/>
          <w:sz w:val="22"/>
        </w:rPr>
        <w:t>2012</w:t>
      </w:r>
      <w:r w:rsidRPr="0009181B">
        <w:rPr>
          <w:rFonts w:ascii="Calibri" w:hAnsi="Calibri"/>
          <w:noProof/>
          <w:sz w:val="22"/>
        </w:rPr>
        <w:t>.http://www.dh.gov.uk/en/Publicationsandstatistics/Publications/PublicationsPolicyAndGuidance/DH_123459</w:t>
      </w:r>
    </w:p>
    <w:p w:rsidR="0009181B" w:rsidRPr="0009181B" w:rsidRDefault="0009181B">
      <w:pPr>
        <w:pStyle w:val="NormalWeb"/>
        <w:ind w:left="640" w:hanging="640"/>
        <w:divId w:val="551624515"/>
        <w:rPr>
          <w:rFonts w:ascii="Calibri" w:hAnsi="Calibri"/>
          <w:noProof/>
          <w:sz w:val="22"/>
        </w:rPr>
      </w:pPr>
      <w:r w:rsidRPr="0009181B">
        <w:rPr>
          <w:rFonts w:ascii="Calibri" w:hAnsi="Calibri"/>
          <w:noProof/>
          <w:sz w:val="22"/>
        </w:rPr>
        <w:t xml:space="preserve">20 </w:t>
      </w:r>
      <w:r w:rsidRPr="0009181B">
        <w:rPr>
          <w:rFonts w:ascii="Calibri" w:hAnsi="Calibri"/>
          <w:noProof/>
          <w:sz w:val="22"/>
        </w:rPr>
        <w:tab/>
        <w:t xml:space="preserve">Lip GYH, Frison L, Halperin JL, </w:t>
      </w:r>
      <w:r w:rsidRPr="0009181B">
        <w:rPr>
          <w:rFonts w:ascii="Calibri" w:hAnsi="Calibri"/>
          <w:i/>
          <w:iCs/>
          <w:noProof/>
          <w:sz w:val="22"/>
        </w:rPr>
        <w:t>et al.</w:t>
      </w:r>
      <w:r w:rsidRPr="0009181B">
        <w:rPr>
          <w:rFonts w:ascii="Calibri" w:hAnsi="Calibri"/>
          <w:noProof/>
          <w:sz w:val="22"/>
        </w:rPr>
        <w:t xml:space="preserve"> Comparative validation of a novel risk score for predicting bleeding risk in anticoagulated patients with atrial fibrillation: the HAS-BLED (Hypertension, Abnormal Renal/Liver Function, Stroke, Bleeding History or Predisposition, Labile INR, Elderly, Drug. </w:t>
      </w:r>
      <w:r w:rsidRPr="0009181B">
        <w:rPr>
          <w:rFonts w:ascii="Calibri" w:hAnsi="Calibri"/>
          <w:i/>
          <w:iCs/>
          <w:noProof/>
          <w:sz w:val="22"/>
        </w:rPr>
        <w:t>Journal of the American College of Cardiology</w:t>
      </w:r>
      <w:r w:rsidRPr="0009181B">
        <w:rPr>
          <w:rFonts w:ascii="Calibri" w:hAnsi="Calibri"/>
          <w:noProof/>
          <w:sz w:val="22"/>
        </w:rPr>
        <w:t xml:space="preserve"> 2011;</w:t>
      </w:r>
      <w:r w:rsidRPr="0009181B">
        <w:rPr>
          <w:rFonts w:ascii="Calibri" w:hAnsi="Calibri"/>
          <w:b/>
          <w:bCs/>
          <w:noProof/>
          <w:sz w:val="22"/>
        </w:rPr>
        <w:t>57</w:t>
      </w:r>
      <w:r w:rsidRPr="0009181B">
        <w:rPr>
          <w:rFonts w:ascii="Calibri" w:hAnsi="Calibri"/>
          <w:noProof/>
          <w:sz w:val="22"/>
        </w:rPr>
        <w:t>:173–80.</w:t>
      </w:r>
    </w:p>
    <w:p w:rsidR="0009181B" w:rsidRPr="0009181B" w:rsidRDefault="0009181B">
      <w:pPr>
        <w:pStyle w:val="NormalWeb"/>
        <w:ind w:left="640" w:hanging="640"/>
        <w:divId w:val="551624515"/>
        <w:rPr>
          <w:rFonts w:ascii="Calibri" w:hAnsi="Calibri"/>
          <w:noProof/>
          <w:sz w:val="22"/>
        </w:rPr>
      </w:pPr>
      <w:r w:rsidRPr="0009181B">
        <w:rPr>
          <w:rFonts w:ascii="Calibri" w:hAnsi="Calibri"/>
          <w:noProof/>
          <w:sz w:val="22"/>
        </w:rPr>
        <w:t xml:space="preserve">21 </w:t>
      </w:r>
      <w:r w:rsidRPr="0009181B">
        <w:rPr>
          <w:rFonts w:ascii="Calibri" w:hAnsi="Calibri"/>
          <w:noProof/>
          <w:sz w:val="22"/>
        </w:rPr>
        <w:tab/>
        <w:t xml:space="preserve">Friberg L, Rosenqvist M, Lip GYH. Evaluation of risk stratification schemes for ischaemic stroke and bleeding in 182 678 patients with atrial fibrillation: the Swedish Atrial Fibrillation cohort study. </w:t>
      </w:r>
      <w:r w:rsidRPr="0009181B">
        <w:rPr>
          <w:rFonts w:ascii="Calibri" w:hAnsi="Calibri"/>
          <w:i/>
          <w:iCs/>
          <w:noProof/>
          <w:sz w:val="22"/>
        </w:rPr>
        <w:t>European heart journal</w:t>
      </w:r>
      <w:r w:rsidRPr="0009181B">
        <w:rPr>
          <w:rFonts w:ascii="Calibri" w:hAnsi="Calibri"/>
          <w:noProof/>
          <w:sz w:val="22"/>
        </w:rPr>
        <w:t xml:space="preserve"> Published Online First: 13 January 2012. doi:10.1093/eurheartj/ehr488</w:t>
      </w:r>
    </w:p>
    <w:p w:rsidR="0009181B" w:rsidRPr="0009181B" w:rsidRDefault="0009181B">
      <w:pPr>
        <w:pStyle w:val="NormalWeb"/>
        <w:ind w:left="640" w:hanging="640"/>
        <w:divId w:val="551624515"/>
        <w:rPr>
          <w:rFonts w:ascii="Calibri" w:hAnsi="Calibri"/>
          <w:noProof/>
          <w:sz w:val="22"/>
        </w:rPr>
      </w:pPr>
      <w:r w:rsidRPr="0009181B">
        <w:rPr>
          <w:rFonts w:ascii="Calibri" w:hAnsi="Calibri"/>
          <w:noProof/>
          <w:sz w:val="22"/>
        </w:rPr>
        <w:t xml:space="preserve">22 </w:t>
      </w:r>
      <w:r w:rsidRPr="0009181B">
        <w:rPr>
          <w:rFonts w:ascii="Calibri" w:hAnsi="Calibri"/>
          <w:noProof/>
          <w:sz w:val="22"/>
        </w:rPr>
        <w:tab/>
        <w:t xml:space="preserve">Lip GYH, Edwards SJ. Stroke prevention with aspirin, warfarin and ximelagatran in patients with non-valvular atrial fibrillation: a systematic review and meta-analysis. </w:t>
      </w:r>
      <w:r w:rsidRPr="0009181B">
        <w:rPr>
          <w:rFonts w:ascii="Calibri" w:hAnsi="Calibri"/>
          <w:i/>
          <w:iCs/>
          <w:noProof/>
          <w:sz w:val="22"/>
        </w:rPr>
        <w:t>Thrombosis research</w:t>
      </w:r>
      <w:r w:rsidRPr="0009181B">
        <w:rPr>
          <w:rFonts w:ascii="Calibri" w:hAnsi="Calibri"/>
          <w:noProof/>
          <w:sz w:val="22"/>
        </w:rPr>
        <w:t xml:space="preserve"> 2006;</w:t>
      </w:r>
      <w:r w:rsidRPr="0009181B">
        <w:rPr>
          <w:rFonts w:ascii="Calibri" w:hAnsi="Calibri"/>
          <w:b/>
          <w:bCs/>
          <w:noProof/>
          <w:sz w:val="22"/>
        </w:rPr>
        <w:t>118</w:t>
      </w:r>
      <w:r w:rsidRPr="0009181B">
        <w:rPr>
          <w:rFonts w:ascii="Calibri" w:hAnsi="Calibri"/>
          <w:noProof/>
          <w:sz w:val="22"/>
        </w:rPr>
        <w:t>:321–33.</w:t>
      </w:r>
    </w:p>
    <w:p w:rsidR="0009181B" w:rsidRPr="0009181B" w:rsidRDefault="0009181B">
      <w:pPr>
        <w:pStyle w:val="NormalWeb"/>
        <w:ind w:left="640" w:hanging="640"/>
        <w:divId w:val="551624515"/>
        <w:rPr>
          <w:rFonts w:ascii="Calibri" w:hAnsi="Calibri"/>
          <w:noProof/>
          <w:sz w:val="22"/>
        </w:rPr>
      </w:pPr>
      <w:r w:rsidRPr="0009181B">
        <w:rPr>
          <w:rFonts w:ascii="Calibri" w:hAnsi="Calibri"/>
          <w:noProof/>
          <w:sz w:val="22"/>
        </w:rPr>
        <w:t xml:space="preserve">23 </w:t>
      </w:r>
      <w:r w:rsidRPr="0009181B">
        <w:rPr>
          <w:rFonts w:ascii="Calibri" w:hAnsi="Calibri"/>
          <w:noProof/>
          <w:sz w:val="22"/>
        </w:rPr>
        <w:tab/>
        <w:t xml:space="preserve">Patel MR, Mahaffey KW, Garg J, </w:t>
      </w:r>
      <w:r w:rsidRPr="0009181B">
        <w:rPr>
          <w:rFonts w:ascii="Calibri" w:hAnsi="Calibri"/>
          <w:i/>
          <w:iCs/>
          <w:noProof/>
          <w:sz w:val="22"/>
        </w:rPr>
        <w:t>et al.</w:t>
      </w:r>
      <w:r w:rsidRPr="0009181B">
        <w:rPr>
          <w:rFonts w:ascii="Calibri" w:hAnsi="Calibri"/>
          <w:noProof/>
          <w:sz w:val="22"/>
        </w:rPr>
        <w:t xml:space="preserve"> Rivaroxaban versus Warfarin in Nonvalvular Atrial Fibrillation. </w:t>
      </w:r>
      <w:r w:rsidRPr="0009181B">
        <w:rPr>
          <w:rFonts w:ascii="Calibri" w:hAnsi="Calibri"/>
          <w:i/>
          <w:iCs/>
          <w:noProof/>
          <w:sz w:val="22"/>
        </w:rPr>
        <w:t>New England Journal of Medicine</w:t>
      </w:r>
      <w:r w:rsidRPr="0009181B">
        <w:rPr>
          <w:rFonts w:ascii="Calibri" w:hAnsi="Calibri"/>
          <w:noProof/>
          <w:sz w:val="22"/>
        </w:rPr>
        <w:t xml:space="preserve"> 2011;</w:t>
      </w:r>
      <w:r w:rsidRPr="0009181B">
        <w:rPr>
          <w:rFonts w:ascii="Calibri" w:hAnsi="Calibri"/>
          <w:b/>
          <w:bCs/>
          <w:noProof/>
          <w:sz w:val="22"/>
        </w:rPr>
        <w:t>365</w:t>
      </w:r>
      <w:r w:rsidRPr="0009181B">
        <w:rPr>
          <w:rFonts w:ascii="Calibri" w:hAnsi="Calibri"/>
          <w:noProof/>
          <w:sz w:val="22"/>
        </w:rPr>
        <w:t>:883–91.</w:t>
      </w:r>
    </w:p>
    <w:p w:rsidR="0009181B" w:rsidRPr="0009181B" w:rsidRDefault="0009181B">
      <w:pPr>
        <w:pStyle w:val="NormalWeb"/>
        <w:ind w:left="640" w:hanging="640"/>
        <w:divId w:val="551624515"/>
        <w:rPr>
          <w:rFonts w:ascii="Calibri" w:hAnsi="Calibri"/>
          <w:noProof/>
          <w:sz w:val="22"/>
        </w:rPr>
      </w:pPr>
      <w:r w:rsidRPr="0009181B">
        <w:rPr>
          <w:rFonts w:ascii="Calibri" w:hAnsi="Calibri"/>
          <w:noProof/>
          <w:sz w:val="22"/>
        </w:rPr>
        <w:t xml:space="preserve">24 </w:t>
      </w:r>
      <w:r w:rsidRPr="0009181B">
        <w:rPr>
          <w:rFonts w:ascii="Calibri" w:hAnsi="Calibri"/>
          <w:noProof/>
          <w:sz w:val="22"/>
        </w:rPr>
        <w:tab/>
        <w:t xml:space="preserve">Rivero-Arias O, Ouellet M, Gray A, </w:t>
      </w:r>
      <w:r w:rsidRPr="0009181B">
        <w:rPr>
          <w:rFonts w:ascii="Calibri" w:hAnsi="Calibri"/>
          <w:i/>
          <w:iCs/>
          <w:noProof/>
          <w:sz w:val="22"/>
        </w:rPr>
        <w:t>et al.</w:t>
      </w:r>
      <w:r w:rsidRPr="0009181B">
        <w:rPr>
          <w:rFonts w:ascii="Calibri" w:hAnsi="Calibri"/>
          <w:noProof/>
          <w:sz w:val="22"/>
        </w:rPr>
        <w:t xml:space="preserve"> Mapping the Modified Rankin Scale (mRS) Measurement into the Generic EuroQol (EQ-5D) Health Outcome. </w:t>
      </w:r>
      <w:r w:rsidRPr="0009181B">
        <w:rPr>
          <w:rFonts w:ascii="Calibri" w:hAnsi="Calibri"/>
          <w:i/>
          <w:iCs/>
          <w:noProof/>
          <w:sz w:val="22"/>
        </w:rPr>
        <w:t>Medical Decision Making</w:t>
      </w:r>
      <w:r w:rsidRPr="0009181B">
        <w:rPr>
          <w:rFonts w:ascii="Calibri" w:hAnsi="Calibri"/>
          <w:noProof/>
          <w:sz w:val="22"/>
        </w:rPr>
        <w:t xml:space="preserve"> 2010;</w:t>
      </w:r>
      <w:r w:rsidRPr="0009181B">
        <w:rPr>
          <w:rFonts w:ascii="Calibri" w:hAnsi="Calibri"/>
          <w:b/>
          <w:bCs/>
          <w:noProof/>
          <w:sz w:val="22"/>
        </w:rPr>
        <w:t>30</w:t>
      </w:r>
      <w:r w:rsidRPr="0009181B">
        <w:rPr>
          <w:rFonts w:ascii="Calibri" w:hAnsi="Calibri"/>
          <w:noProof/>
          <w:sz w:val="22"/>
        </w:rPr>
        <w:t>:341–54.</w:t>
      </w:r>
    </w:p>
    <w:p w:rsidR="0009181B" w:rsidRPr="0009181B" w:rsidRDefault="0009181B">
      <w:pPr>
        <w:pStyle w:val="NormalWeb"/>
        <w:ind w:left="640" w:hanging="640"/>
        <w:divId w:val="551624515"/>
        <w:rPr>
          <w:rFonts w:ascii="Calibri" w:hAnsi="Calibri"/>
          <w:noProof/>
          <w:sz w:val="22"/>
        </w:rPr>
      </w:pPr>
      <w:r w:rsidRPr="0009181B">
        <w:rPr>
          <w:rFonts w:ascii="Calibri" w:hAnsi="Calibri"/>
          <w:noProof/>
          <w:sz w:val="22"/>
        </w:rPr>
        <w:t xml:space="preserve">25 </w:t>
      </w:r>
      <w:r w:rsidRPr="0009181B">
        <w:rPr>
          <w:rFonts w:ascii="Calibri" w:hAnsi="Calibri"/>
          <w:noProof/>
          <w:sz w:val="22"/>
        </w:rPr>
        <w:tab/>
        <w:t xml:space="preserve">Simpson EL, Stevenson MD, Rawdin A, </w:t>
      </w:r>
      <w:r w:rsidRPr="0009181B">
        <w:rPr>
          <w:rFonts w:ascii="Calibri" w:hAnsi="Calibri"/>
          <w:i/>
          <w:iCs/>
          <w:noProof/>
          <w:sz w:val="22"/>
        </w:rPr>
        <w:t>et al.</w:t>
      </w:r>
      <w:r w:rsidRPr="0009181B">
        <w:rPr>
          <w:rFonts w:ascii="Calibri" w:hAnsi="Calibri"/>
          <w:noProof/>
          <w:sz w:val="22"/>
        </w:rPr>
        <w:t xml:space="preserve"> Thrombophilia testing in people with venous thromboembolism: systematic review and cost-effectiveness analysis. </w:t>
      </w:r>
      <w:r w:rsidRPr="0009181B">
        <w:rPr>
          <w:rFonts w:ascii="Calibri" w:hAnsi="Calibri"/>
          <w:i/>
          <w:iCs/>
          <w:noProof/>
          <w:sz w:val="22"/>
        </w:rPr>
        <w:t>Health Technology Assessment</w:t>
      </w:r>
      <w:r w:rsidRPr="0009181B">
        <w:rPr>
          <w:rFonts w:ascii="Calibri" w:hAnsi="Calibri"/>
          <w:noProof/>
          <w:sz w:val="22"/>
        </w:rPr>
        <w:t xml:space="preserve"> 2009;</w:t>
      </w:r>
      <w:r w:rsidRPr="0009181B">
        <w:rPr>
          <w:rFonts w:ascii="Calibri" w:hAnsi="Calibri"/>
          <w:b/>
          <w:bCs/>
          <w:noProof/>
          <w:sz w:val="22"/>
        </w:rPr>
        <w:t>13</w:t>
      </w:r>
      <w:r w:rsidRPr="0009181B">
        <w:rPr>
          <w:rFonts w:ascii="Calibri" w:hAnsi="Calibri"/>
          <w:noProof/>
          <w:sz w:val="22"/>
        </w:rPr>
        <w:t>. doi:10.3310/hta13020</w:t>
      </w:r>
    </w:p>
    <w:p w:rsidR="0009181B" w:rsidRPr="0009181B" w:rsidRDefault="0009181B">
      <w:pPr>
        <w:pStyle w:val="NormalWeb"/>
        <w:ind w:left="640" w:hanging="640"/>
        <w:divId w:val="551624515"/>
        <w:rPr>
          <w:rFonts w:ascii="Calibri" w:hAnsi="Calibri"/>
          <w:noProof/>
          <w:sz w:val="22"/>
        </w:rPr>
      </w:pPr>
      <w:r w:rsidRPr="0009181B">
        <w:rPr>
          <w:rFonts w:ascii="Calibri" w:hAnsi="Calibri"/>
          <w:noProof/>
          <w:sz w:val="22"/>
        </w:rPr>
        <w:lastRenderedPageBreak/>
        <w:t xml:space="preserve">26 </w:t>
      </w:r>
      <w:r w:rsidRPr="0009181B">
        <w:rPr>
          <w:rFonts w:ascii="Calibri" w:hAnsi="Calibri"/>
          <w:noProof/>
          <w:sz w:val="22"/>
        </w:rPr>
        <w:tab/>
        <w:t xml:space="preserve">Ara R, Brazier JE. Populating an economic model with health state utility values: moving toward better practice. </w:t>
      </w:r>
      <w:r w:rsidRPr="0009181B">
        <w:rPr>
          <w:rFonts w:ascii="Calibri" w:hAnsi="Calibri"/>
          <w:i/>
          <w:iCs/>
          <w:noProof/>
          <w:sz w:val="22"/>
        </w:rPr>
        <w:t>Value in health : the journal of the International Society for Pharmacoeconomics and Outcomes Research</w:t>
      </w:r>
      <w:r w:rsidRPr="0009181B">
        <w:rPr>
          <w:rFonts w:ascii="Calibri" w:hAnsi="Calibri"/>
          <w:noProof/>
          <w:sz w:val="22"/>
        </w:rPr>
        <w:t xml:space="preserve"> 2010;</w:t>
      </w:r>
      <w:r w:rsidRPr="0009181B">
        <w:rPr>
          <w:rFonts w:ascii="Calibri" w:hAnsi="Calibri"/>
          <w:b/>
          <w:bCs/>
          <w:noProof/>
          <w:sz w:val="22"/>
        </w:rPr>
        <w:t>13</w:t>
      </w:r>
      <w:r w:rsidRPr="0009181B">
        <w:rPr>
          <w:rFonts w:ascii="Calibri" w:hAnsi="Calibri"/>
          <w:noProof/>
          <w:sz w:val="22"/>
        </w:rPr>
        <w:t>:509–18.</w:t>
      </w:r>
    </w:p>
    <w:p w:rsidR="0009181B" w:rsidRPr="0009181B" w:rsidRDefault="0009181B">
      <w:pPr>
        <w:pStyle w:val="NormalWeb"/>
        <w:ind w:left="640" w:hanging="640"/>
        <w:divId w:val="551624515"/>
        <w:rPr>
          <w:rFonts w:ascii="Calibri" w:hAnsi="Calibri"/>
          <w:noProof/>
          <w:sz w:val="22"/>
        </w:rPr>
      </w:pPr>
      <w:r w:rsidRPr="0009181B">
        <w:rPr>
          <w:rFonts w:ascii="Calibri" w:hAnsi="Calibri"/>
          <w:noProof/>
          <w:sz w:val="22"/>
        </w:rPr>
        <w:t xml:space="preserve">27 </w:t>
      </w:r>
      <w:r w:rsidRPr="0009181B">
        <w:rPr>
          <w:rFonts w:ascii="Calibri" w:hAnsi="Calibri"/>
          <w:noProof/>
          <w:sz w:val="22"/>
        </w:rPr>
        <w:tab/>
        <w:t>NICE. Dabigatran etexilate for the prevention of stroke and systemic embolism in atrial fibrillation: Final appraisal determination. 2011;</w:t>
      </w:r>
      <w:r w:rsidRPr="0009181B">
        <w:rPr>
          <w:rFonts w:ascii="Calibri" w:hAnsi="Calibri"/>
          <w:b/>
          <w:bCs/>
          <w:noProof/>
          <w:sz w:val="22"/>
        </w:rPr>
        <w:t>2012</w:t>
      </w:r>
      <w:r w:rsidRPr="0009181B">
        <w:rPr>
          <w:rFonts w:ascii="Calibri" w:hAnsi="Calibri"/>
          <w:noProof/>
          <w:sz w:val="22"/>
        </w:rPr>
        <w:t>.http://www.nice.org.uk/nicemedia/live/12225/56899/56899.pdf</w:t>
      </w:r>
    </w:p>
    <w:p w:rsidR="0009181B" w:rsidRPr="0009181B" w:rsidRDefault="0009181B">
      <w:pPr>
        <w:pStyle w:val="NormalWeb"/>
        <w:ind w:left="640" w:hanging="640"/>
        <w:divId w:val="551624515"/>
        <w:rPr>
          <w:rFonts w:ascii="Calibri" w:hAnsi="Calibri"/>
          <w:noProof/>
          <w:sz w:val="22"/>
        </w:rPr>
      </w:pPr>
      <w:r w:rsidRPr="0009181B">
        <w:rPr>
          <w:rFonts w:ascii="Calibri" w:hAnsi="Calibri"/>
          <w:noProof/>
          <w:sz w:val="22"/>
        </w:rPr>
        <w:t xml:space="preserve">28 </w:t>
      </w:r>
      <w:r w:rsidRPr="0009181B">
        <w:rPr>
          <w:rFonts w:ascii="Calibri" w:hAnsi="Calibri"/>
          <w:noProof/>
          <w:sz w:val="22"/>
        </w:rPr>
        <w:tab/>
        <w:t>Group LND. A briefing paper on Dabigatran and Rivaroxaban: What we know so far... 2012;</w:t>
      </w:r>
      <w:r w:rsidRPr="0009181B">
        <w:rPr>
          <w:rFonts w:ascii="Calibri" w:hAnsi="Calibri"/>
          <w:b/>
          <w:bCs/>
          <w:noProof/>
          <w:sz w:val="22"/>
        </w:rPr>
        <w:t>2012</w:t>
      </w:r>
      <w:r w:rsidRPr="0009181B">
        <w:rPr>
          <w:rFonts w:ascii="Calibri" w:hAnsi="Calibri"/>
          <w:noProof/>
          <w:sz w:val="22"/>
        </w:rPr>
        <w:t>.http://www.nelm.nhs.uk/en/NeLM-Area/Evidence/Drug-Specific-Reviews/A-briefing-paper-on-dabigatran-and-rivaroxaban/</w:t>
      </w:r>
    </w:p>
    <w:p w:rsidR="0009181B" w:rsidRPr="0009181B" w:rsidRDefault="0009181B">
      <w:pPr>
        <w:pStyle w:val="NormalWeb"/>
        <w:ind w:left="640" w:hanging="640"/>
        <w:divId w:val="551624515"/>
        <w:rPr>
          <w:rFonts w:ascii="Calibri" w:hAnsi="Calibri"/>
          <w:noProof/>
          <w:sz w:val="22"/>
        </w:rPr>
      </w:pPr>
      <w:r w:rsidRPr="0009181B">
        <w:rPr>
          <w:rFonts w:ascii="Calibri" w:hAnsi="Calibri"/>
          <w:noProof/>
          <w:sz w:val="22"/>
        </w:rPr>
        <w:t xml:space="preserve">29 </w:t>
      </w:r>
      <w:r w:rsidRPr="0009181B">
        <w:rPr>
          <w:rFonts w:ascii="Calibri" w:hAnsi="Calibri"/>
          <w:noProof/>
          <w:sz w:val="22"/>
        </w:rPr>
        <w:tab/>
        <w:t>BNF. Warfarin. 2011;</w:t>
      </w:r>
      <w:r w:rsidRPr="0009181B">
        <w:rPr>
          <w:rFonts w:ascii="Calibri" w:hAnsi="Calibri"/>
          <w:b/>
          <w:bCs/>
          <w:noProof/>
          <w:sz w:val="22"/>
        </w:rPr>
        <w:t>2012</w:t>
      </w:r>
      <w:r w:rsidRPr="0009181B">
        <w:rPr>
          <w:rFonts w:ascii="Calibri" w:hAnsi="Calibri"/>
          <w:noProof/>
          <w:sz w:val="22"/>
        </w:rPr>
        <w:t>.https://mail.google.com/mail/u/1/#inbox/134f06255f3f63de</w:t>
      </w:r>
    </w:p>
    <w:p w:rsidR="0009181B" w:rsidRPr="0009181B" w:rsidRDefault="0009181B">
      <w:pPr>
        <w:pStyle w:val="NormalWeb"/>
        <w:ind w:left="640" w:hanging="640"/>
        <w:divId w:val="551624515"/>
        <w:rPr>
          <w:rFonts w:ascii="Calibri" w:hAnsi="Calibri"/>
          <w:noProof/>
          <w:sz w:val="22"/>
        </w:rPr>
      </w:pPr>
      <w:r w:rsidRPr="0009181B">
        <w:rPr>
          <w:rFonts w:ascii="Calibri" w:hAnsi="Calibri"/>
          <w:noProof/>
          <w:sz w:val="22"/>
        </w:rPr>
        <w:t xml:space="preserve">30 </w:t>
      </w:r>
      <w:r w:rsidRPr="0009181B">
        <w:rPr>
          <w:rFonts w:ascii="Calibri" w:hAnsi="Calibri"/>
          <w:noProof/>
          <w:sz w:val="22"/>
        </w:rPr>
        <w:tab/>
        <w:t xml:space="preserve">Sandercock P, Berge E, Dennis M, </w:t>
      </w:r>
      <w:r w:rsidRPr="0009181B">
        <w:rPr>
          <w:rFonts w:ascii="Calibri" w:hAnsi="Calibri"/>
          <w:i/>
          <w:iCs/>
          <w:noProof/>
          <w:sz w:val="22"/>
        </w:rPr>
        <w:t>et al.</w:t>
      </w:r>
      <w:r w:rsidRPr="0009181B">
        <w:rPr>
          <w:rFonts w:ascii="Calibri" w:hAnsi="Calibri"/>
          <w:noProof/>
          <w:sz w:val="22"/>
        </w:rPr>
        <w:t xml:space="preserve"> A systematic review of the effectiveness, cost-effectiveness and barriers to implementation of thrombolytic and neuroprotective therapy for acute ischaemic stroke in the NHS. </w:t>
      </w:r>
      <w:r w:rsidRPr="0009181B">
        <w:rPr>
          <w:rFonts w:ascii="Calibri" w:hAnsi="Calibri"/>
          <w:i/>
          <w:iCs/>
          <w:noProof/>
          <w:sz w:val="22"/>
        </w:rPr>
        <w:t>Health Technology Assessment</w:t>
      </w:r>
      <w:r w:rsidRPr="0009181B">
        <w:rPr>
          <w:rFonts w:ascii="Calibri" w:hAnsi="Calibri"/>
          <w:noProof/>
          <w:sz w:val="22"/>
        </w:rPr>
        <w:t xml:space="preserve"> 2002;</w:t>
      </w:r>
      <w:r w:rsidRPr="0009181B">
        <w:rPr>
          <w:rFonts w:ascii="Calibri" w:hAnsi="Calibri"/>
          <w:b/>
          <w:bCs/>
          <w:noProof/>
          <w:sz w:val="22"/>
        </w:rPr>
        <w:t>6</w:t>
      </w:r>
      <w:r w:rsidRPr="0009181B">
        <w:rPr>
          <w:rFonts w:ascii="Calibri" w:hAnsi="Calibri"/>
          <w:noProof/>
          <w:sz w:val="22"/>
        </w:rPr>
        <w:t>.</w:t>
      </w:r>
    </w:p>
    <w:p w:rsidR="0009181B" w:rsidRPr="0009181B" w:rsidRDefault="0009181B">
      <w:pPr>
        <w:pStyle w:val="NormalWeb"/>
        <w:ind w:left="640" w:hanging="640"/>
        <w:divId w:val="551624515"/>
        <w:rPr>
          <w:rFonts w:ascii="Calibri" w:hAnsi="Calibri"/>
          <w:noProof/>
          <w:sz w:val="22"/>
        </w:rPr>
      </w:pPr>
      <w:r w:rsidRPr="0009181B">
        <w:rPr>
          <w:rFonts w:ascii="Calibri" w:hAnsi="Calibri"/>
          <w:noProof/>
          <w:sz w:val="22"/>
        </w:rPr>
        <w:t xml:space="preserve">31 </w:t>
      </w:r>
      <w:r w:rsidRPr="0009181B">
        <w:rPr>
          <w:rFonts w:ascii="Calibri" w:hAnsi="Calibri"/>
          <w:noProof/>
          <w:sz w:val="22"/>
        </w:rPr>
        <w:tab/>
        <w:t>NHS. National Stroke Strategy Impact Assessment. 2007;</w:t>
      </w:r>
      <w:r w:rsidRPr="0009181B">
        <w:rPr>
          <w:rFonts w:ascii="Calibri" w:hAnsi="Calibri"/>
          <w:b/>
          <w:bCs/>
          <w:noProof/>
          <w:sz w:val="22"/>
        </w:rPr>
        <w:t>2012</w:t>
      </w:r>
      <w:r w:rsidRPr="0009181B">
        <w:rPr>
          <w:rFonts w:ascii="Calibri" w:hAnsi="Calibri"/>
          <w:noProof/>
          <w:sz w:val="22"/>
        </w:rPr>
        <w:t>.http://www.dh.gov.uk/prod_consum_dh/groups/dh_digitalassets/documents/digitalasset/dh_081054.pdf</w:t>
      </w:r>
    </w:p>
    <w:p w:rsidR="0009181B" w:rsidRPr="0009181B" w:rsidRDefault="0009181B">
      <w:pPr>
        <w:pStyle w:val="NormalWeb"/>
        <w:ind w:left="640" w:hanging="640"/>
        <w:divId w:val="551624515"/>
        <w:rPr>
          <w:rFonts w:ascii="Calibri" w:hAnsi="Calibri"/>
          <w:noProof/>
          <w:sz w:val="22"/>
        </w:rPr>
      </w:pPr>
      <w:r w:rsidRPr="0009181B">
        <w:rPr>
          <w:rFonts w:ascii="Calibri" w:hAnsi="Calibri"/>
          <w:noProof/>
          <w:sz w:val="22"/>
        </w:rPr>
        <w:t xml:space="preserve">32 </w:t>
      </w:r>
      <w:r w:rsidRPr="0009181B">
        <w:rPr>
          <w:rFonts w:ascii="Calibri" w:hAnsi="Calibri"/>
          <w:noProof/>
          <w:sz w:val="22"/>
        </w:rPr>
        <w:tab/>
        <w:t xml:space="preserve">Curtis L. Unit Costs of Health and Social Care 2010. Kent: 2010. </w:t>
      </w:r>
    </w:p>
    <w:p w:rsidR="00834F71" w:rsidRPr="00532F44" w:rsidRDefault="002F05E5" w:rsidP="0009181B">
      <w:pPr>
        <w:pStyle w:val="NormalWeb"/>
        <w:ind w:left="640" w:hanging="640"/>
        <w:divId w:val="1152408798"/>
      </w:pPr>
      <w:r>
        <w:fldChar w:fldCharType="end"/>
      </w:r>
    </w:p>
    <w:p w:rsidR="008E6143" w:rsidRDefault="008E6143">
      <w:pPr>
        <w:spacing w:line="276" w:lineRule="auto"/>
        <w:jc w:val="left"/>
        <w:rPr>
          <w:rFonts w:ascii="Times New Roman" w:hAnsi="Times New Roman" w:cs="Times New Roman"/>
          <w:sz w:val="24"/>
          <w:szCs w:val="24"/>
          <w:lang w:val="en-GB" w:eastAsia="en-GB" w:bidi="ar-SA"/>
        </w:rPr>
        <w:sectPr w:rsidR="008E6143" w:rsidSect="008E6143">
          <w:pgSz w:w="11906" w:h="16838"/>
          <w:pgMar w:top="1440" w:right="1440" w:bottom="1440" w:left="1440" w:header="709" w:footer="709" w:gutter="0"/>
          <w:cols w:space="708"/>
          <w:docGrid w:linePitch="360"/>
        </w:sectPr>
      </w:pPr>
    </w:p>
    <w:p w:rsidR="00834F71" w:rsidRPr="00532F44" w:rsidRDefault="003B36C5" w:rsidP="00834F71">
      <w:pPr>
        <w:divId w:val="1548566716"/>
      </w:pPr>
      <w:r>
        <w:rPr>
          <w:noProof/>
          <w:lang w:val="en-GB" w:eastAsia="en-GB" w:bidi="ar-SA"/>
        </w:rPr>
        <w:lastRenderedPageBreak/>
        <w:drawing>
          <wp:inline distT="0" distB="0" distL="0" distR="0" wp14:anchorId="5D2FCCA8" wp14:editId="0DCB2918">
            <wp:extent cx="8858250" cy="3705225"/>
            <wp:effectExtent l="0" t="0" r="0" b="0"/>
            <wp:docPr id="5" name="Picture 5" descr="X:\BMJ Echo AF Manuscript\Conceptual 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BMJ Echo AF Manuscript\Conceptual model.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858250" cy="3705225"/>
                    </a:xfrm>
                    <a:prstGeom prst="rect">
                      <a:avLst/>
                    </a:prstGeom>
                    <a:noFill/>
                    <a:ln>
                      <a:noFill/>
                    </a:ln>
                  </pic:spPr>
                </pic:pic>
              </a:graphicData>
            </a:graphic>
          </wp:inline>
        </w:drawing>
      </w:r>
    </w:p>
    <w:p w:rsidR="00834F71" w:rsidRPr="00532F44" w:rsidRDefault="00834F71" w:rsidP="00834F71">
      <w:pPr>
        <w:pStyle w:val="Caption"/>
        <w:divId w:val="1548566716"/>
        <w:rPr>
          <w:color w:val="auto"/>
        </w:rPr>
      </w:pPr>
      <w:bookmarkStart w:id="120" w:name="_Ref321241706"/>
      <w:r w:rsidRPr="00532F44">
        <w:rPr>
          <w:color w:val="auto"/>
        </w:rPr>
        <w:t xml:space="preserve">Figure </w:t>
      </w:r>
      <w:r w:rsidR="002F05E5" w:rsidRPr="00532F44">
        <w:rPr>
          <w:color w:val="auto"/>
        </w:rPr>
        <w:fldChar w:fldCharType="begin"/>
      </w:r>
      <w:r w:rsidR="00AC692E" w:rsidRPr="00532F44">
        <w:rPr>
          <w:color w:val="auto"/>
        </w:rPr>
        <w:instrText xml:space="preserve"> SEQ Figure \* ARABIC </w:instrText>
      </w:r>
      <w:r w:rsidR="002F05E5" w:rsidRPr="00532F44">
        <w:rPr>
          <w:color w:val="auto"/>
        </w:rPr>
        <w:fldChar w:fldCharType="separate"/>
      </w:r>
      <w:r w:rsidR="007A2563">
        <w:rPr>
          <w:noProof/>
          <w:color w:val="auto"/>
        </w:rPr>
        <w:t>1</w:t>
      </w:r>
      <w:r w:rsidR="002F05E5" w:rsidRPr="00532F44">
        <w:rPr>
          <w:noProof/>
          <w:color w:val="auto"/>
        </w:rPr>
        <w:fldChar w:fldCharType="end"/>
      </w:r>
      <w:bookmarkEnd w:id="120"/>
      <w:r w:rsidRPr="00532F44">
        <w:rPr>
          <w:color w:val="auto"/>
        </w:rPr>
        <w:t xml:space="preserve"> Graphical representation of the mathematical model</w:t>
      </w:r>
    </w:p>
    <w:p w:rsidR="00834F71" w:rsidRPr="00532F44" w:rsidRDefault="00834F71" w:rsidP="00C42A71">
      <w:pPr>
        <w:pStyle w:val="NormalWeb"/>
        <w:ind w:left="640" w:hanging="640"/>
        <w:divId w:val="1548566716"/>
      </w:pPr>
    </w:p>
    <w:p w:rsidR="00834F71" w:rsidRPr="00532F44" w:rsidRDefault="00834F71" w:rsidP="00C42A71">
      <w:pPr>
        <w:pStyle w:val="NormalWeb"/>
        <w:ind w:left="640" w:hanging="640"/>
        <w:divId w:val="1548566716"/>
        <w:sectPr w:rsidR="00834F71" w:rsidRPr="00532F44" w:rsidSect="008E6143">
          <w:pgSz w:w="16838" w:h="11906" w:orient="landscape"/>
          <w:pgMar w:top="1440" w:right="1440" w:bottom="1440" w:left="1440" w:header="709" w:footer="709" w:gutter="0"/>
          <w:cols w:space="708"/>
          <w:docGrid w:linePitch="360"/>
        </w:sectPr>
      </w:pPr>
    </w:p>
    <w:tbl>
      <w:tblPr>
        <w:tblStyle w:val="TableGrid"/>
        <w:tblW w:w="0" w:type="auto"/>
        <w:tblLook w:val="04A0" w:firstRow="1" w:lastRow="0" w:firstColumn="1" w:lastColumn="0" w:noHBand="0" w:noVBand="1"/>
      </w:tblPr>
      <w:tblGrid>
        <w:gridCol w:w="4077"/>
        <w:gridCol w:w="1721"/>
        <w:gridCol w:w="1722"/>
        <w:gridCol w:w="1722"/>
      </w:tblGrid>
      <w:tr w:rsidR="00183C66" w:rsidRPr="00532F44" w:rsidTr="00BC4AAE">
        <w:trPr>
          <w:divId w:val="1548566716"/>
        </w:trPr>
        <w:tc>
          <w:tcPr>
            <w:tcW w:w="4077" w:type="dxa"/>
          </w:tcPr>
          <w:p w:rsidR="00183C66" w:rsidRPr="00532F44" w:rsidRDefault="00183C66" w:rsidP="00920A0B">
            <w:pPr>
              <w:rPr>
                <w:b/>
              </w:rPr>
            </w:pPr>
            <w:r w:rsidRPr="00532F44">
              <w:rPr>
                <w:b/>
              </w:rPr>
              <w:lastRenderedPageBreak/>
              <w:t>CHADS</w:t>
            </w:r>
            <w:r w:rsidRPr="00532F44">
              <w:rPr>
                <w:b/>
                <w:vertAlign w:val="subscript"/>
              </w:rPr>
              <w:t>2</w:t>
            </w:r>
            <w:r w:rsidRPr="00532F44">
              <w:rPr>
                <w:b/>
              </w:rPr>
              <w:t xml:space="preserve"> score</w:t>
            </w:r>
          </w:p>
        </w:tc>
        <w:tc>
          <w:tcPr>
            <w:tcW w:w="1721" w:type="dxa"/>
          </w:tcPr>
          <w:p w:rsidR="00183C66" w:rsidRPr="00532F44" w:rsidRDefault="00183C66" w:rsidP="00620AA2">
            <w:pPr>
              <w:rPr>
                <w:b/>
              </w:rPr>
            </w:pPr>
            <w:r w:rsidRPr="00532F44">
              <w:rPr>
                <w:b/>
              </w:rPr>
              <w:t xml:space="preserve">Prescribe </w:t>
            </w:r>
            <w:proofErr w:type="spellStart"/>
            <w:r w:rsidR="00620AA2">
              <w:rPr>
                <w:b/>
              </w:rPr>
              <w:t>d</w:t>
            </w:r>
            <w:r w:rsidRPr="00532F44">
              <w:rPr>
                <w:b/>
              </w:rPr>
              <w:t>abigatran</w:t>
            </w:r>
            <w:proofErr w:type="spellEnd"/>
          </w:p>
        </w:tc>
        <w:tc>
          <w:tcPr>
            <w:tcW w:w="1722" w:type="dxa"/>
          </w:tcPr>
          <w:p w:rsidR="00183C66" w:rsidRPr="00532F44" w:rsidRDefault="00183C66" w:rsidP="00620AA2">
            <w:pPr>
              <w:rPr>
                <w:b/>
              </w:rPr>
            </w:pPr>
            <w:r w:rsidRPr="00532F44">
              <w:rPr>
                <w:b/>
              </w:rPr>
              <w:t xml:space="preserve">Prescribe </w:t>
            </w:r>
            <w:r w:rsidR="00620AA2">
              <w:rPr>
                <w:b/>
              </w:rPr>
              <w:t>w</w:t>
            </w:r>
            <w:r w:rsidRPr="00532F44">
              <w:rPr>
                <w:b/>
              </w:rPr>
              <w:t>arfarin</w:t>
            </w:r>
          </w:p>
        </w:tc>
        <w:tc>
          <w:tcPr>
            <w:tcW w:w="1722" w:type="dxa"/>
          </w:tcPr>
          <w:p w:rsidR="00183C66" w:rsidRPr="00532F44" w:rsidRDefault="00183C66" w:rsidP="00620AA2">
            <w:pPr>
              <w:rPr>
                <w:b/>
              </w:rPr>
            </w:pPr>
            <w:r w:rsidRPr="00532F44">
              <w:rPr>
                <w:b/>
              </w:rPr>
              <w:t xml:space="preserve">Prescribe </w:t>
            </w:r>
            <w:proofErr w:type="spellStart"/>
            <w:r w:rsidR="00620AA2">
              <w:rPr>
                <w:b/>
              </w:rPr>
              <w:t>r</w:t>
            </w:r>
            <w:r w:rsidRPr="00532F44">
              <w:rPr>
                <w:b/>
              </w:rPr>
              <w:t>ivaroxaban</w:t>
            </w:r>
            <w:proofErr w:type="spellEnd"/>
          </w:p>
        </w:tc>
      </w:tr>
      <w:tr w:rsidR="00183C66" w:rsidRPr="00532F44" w:rsidTr="00BC4AAE">
        <w:trPr>
          <w:divId w:val="1548566716"/>
        </w:trPr>
        <w:tc>
          <w:tcPr>
            <w:tcW w:w="4077" w:type="dxa"/>
          </w:tcPr>
          <w:p w:rsidR="00183C66" w:rsidRPr="00532F44" w:rsidRDefault="00183C66" w:rsidP="00920A0B">
            <w:r w:rsidRPr="00532F44">
              <w:t>0</w:t>
            </w:r>
          </w:p>
        </w:tc>
        <w:tc>
          <w:tcPr>
            <w:tcW w:w="1721" w:type="dxa"/>
          </w:tcPr>
          <w:p w:rsidR="00183C66" w:rsidRPr="00532F44" w:rsidRDefault="00183C66" w:rsidP="00920A0B">
            <w:r w:rsidRPr="00532F44">
              <w:t>No</w:t>
            </w:r>
          </w:p>
        </w:tc>
        <w:tc>
          <w:tcPr>
            <w:tcW w:w="1722" w:type="dxa"/>
          </w:tcPr>
          <w:p w:rsidR="00183C66" w:rsidRPr="00532F44" w:rsidRDefault="00183C66" w:rsidP="00920A0B">
            <w:r w:rsidRPr="00532F44">
              <w:t>No</w:t>
            </w:r>
          </w:p>
        </w:tc>
        <w:tc>
          <w:tcPr>
            <w:tcW w:w="1722" w:type="dxa"/>
          </w:tcPr>
          <w:p w:rsidR="00183C66" w:rsidRPr="00532F44" w:rsidRDefault="00183C66" w:rsidP="00920A0B">
            <w:r w:rsidRPr="00532F44">
              <w:t>No</w:t>
            </w:r>
          </w:p>
        </w:tc>
      </w:tr>
      <w:tr w:rsidR="00183C66" w:rsidRPr="00532F44" w:rsidTr="00BC4AAE">
        <w:trPr>
          <w:divId w:val="1548566716"/>
        </w:trPr>
        <w:tc>
          <w:tcPr>
            <w:tcW w:w="4077" w:type="dxa"/>
          </w:tcPr>
          <w:p w:rsidR="00183C66" w:rsidRPr="00532F44" w:rsidRDefault="00183C66" w:rsidP="00920A0B">
            <w:r w:rsidRPr="00532F44">
              <w:t>1</w:t>
            </w:r>
          </w:p>
        </w:tc>
        <w:tc>
          <w:tcPr>
            <w:tcW w:w="1721" w:type="dxa"/>
          </w:tcPr>
          <w:p w:rsidR="00183C66" w:rsidRPr="00532F44" w:rsidRDefault="00183C66" w:rsidP="00920A0B">
            <w:r w:rsidRPr="00532F44">
              <w:t>Yes (age 65 or over)</w:t>
            </w:r>
          </w:p>
        </w:tc>
        <w:tc>
          <w:tcPr>
            <w:tcW w:w="1722" w:type="dxa"/>
          </w:tcPr>
          <w:p w:rsidR="00183C66" w:rsidRPr="00532F44" w:rsidRDefault="00B13ECE" w:rsidP="00920A0B">
            <w:r>
              <w:t>Yes (or aspirin)</w:t>
            </w:r>
          </w:p>
        </w:tc>
        <w:tc>
          <w:tcPr>
            <w:tcW w:w="1722" w:type="dxa"/>
          </w:tcPr>
          <w:p w:rsidR="00183C66" w:rsidRPr="00532F44" w:rsidRDefault="00183C66" w:rsidP="00920A0B">
            <w:r w:rsidRPr="00532F44">
              <w:t>Yes</w:t>
            </w:r>
          </w:p>
        </w:tc>
      </w:tr>
      <w:tr w:rsidR="00183C66" w:rsidRPr="00532F44" w:rsidTr="00BC4AAE">
        <w:trPr>
          <w:divId w:val="1548566716"/>
          <w:trHeight w:val="251"/>
        </w:trPr>
        <w:tc>
          <w:tcPr>
            <w:tcW w:w="4077" w:type="dxa"/>
          </w:tcPr>
          <w:p w:rsidR="00183C66" w:rsidRPr="00532F44" w:rsidRDefault="00183C66" w:rsidP="00920A0B">
            <w:r w:rsidRPr="00532F44">
              <w:t>2 or more</w:t>
            </w:r>
          </w:p>
        </w:tc>
        <w:tc>
          <w:tcPr>
            <w:tcW w:w="1721" w:type="dxa"/>
          </w:tcPr>
          <w:p w:rsidR="00183C66" w:rsidRPr="00532F44" w:rsidRDefault="00183C66" w:rsidP="00920A0B">
            <w:r w:rsidRPr="00532F44">
              <w:t>Yes</w:t>
            </w:r>
          </w:p>
        </w:tc>
        <w:tc>
          <w:tcPr>
            <w:tcW w:w="1722" w:type="dxa"/>
          </w:tcPr>
          <w:p w:rsidR="00183C66" w:rsidRPr="00532F44" w:rsidRDefault="00183C66" w:rsidP="00920A0B">
            <w:r w:rsidRPr="00532F44">
              <w:t>Yes</w:t>
            </w:r>
          </w:p>
        </w:tc>
        <w:tc>
          <w:tcPr>
            <w:tcW w:w="1722" w:type="dxa"/>
          </w:tcPr>
          <w:p w:rsidR="00183C66" w:rsidRPr="00532F44" w:rsidRDefault="00183C66" w:rsidP="00920A0B">
            <w:pPr>
              <w:keepNext/>
            </w:pPr>
            <w:r w:rsidRPr="00532F44">
              <w:t>Yes</w:t>
            </w:r>
          </w:p>
        </w:tc>
      </w:tr>
      <w:tr w:rsidR="00183C66" w:rsidRPr="00532F44" w:rsidTr="00BC4AAE">
        <w:trPr>
          <w:divId w:val="1548566716"/>
          <w:trHeight w:val="217"/>
        </w:trPr>
        <w:tc>
          <w:tcPr>
            <w:tcW w:w="4077" w:type="dxa"/>
          </w:tcPr>
          <w:p w:rsidR="00183C66" w:rsidRPr="00532F44" w:rsidRDefault="00183C66" w:rsidP="00920A0B">
            <w:pPr>
              <w:rPr>
                <w:b/>
              </w:rPr>
            </w:pPr>
            <w:r w:rsidRPr="00532F44">
              <w:rPr>
                <w:b/>
              </w:rPr>
              <w:t>Cohorts simulated</w:t>
            </w:r>
          </w:p>
        </w:tc>
        <w:tc>
          <w:tcPr>
            <w:tcW w:w="1721" w:type="dxa"/>
          </w:tcPr>
          <w:p w:rsidR="00183C66" w:rsidRPr="00532F44" w:rsidRDefault="00E41165" w:rsidP="00620AA2">
            <w:pPr>
              <w:rPr>
                <w:b/>
              </w:rPr>
            </w:pPr>
            <w:r w:rsidRPr="00532F44">
              <w:rPr>
                <w:b/>
              </w:rPr>
              <w:t>Scenarios considered</w:t>
            </w:r>
            <w:r w:rsidR="00BC4AAE" w:rsidRPr="00532F44">
              <w:rPr>
                <w:b/>
              </w:rPr>
              <w:t xml:space="preserve"> for </w:t>
            </w:r>
            <w:proofErr w:type="spellStart"/>
            <w:r w:rsidR="00620AA2">
              <w:rPr>
                <w:b/>
              </w:rPr>
              <w:t>d</w:t>
            </w:r>
            <w:r w:rsidR="00BC4AAE" w:rsidRPr="00532F44">
              <w:rPr>
                <w:b/>
              </w:rPr>
              <w:t>abigatran</w:t>
            </w:r>
            <w:proofErr w:type="spellEnd"/>
          </w:p>
        </w:tc>
        <w:tc>
          <w:tcPr>
            <w:tcW w:w="1722" w:type="dxa"/>
          </w:tcPr>
          <w:p w:rsidR="00183C66" w:rsidRPr="00532F44" w:rsidRDefault="00C0617D" w:rsidP="00620AA2">
            <w:pPr>
              <w:rPr>
                <w:b/>
              </w:rPr>
            </w:pPr>
            <w:r w:rsidRPr="00532F44">
              <w:rPr>
                <w:b/>
              </w:rPr>
              <w:t>Scenarios considered</w:t>
            </w:r>
            <w:r w:rsidR="00BC4AAE" w:rsidRPr="00532F44">
              <w:rPr>
                <w:b/>
              </w:rPr>
              <w:t xml:space="preserve"> for </w:t>
            </w:r>
            <w:r w:rsidR="00620AA2">
              <w:rPr>
                <w:b/>
              </w:rPr>
              <w:t>w</w:t>
            </w:r>
            <w:r w:rsidR="00BC4AAE" w:rsidRPr="00532F44">
              <w:rPr>
                <w:b/>
              </w:rPr>
              <w:t>arfarin</w:t>
            </w:r>
          </w:p>
        </w:tc>
        <w:tc>
          <w:tcPr>
            <w:tcW w:w="1722" w:type="dxa"/>
          </w:tcPr>
          <w:p w:rsidR="00183C66" w:rsidRPr="00532F44" w:rsidRDefault="00C0617D" w:rsidP="00620AA2">
            <w:pPr>
              <w:keepNext/>
              <w:rPr>
                <w:b/>
              </w:rPr>
            </w:pPr>
            <w:r w:rsidRPr="00532F44">
              <w:rPr>
                <w:b/>
              </w:rPr>
              <w:t>Scenarios considered</w:t>
            </w:r>
            <w:r w:rsidR="00BC4AAE" w:rsidRPr="00532F44">
              <w:rPr>
                <w:b/>
              </w:rPr>
              <w:t xml:space="preserve"> for </w:t>
            </w:r>
            <w:proofErr w:type="spellStart"/>
            <w:r w:rsidR="00620AA2">
              <w:rPr>
                <w:b/>
              </w:rPr>
              <w:t>r</w:t>
            </w:r>
            <w:r w:rsidR="00BC4AAE" w:rsidRPr="00532F44">
              <w:rPr>
                <w:b/>
              </w:rPr>
              <w:t>ivaroxaban</w:t>
            </w:r>
            <w:proofErr w:type="spellEnd"/>
          </w:p>
        </w:tc>
      </w:tr>
      <w:tr w:rsidR="00183C66" w:rsidRPr="00532F44" w:rsidTr="00BC4AAE">
        <w:trPr>
          <w:divId w:val="1548566716"/>
          <w:trHeight w:val="201"/>
        </w:trPr>
        <w:tc>
          <w:tcPr>
            <w:tcW w:w="4077" w:type="dxa"/>
          </w:tcPr>
          <w:p w:rsidR="00183C66" w:rsidRPr="00532F44" w:rsidRDefault="00183C66" w:rsidP="00920A0B">
            <w:r w:rsidRPr="00532F44">
              <w:t>Males, age 50, CHADS</w:t>
            </w:r>
            <w:r w:rsidRPr="00532F44">
              <w:rPr>
                <w:vertAlign w:val="subscript"/>
              </w:rPr>
              <w:t>2</w:t>
            </w:r>
            <w:r w:rsidRPr="00532F44">
              <w:t xml:space="preserve"> score of zero</w:t>
            </w:r>
          </w:p>
        </w:tc>
        <w:tc>
          <w:tcPr>
            <w:tcW w:w="1721" w:type="dxa"/>
          </w:tcPr>
          <w:p w:rsidR="00183C66" w:rsidRPr="00532F44" w:rsidRDefault="00BC4AAE" w:rsidP="00920A0B">
            <w:r w:rsidRPr="00532F44">
              <w:t>No</w:t>
            </w:r>
            <w:r w:rsidR="009A3B70" w:rsidRPr="00532F44">
              <w:t xml:space="preserve"> </w:t>
            </w:r>
            <w:r w:rsidR="00896DA7" w:rsidRPr="00532F44">
              <w:rPr>
                <w:rFonts w:ascii="Cambria Math" w:hAnsi="Cambria Math"/>
                <w:vertAlign w:val="superscript"/>
              </w:rPr>
              <w:t>†</w:t>
            </w:r>
          </w:p>
        </w:tc>
        <w:tc>
          <w:tcPr>
            <w:tcW w:w="1722" w:type="dxa"/>
          </w:tcPr>
          <w:p w:rsidR="00183C66" w:rsidRPr="00532F44" w:rsidRDefault="00BC4AAE" w:rsidP="00920A0B">
            <w:r w:rsidRPr="00532F44">
              <w:t>Yes</w:t>
            </w:r>
          </w:p>
        </w:tc>
        <w:tc>
          <w:tcPr>
            <w:tcW w:w="1722" w:type="dxa"/>
          </w:tcPr>
          <w:p w:rsidR="00183C66" w:rsidRPr="00532F44" w:rsidRDefault="00BC4AAE" w:rsidP="00920A0B">
            <w:pPr>
              <w:keepNext/>
            </w:pPr>
            <w:r w:rsidRPr="00532F44">
              <w:t>Yes</w:t>
            </w:r>
          </w:p>
        </w:tc>
      </w:tr>
      <w:tr w:rsidR="00183C66" w:rsidRPr="00532F44" w:rsidTr="00BC4AAE">
        <w:trPr>
          <w:divId w:val="1548566716"/>
          <w:trHeight w:val="167"/>
        </w:trPr>
        <w:tc>
          <w:tcPr>
            <w:tcW w:w="4077" w:type="dxa"/>
          </w:tcPr>
          <w:p w:rsidR="00183C66" w:rsidRPr="00532F44" w:rsidRDefault="00183C66" w:rsidP="00920A0B">
            <w:r w:rsidRPr="00532F44">
              <w:t>Females, age 50, CHADS</w:t>
            </w:r>
            <w:r w:rsidRPr="00532F44">
              <w:rPr>
                <w:vertAlign w:val="subscript"/>
              </w:rPr>
              <w:t>2</w:t>
            </w:r>
            <w:r w:rsidRPr="00532F44">
              <w:t xml:space="preserve"> score of zero</w:t>
            </w:r>
          </w:p>
        </w:tc>
        <w:tc>
          <w:tcPr>
            <w:tcW w:w="1721" w:type="dxa"/>
          </w:tcPr>
          <w:p w:rsidR="00183C66" w:rsidRPr="00532F44" w:rsidRDefault="00BC4AAE" w:rsidP="00920A0B">
            <w:r w:rsidRPr="00532F44">
              <w:t>No</w:t>
            </w:r>
            <w:r w:rsidR="009A3B70" w:rsidRPr="00532F44">
              <w:t xml:space="preserve"> </w:t>
            </w:r>
            <w:r w:rsidR="00896DA7" w:rsidRPr="00532F44">
              <w:rPr>
                <w:rFonts w:ascii="Cambria Math" w:hAnsi="Cambria Math"/>
                <w:vertAlign w:val="superscript"/>
              </w:rPr>
              <w:t>†</w:t>
            </w:r>
          </w:p>
        </w:tc>
        <w:tc>
          <w:tcPr>
            <w:tcW w:w="1722" w:type="dxa"/>
          </w:tcPr>
          <w:p w:rsidR="00183C66" w:rsidRPr="00532F44" w:rsidRDefault="00BC4AAE" w:rsidP="00920A0B">
            <w:r w:rsidRPr="00532F44">
              <w:t>Yes</w:t>
            </w:r>
          </w:p>
        </w:tc>
        <w:tc>
          <w:tcPr>
            <w:tcW w:w="1722" w:type="dxa"/>
          </w:tcPr>
          <w:p w:rsidR="00183C66" w:rsidRPr="00532F44" w:rsidRDefault="00BC4AAE" w:rsidP="00920A0B">
            <w:pPr>
              <w:keepNext/>
            </w:pPr>
            <w:r w:rsidRPr="00532F44">
              <w:t>Yes</w:t>
            </w:r>
          </w:p>
        </w:tc>
      </w:tr>
      <w:tr w:rsidR="00183C66" w:rsidRPr="00532F44" w:rsidTr="00BC4AAE">
        <w:trPr>
          <w:divId w:val="1548566716"/>
          <w:trHeight w:val="184"/>
        </w:trPr>
        <w:tc>
          <w:tcPr>
            <w:tcW w:w="4077" w:type="dxa"/>
          </w:tcPr>
          <w:p w:rsidR="00183C66" w:rsidRPr="00532F44" w:rsidRDefault="00183C66" w:rsidP="00920A0B">
            <w:r w:rsidRPr="00532F44">
              <w:t>Males, age 65, CHADS</w:t>
            </w:r>
            <w:r w:rsidRPr="00532F44">
              <w:rPr>
                <w:vertAlign w:val="subscript"/>
              </w:rPr>
              <w:t>2</w:t>
            </w:r>
            <w:r w:rsidRPr="00532F44">
              <w:t xml:space="preserve"> score of zero</w:t>
            </w:r>
          </w:p>
        </w:tc>
        <w:tc>
          <w:tcPr>
            <w:tcW w:w="1721" w:type="dxa"/>
          </w:tcPr>
          <w:p w:rsidR="00183C66" w:rsidRPr="00532F44" w:rsidRDefault="00BC4AAE" w:rsidP="00920A0B">
            <w:r w:rsidRPr="00532F44">
              <w:t>Yes</w:t>
            </w:r>
          </w:p>
        </w:tc>
        <w:tc>
          <w:tcPr>
            <w:tcW w:w="1722" w:type="dxa"/>
          </w:tcPr>
          <w:p w:rsidR="00183C66" w:rsidRPr="00532F44" w:rsidRDefault="00BC4AAE" w:rsidP="00920A0B">
            <w:r w:rsidRPr="00532F44">
              <w:t>Yes</w:t>
            </w:r>
          </w:p>
        </w:tc>
        <w:tc>
          <w:tcPr>
            <w:tcW w:w="1722" w:type="dxa"/>
          </w:tcPr>
          <w:p w:rsidR="00183C66" w:rsidRPr="00532F44" w:rsidRDefault="00BC4AAE" w:rsidP="00920A0B">
            <w:pPr>
              <w:keepNext/>
            </w:pPr>
            <w:r w:rsidRPr="00532F44">
              <w:t>Yes</w:t>
            </w:r>
          </w:p>
        </w:tc>
      </w:tr>
      <w:tr w:rsidR="00183C66" w:rsidRPr="00532F44" w:rsidTr="00BC4AAE">
        <w:trPr>
          <w:divId w:val="1548566716"/>
          <w:trHeight w:val="184"/>
        </w:trPr>
        <w:tc>
          <w:tcPr>
            <w:tcW w:w="4077" w:type="dxa"/>
          </w:tcPr>
          <w:p w:rsidR="00183C66" w:rsidRPr="00532F44" w:rsidRDefault="00183C66" w:rsidP="00920A0B">
            <w:r w:rsidRPr="00532F44">
              <w:t>Females, age 65, CHADS</w:t>
            </w:r>
            <w:r w:rsidRPr="00532F44">
              <w:rPr>
                <w:vertAlign w:val="subscript"/>
              </w:rPr>
              <w:t>2</w:t>
            </w:r>
            <w:r w:rsidRPr="00532F44">
              <w:t xml:space="preserve"> score of zero</w:t>
            </w:r>
          </w:p>
        </w:tc>
        <w:tc>
          <w:tcPr>
            <w:tcW w:w="1721" w:type="dxa"/>
          </w:tcPr>
          <w:p w:rsidR="00183C66" w:rsidRPr="00532F44" w:rsidRDefault="00BC4AAE" w:rsidP="00920A0B">
            <w:r w:rsidRPr="00532F44">
              <w:t>Yes</w:t>
            </w:r>
          </w:p>
        </w:tc>
        <w:tc>
          <w:tcPr>
            <w:tcW w:w="1722" w:type="dxa"/>
          </w:tcPr>
          <w:p w:rsidR="00183C66" w:rsidRPr="00532F44" w:rsidRDefault="00BC4AAE" w:rsidP="00920A0B">
            <w:r w:rsidRPr="00532F44">
              <w:t>Yes</w:t>
            </w:r>
          </w:p>
        </w:tc>
        <w:tc>
          <w:tcPr>
            <w:tcW w:w="1722" w:type="dxa"/>
          </w:tcPr>
          <w:p w:rsidR="00183C66" w:rsidRPr="00532F44" w:rsidRDefault="00BC4AAE" w:rsidP="00920A0B">
            <w:pPr>
              <w:keepNext/>
            </w:pPr>
            <w:r w:rsidRPr="00532F44">
              <w:t>Yes</w:t>
            </w:r>
          </w:p>
        </w:tc>
      </w:tr>
      <w:tr w:rsidR="00C0617D" w:rsidRPr="00532F44" w:rsidTr="003762FF">
        <w:trPr>
          <w:divId w:val="1548566716"/>
          <w:trHeight w:val="184"/>
        </w:trPr>
        <w:tc>
          <w:tcPr>
            <w:tcW w:w="9242" w:type="dxa"/>
            <w:gridSpan w:val="4"/>
            <w:tcBorders>
              <w:bottom w:val="single" w:sz="4" w:space="0" w:color="auto"/>
            </w:tcBorders>
          </w:tcPr>
          <w:p w:rsidR="009A3B70" w:rsidRPr="00532F44" w:rsidRDefault="009A3B70" w:rsidP="009A3B70">
            <w:pPr>
              <w:keepNext/>
            </w:pPr>
            <w:r w:rsidRPr="00532F44">
              <w:t xml:space="preserve">* </w:t>
            </w:r>
            <w:r w:rsidR="00C0617D" w:rsidRPr="00532F44">
              <w:t>Patient would automatically receive treatment.</w:t>
            </w:r>
          </w:p>
          <w:p w:rsidR="00C0617D" w:rsidRPr="00532F44" w:rsidRDefault="009A3B70" w:rsidP="009A3B70">
            <w:pPr>
              <w:keepNext/>
            </w:pPr>
            <w:r w:rsidRPr="00532F44">
              <w:rPr>
                <w:rFonts w:ascii="Cambria Math" w:hAnsi="Cambria Math"/>
              </w:rPr>
              <w:t xml:space="preserve">† </w:t>
            </w:r>
            <w:r w:rsidR="00C0617D" w:rsidRPr="00532F44">
              <w:t>OAC not permitted under NICE guidance</w:t>
            </w:r>
          </w:p>
        </w:tc>
      </w:tr>
    </w:tbl>
    <w:p w:rsidR="00834F71" w:rsidRPr="00532F44" w:rsidRDefault="00834F71" w:rsidP="00834F71">
      <w:pPr>
        <w:pStyle w:val="Caption"/>
        <w:divId w:val="1548566716"/>
        <w:rPr>
          <w:color w:val="auto"/>
        </w:rPr>
      </w:pPr>
      <w:bookmarkStart w:id="121" w:name="_Ref321227101"/>
      <w:r w:rsidRPr="00532F44">
        <w:rPr>
          <w:color w:val="auto"/>
        </w:rPr>
        <w:t xml:space="preserve">Table </w:t>
      </w:r>
      <w:r w:rsidR="00516779">
        <w:rPr>
          <w:color w:val="auto"/>
        </w:rPr>
        <w:fldChar w:fldCharType="begin"/>
      </w:r>
      <w:r w:rsidR="00516779">
        <w:rPr>
          <w:color w:val="auto"/>
        </w:rPr>
        <w:instrText xml:space="preserve"> SEQ Table \* ARABIC </w:instrText>
      </w:r>
      <w:r w:rsidR="00516779">
        <w:rPr>
          <w:color w:val="auto"/>
        </w:rPr>
        <w:fldChar w:fldCharType="separate"/>
      </w:r>
      <w:r w:rsidR="007A2563">
        <w:rPr>
          <w:noProof/>
          <w:color w:val="auto"/>
        </w:rPr>
        <w:t>1</w:t>
      </w:r>
      <w:r w:rsidR="00516779">
        <w:rPr>
          <w:color w:val="auto"/>
        </w:rPr>
        <w:fldChar w:fldCharType="end"/>
      </w:r>
      <w:bookmarkEnd w:id="121"/>
      <w:r w:rsidRPr="00532F44">
        <w:rPr>
          <w:color w:val="auto"/>
        </w:rPr>
        <w:t xml:space="preserve"> </w:t>
      </w:r>
      <w:r w:rsidR="00BC4AAE" w:rsidRPr="00532F44">
        <w:rPr>
          <w:color w:val="auto"/>
        </w:rPr>
        <w:t xml:space="preserve">Simplified OAC indications by </w:t>
      </w:r>
      <w:proofErr w:type="gramStart"/>
      <w:r w:rsidR="00BC4AAE" w:rsidRPr="00532F44">
        <w:rPr>
          <w:color w:val="auto"/>
        </w:rPr>
        <w:t>OAC,</w:t>
      </w:r>
      <w:proofErr w:type="gramEnd"/>
      <w:r w:rsidR="00BC4AAE" w:rsidRPr="00532F44">
        <w:rPr>
          <w:color w:val="auto"/>
        </w:rPr>
        <w:t xml:space="preserve"> and patient cohorts run for each OAC</w:t>
      </w:r>
    </w:p>
    <w:p w:rsidR="00F309FB" w:rsidRDefault="00F309FB">
      <w:pPr>
        <w:spacing w:line="276" w:lineRule="auto"/>
        <w:jc w:val="left"/>
        <w:rPr>
          <w:lang w:val="en-GB"/>
        </w:rPr>
      </w:pPr>
      <w:r>
        <w:rPr>
          <w:lang w:val="en-GB"/>
        </w:rPr>
        <w:br w:type="page"/>
      </w:r>
    </w:p>
    <w:p w:rsidR="00120CC0" w:rsidRPr="00532F44" w:rsidRDefault="00120CC0" w:rsidP="00F309FB">
      <w:pPr>
        <w:spacing w:line="276" w:lineRule="auto"/>
        <w:jc w:val="left"/>
        <w:rPr>
          <w:lang w:val="en-GB"/>
        </w:rPr>
        <w:sectPr w:rsidR="00120CC0" w:rsidRPr="00532F44" w:rsidSect="009B762A">
          <w:pgSz w:w="11906" w:h="16838"/>
          <w:pgMar w:top="1440" w:right="1440" w:bottom="1440" w:left="1440" w:header="708" w:footer="708" w:gutter="0"/>
          <w:cols w:space="708"/>
          <w:docGrid w:linePitch="360"/>
        </w:sectPr>
      </w:pPr>
    </w:p>
    <w:p w:rsidR="00E5262E" w:rsidRPr="00532F44" w:rsidRDefault="00E5262E" w:rsidP="00E5262E">
      <w:pPr>
        <w:divId w:val="1548566716"/>
        <w:rPr>
          <w:lang w:val="en-GB"/>
        </w:rPr>
      </w:pPr>
    </w:p>
    <w:p w:rsidR="009764E6" w:rsidRDefault="009764E6">
      <w:pPr>
        <w:spacing w:line="276" w:lineRule="auto"/>
        <w:jc w:val="left"/>
        <w:rPr>
          <w:lang w:val="en-GB"/>
        </w:rPr>
        <w:sectPr w:rsidR="009764E6" w:rsidSect="003225C4">
          <w:pgSz w:w="16838" w:h="11906" w:orient="landscape"/>
          <w:pgMar w:top="1440" w:right="1440" w:bottom="1440" w:left="1440" w:header="708" w:footer="708" w:gutter="0"/>
          <w:cols w:space="708"/>
          <w:docGrid w:linePitch="360"/>
        </w:sectPr>
      </w:pPr>
    </w:p>
    <w:p w:rsidR="007946CB" w:rsidRDefault="007946CB" w:rsidP="007946CB">
      <w:pPr>
        <w:spacing w:line="480" w:lineRule="auto"/>
      </w:pPr>
    </w:p>
    <w:tbl>
      <w:tblPr>
        <w:tblStyle w:val="TableGrid"/>
        <w:tblW w:w="0" w:type="auto"/>
        <w:tblLook w:val="04A0" w:firstRow="1" w:lastRow="0" w:firstColumn="1" w:lastColumn="0" w:noHBand="0" w:noVBand="1"/>
      </w:tblPr>
      <w:tblGrid>
        <w:gridCol w:w="11590"/>
      </w:tblGrid>
      <w:tr w:rsidR="007946CB" w:rsidRPr="0031099C" w:rsidTr="00CB6D0B">
        <w:tc>
          <w:tcPr>
            <w:tcW w:w="11590" w:type="dxa"/>
          </w:tcPr>
          <w:tbl>
            <w:tblPr>
              <w:tblStyle w:val="TableGrid"/>
              <w:tblW w:w="11335" w:type="dxa"/>
              <w:tblLook w:val="04A0" w:firstRow="1" w:lastRow="0" w:firstColumn="1" w:lastColumn="0" w:noHBand="0" w:noVBand="1"/>
            </w:tblPr>
            <w:tblGrid>
              <w:gridCol w:w="1266"/>
              <w:gridCol w:w="914"/>
              <w:gridCol w:w="848"/>
              <w:gridCol w:w="749"/>
              <w:gridCol w:w="759"/>
              <w:gridCol w:w="1195"/>
              <w:gridCol w:w="1337"/>
              <w:gridCol w:w="690"/>
              <w:gridCol w:w="738"/>
              <w:gridCol w:w="855"/>
              <w:gridCol w:w="850"/>
              <w:gridCol w:w="1134"/>
            </w:tblGrid>
            <w:tr w:rsidR="00CB6D0B" w:rsidRPr="0031099C" w:rsidTr="00CB6D0B">
              <w:tc>
                <w:tcPr>
                  <w:tcW w:w="2180" w:type="dxa"/>
                  <w:gridSpan w:val="2"/>
                  <w:tcBorders>
                    <w:top w:val="single" w:sz="4" w:space="0" w:color="auto"/>
                    <w:left w:val="single" w:sz="4" w:space="0" w:color="auto"/>
                    <w:bottom w:val="single" w:sz="4" w:space="0" w:color="auto"/>
                    <w:right w:val="single" w:sz="4" w:space="0" w:color="auto"/>
                  </w:tcBorders>
                </w:tcPr>
                <w:p w:rsidR="00CB6D0B" w:rsidRPr="0031099C" w:rsidRDefault="00CB6D0B" w:rsidP="00EF4E89">
                  <w:pPr>
                    <w:rPr>
                      <w:rFonts w:ascii="Times New Roman" w:eastAsia="Times New Roman" w:hAnsi="Times New Roman"/>
                    </w:rPr>
                  </w:pPr>
                </w:p>
              </w:tc>
              <w:tc>
                <w:tcPr>
                  <w:tcW w:w="2356" w:type="dxa"/>
                  <w:gridSpan w:val="3"/>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jc w:val="center"/>
                    <w:rPr>
                      <w:rFonts w:ascii="Times New Roman" w:eastAsia="Times New Roman" w:hAnsi="Times New Roman"/>
                      <w:b/>
                      <w:i/>
                    </w:rPr>
                  </w:pPr>
                  <w:r w:rsidRPr="0031099C">
                    <w:rPr>
                      <w:b/>
                      <w:i/>
                    </w:rPr>
                    <w:t>Cause of Death (%)</w:t>
                  </w:r>
                </w:p>
              </w:tc>
              <w:tc>
                <w:tcPr>
                  <w:tcW w:w="3960" w:type="dxa"/>
                  <w:gridSpan w:val="4"/>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jc w:val="center"/>
                    <w:rPr>
                      <w:rFonts w:ascii="Times New Roman" w:eastAsia="Times New Roman" w:hAnsi="Times New Roman"/>
                      <w:b/>
                      <w:i/>
                    </w:rPr>
                  </w:pPr>
                  <w:r w:rsidRPr="0031099C">
                    <w:rPr>
                      <w:b/>
                      <w:i/>
                    </w:rPr>
                    <w:t>Average Number of Events</w:t>
                  </w:r>
                </w:p>
              </w:tc>
              <w:tc>
                <w:tcPr>
                  <w:tcW w:w="2839" w:type="dxa"/>
                  <w:gridSpan w:val="3"/>
                  <w:tcBorders>
                    <w:top w:val="single" w:sz="4" w:space="0" w:color="auto"/>
                    <w:left w:val="single" w:sz="4" w:space="0" w:color="auto"/>
                    <w:bottom w:val="single" w:sz="4" w:space="0" w:color="auto"/>
                    <w:right w:val="single" w:sz="4" w:space="0" w:color="auto"/>
                  </w:tcBorders>
                </w:tcPr>
                <w:p w:rsidR="00CB6D0B" w:rsidRPr="0031099C" w:rsidRDefault="00CB6D0B" w:rsidP="00EF4E89">
                  <w:pPr>
                    <w:jc w:val="center"/>
                    <w:rPr>
                      <w:b/>
                      <w:i/>
                    </w:rPr>
                  </w:pPr>
                  <w:r>
                    <w:rPr>
                      <w:b/>
                      <w:i/>
                    </w:rPr>
                    <w:t>Cost-effectiveness</w:t>
                  </w:r>
                </w:p>
              </w:tc>
            </w:tr>
            <w:tr w:rsidR="00CB6D0B" w:rsidRPr="0031099C" w:rsidTr="00CB6D0B">
              <w:tc>
                <w:tcPr>
                  <w:tcW w:w="1266"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i/>
                    </w:rPr>
                  </w:pPr>
                  <w:r w:rsidRPr="0031099C">
                    <w:rPr>
                      <w:b/>
                      <w:i/>
                    </w:rPr>
                    <w:t>Strategy</w:t>
                  </w:r>
                </w:p>
              </w:tc>
              <w:tc>
                <w:tcPr>
                  <w:tcW w:w="914"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rPr>
                  </w:pPr>
                  <w:r w:rsidRPr="0031099C">
                    <w:rPr>
                      <w:b/>
                    </w:rPr>
                    <w:t>Life Years</w:t>
                  </w:r>
                </w:p>
              </w:tc>
              <w:tc>
                <w:tcPr>
                  <w:tcW w:w="848"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rPr>
                  </w:pPr>
                  <w:r w:rsidRPr="0031099C">
                    <w:rPr>
                      <w:b/>
                    </w:rPr>
                    <w:t>Stroke</w:t>
                  </w:r>
                </w:p>
              </w:tc>
              <w:tc>
                <w:tcPr>
                  <w:tcW w:w="749"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rPr>
                  </w:pPr>
                  <w:r w:rsidRPr="0031099C">
                    <w:rPr>
                      <w:b/>
                    </w:rPr>
                    <w:t>Bleed</w:t>
                  </w:r>
                </w:p>
              </w:tc>
              <w:tc>
                <w:tcPr>
                  <w:tcW w:w="759"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rPr>
                  </w:pPr>
                  <w:r w:rsidRPr="0031099C">
                    <w:rPr>
                      <w:b/>
                    </w:rPr>
                    <w:t>Other</w:t>
                  </w:r>
                </w:p>
              </w:tc>
              <w:tc>
                <w:tcPr>
                  <w:tcW w:w="1195"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rPr>
                  </w:pPr>
                  <w:r w:rsidRPr="0031099C">
                    <w:rPr>
                      <w:b/>
                    </w:rPr>
                    <w:t>Dependent Strokes</w:t>
                  </w:r>
                </w:p>
              </w:tc>
              <w:tc>
                <w:tcPr>
                  <w:tcW w:w="1337"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rPr>
                  </w:pPr>
                  <w:r w:rsidRPr="0031099C">
                    <w:rPr>
                      <w:b/>
                    </w:rPr>
                    <w:t>Independent Strokes</w:t>
                  </w:r>
                </w:p>
              </w:tc>
              <w:tc>
                <w:tcPr>
                  <w:tcW w:w="690"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rPr>
                  </w:pPr>
                  <w:r w:rsidRPr="0031099C">
                    <w:rPr>
                      <w:b/>
                    </w:rPr>
                    <w:t>ICH</w:t>
                  </w:r>
                </w:p>
              </w:tc>
              <w:tc>
                <w:tcPr>
                  <w:tcW w:w="738"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rPr>
                  </w:pPr>
                  <w:r w:rsidRPr="0031099C">
                    <w:rPr>
                      <w:b/>
                    </w:rPr>
                    <w:t>NICH</w:t>
                  </w:r>
                </w:p>
              </w:tc>
              <w:tc>
                <w:tcPr>
                  <w:tcW w:w="855" w:type="dxa"/>
                  <w:tcBorders>
                    <w:top w:val="single" w:sz="4" w:space="0" w:color="auto"/>
                    <w:left w:val="single" w:sz="4" w:space="0" w:color="auto"/>
                    <w:bottom w:val="single" w:sz="4" w:space="0" w:color="auto"/>
                    <w:right w:val="single" w:sz="4" w:space="0" w:color="auto"/>
                  </w:tcBorders>
                </w:tcPr>
                <w:p w:rsidR="00CB6D0B" w:rsidRPr="0031099C" w:rsidRDefault="00CB6D0B" w:rsidP="00EF4E89">
                  <w:pPr>
                    <w:rPr>
                      <w:b/>
                    </w:rPr>
                  </w:pPr>
                  <w:r>
                    <w:rPr>
                      <w:b/>
                    </w:rPr>
                    <w:t>Mean Cost (£)</w:t>
                  </w:r>
                </w:p>
              </w:tc>
              <w:tc>
                <w:tcPr>
                  <w:tcW w:w="850" w:type="dxa"/>
                  <w:tcBorders>
                    <w:top w:val="single" w:sz="4" w:space="0" w:color="auto"/>
                    <w:left w:val="single" w:sz="4" w:space="0" w:color="auto"/>
                    <w:bottom w:val="single" w:sz="4" w:space="0" w:color="auto"/>
                    <w:right w:val="single" w:sz="4" w:space="0" w:color="auto"/>
                  </w:tcBorders>
                </w:tcPr>
                <w:p w:rsidR="00CB6D0B" w:rsidRPr="0031099C" w:rsidRDefault="00CB6D0B" w:rsidP="00EF4E89">
                  <w:pPr>
                    <w:rPr>
                      <w:b/>
                    </w:rPr>
                  </w:pPr>
                  <w:r>
                    <w:rPr>
                      <w:b/>
                    </w:rPr>
                    <w:t>Mean QALY</w:t>
                  </w:r>
                </w:p>
              </w:tc>
              <w:tc>
                <w:tcPr>
                  <w:tcW w:w="1134" w:type="dxa"/>
                  <w:tcBorders>
                    <w:top w:val="single" w:sz="4" w:space="0" w:color="auto"/>
                    <w:left w:val="single" w:sz="4" w:space="0" w:color="auto"/>
                    <w:bottom w:val="single" w:sz="4" w:space="0" w:color="auto"/>
                    <w:right w:val="single" w:sz="4" w:space="0" w:color="auto"/>
                  </w:tcBorders>
                </w:tcPr>
                <w:p w:rsidR="00CB6D0B" w:rsidRPr="0031099C" w:rsidRDefault="00CB6D0B" w:rsidP="00EF4E89">
                  <w:pPr>
                    <w:rPr>
                      <w:b/>
                    </w:rPr>
                  </w:pPr>
                  <w:r>
                    <w:rPr>
                      <w:b/>
                    </w:rPr>
                    <w:t>ICER</w:t>
                  </w:r>
                </w:p>
              </w:tc>
            </w:tr>
            <w:tr w:rsidR="00CB6D0B" w:rsidRPr="0031099C" w:rsidTr="00CB6D0B">
              <w:tc>
                <w:tcPr>
                  <w:tcW w:w="1266"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rPr>
                  </w:pPr>
                  <w:r w:rsidRPr="0031099C">
                    <w:rPr>
                      <w:b/>
                    </w:rPr>
                    <w:t>Without TTE</w:t>
                  </w:r>
                </w:p>
              </w:tc>
              <w:tc>
                <w:tcPr>
                  <w:tcW w:w="914"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17.132</w:t>
                  </w:r>
                </w:p>
              </w:tc>
              <w:tc>
                <w:tcPr>
                  <w:tcW w:w="848"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9.0</w:t>
                  </w:r>
                </w:p>
              </w:tc>
              <w:tc>
                <w:tcPr>
                  <w:tcW w:w="749"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0.9</w:t>
                  </w:r>
                </w:p>
              </w:tc>
              <w:tc>
                <w:tcPr>
                  <w:tcW w:w="759"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90.2</w:t>
                  </w:r>
                </w:p>
              </w:tc>
              <w:tc>
                <w:tcPr>
                  <w:tcW w:w="1195"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0.087</w:t>
                  </w:r>
                </w:p>
              </w:tc>
              <w:tc>
                <w:tcPr>
                  <w:tcW w:w="1337"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0.192</w:t>
                  </w:r>
                </w:p>
              </w:tc>
              <w:tc>
                <w:tcPr>
                  <w:tcW w:w="690"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0.007</w:t>
                  </w:r>
                </w:p>
              </w:tc>
              <w:tc>
                <w:tcPr>
                  <w:tcW w:w="738"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0.052</w:t>
                  </w:r>
                </w:p>
              </w:tc>
              <w:tc>
                <w:tcPr>
                  <w:tcW w:w="855" w:type="dxa"/>
                  <w:tcBorders>
                    <w:top w:val="single" w:sz="4" w:space="0" w:color="auto"/>
                    <w:left w:val="single" w:sz="4" w:space="0" w:color="auto"/>
                    <w:bottom w:val="single" w:sz="4" w:space="0" w:color="auto"/>
                    <w:right w:val="single" w:sz="4" w:space="0" w:color="auto"/>
                  </w:tcBorders>
                </w:tcPr>
                <w:p w:rsidR="00CB6D0B" w:rsidRPr="0031099C" w:rsidRDefault="00CB6D0B" w:rsidP="00EF4E89">
                  <w:pPr>
                    <w:jc w:val="right"/>
                  </w:pPr>
                  <w:r w:rsidRPr="0031099C">
                    <w:t>1 974</w:t>
                  </w:r>
                </w:p>
              </w:tc>
              <w:tc>
                <w:tcPr>
                  <w:tcW w:w="850" w:type="dxa"/>
                  <w:tcBorders>
                    <w:top w:val="single" w:sz="4" w:space="0" w:color="auto"/>
                    <w:left w:val="single" w:sz="4" w:space="0" w:color="auto"/>
                    <w:bottom w:val="single" w:sz="4" w:space="0" w:color="auto"/>
                    <w:right w:val="single" w:sz="4" w:space="0" w:color="auto"/>
                  </w:tcBorders>
                </w:tcPr>
                <w:p w:rsidR="00CB6D0B" w:rsidRPr="0031099C" w:rsidRDefault="00CB6D0B" w:rsidP="00EF4E89">
                  <w:pPr>
                    <w:jc w:val="right"/>
                  </w:pPr>
                  <w:r w:rsidRPr="0031099C">
                    <w:t>9.94</w:t>
                  </w:r>
                </w:p>
              </w:tc>
              <w:tc>
                <w:tcPr>
                  <w:tcW w:w="1134" w:type="dxa"/>
                  <w:vMerge w:val="restart"/>
                  <w:tcBorders>
                    <w:top w:val="single" w:sz="4" w:space="0" w:color="auto"/>
                    <w:left w:val="single" w:sz="4" w:space="0" w:color="auto"/>
                    <w:right w:val="single" w:sz="4" w:space="0" w:color="auto"/>
                  </w:tcBorders>
                  <w:vAlign w:val="center"/>
                </w:tcPr>
                <w:p w:rsidR="00CB6D0B" w:rsidRPr="0031099C" w:rsidRDefault="00CB6D0B" w:rsidP="00CB6D0B">
                  <w:pPr>
                    <w:jc w:val="center"/>
                  </w:pPr>
                  <w:r w:rsidRPr="0031099C">
                    <w:t>39 569</w:t>
                  </w:r>
                </w:p>
              </w:tc>
            </w:tr>
            <w:tr w:rsidR="00CB6D0B" w:rsidRPr="0031099C" w:rsidTr="00CB6D0B">
              <w:tc>
                <w:tcPr>
                  <w:tcW w:w="1266"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rPr>
                  </w:pPr>
                  <w:r w:rsidRPr="0031099C">
                    <w:rPr>
                      <w:b/>
                    </w:rPr>
                    <w:t>With TTE</w:t>
                  </w:r>
                </w:p>
              </w:tc>
              <w:tc>
                <w:tcPr>
                  <w:tcW w:w="914"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17.204</w:t>
                  </w:r>
                </w:p>
              </w:tc>
              <w:tc>
                <w:tcPr>
                  <w:tcW w:w="848"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8.0</w:t>
                  </w:r>
                </w:p>
              </w:tc>
              <w:tc>
                <w:tcPr>
                  <w:tcW w:w="749"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1.3</w:t>
                  </w:r>
                </w:p>
              </w:tc>
              <w:tc>
                <w:tcPr>
                  <w:tcW w:w="759"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90.7</w:t>
                  </w:r>
                </w:p>
              </w:tc>
              <w:tc>
                <w:tcPr>
                  <w:tcW w:w="1195"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0.078</w:t>
                  </w:r>
                </w:p>
              </w:tc>
              <w:tc>
                <w:tcPr>
                  <w:tcW w:w="1337"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0.172</w:t>
                  </w:r>
                </w:p>
              </w:tc>
              <w:tc>
                <w:tcPr>
                  <w:tcW w:w="690"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0.010</w:t>
                  </w:r>
                </w:p>
              </w:tc>
              <w:tc>
                <w:tcPr>
                  <w:tcW w:w="738"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keepNext/>
                    <w:jc w:val="right"/>
                    <w:rPr>
                      <w:rFonts w:ascii="Times New Roman" w:eastAsia="Times New Roman" w:hAnsi="Times New Roman"/>
                    </w:rPr>
                  </w:pPr>
                  <w:r w:rsidRPr="0031099C">
                    <w:t>0.079</w:t>
                  </w:r>
                </w:p>
              </w:tc>
              <w:tc>
                <w:tcPr>
                  <w:tcW w:w="855" w:type="dxa"/>
                  <w:tcBorders>
                    <w:top w:val="single" w:sz="4" w:space="0" w:color="auto"/>
                    <w:left w:val="single" w:sz="4" w:space="0" w:color="auto"/>
                    <w:bottom w:val="single" w:sz="4" w:space="0" w:color="auto"/>
                    <w:right w:val="single" w:sz="4" w:space="0" w:color="auto"/>
                  </w:tcBorders>
                </w:tcPr>
                <w:p w:rsidR="00CB6D0B" w:rsidRPr="0031099C" w:rsidRDefault="00CB6D0B" w:rsidP="00EF4E89">
                  <w:pPr>
                    <w:keepNext/>
                    <w:jc w:val="right"/>
                  </w:pPr>
                  <w:r w:rsidRPr="0031099C">
                    <w:t>3 106</w:t>
                  </w:r>
                </w:p>
              </w:tc>
              <w:tc>
                <w:tcPr>
                  <w:tcW w:w="850" w:type="dxa"/>
                  <w:tcBorders>
                    <w:top w:val="single" w:sz="4" w:space="0" w:color="auto"/>
                    <w:left w:val="single" w:sz="4" w:space="0" w:color="auto"/>
                    <w:bottom w:val="single" w:sz="4" w:space="0" w:color="auto"/>
                    <w:right w:val="single" w:sz="4" w:space="0" w:color="auto"/>
                  </w:tcBorders>
                </w:tcPr>
                <w:p w:rsidR="00CB6D0B" w:rsidRPr="0031099C" w:rsidRDefault="00CB6D0B" w:rsidP="00EF4E89">
                  <w:pPr>
                    <w:keepNext/>
                    <w:jc w:val="right"/>
                  </w:pPr>
                  <w:r w:rsidRPr="0031099C">
                    <w:t>9.97</w:t>
                  </w:r>
                </w:p>
              </w:tc>
              <w:tc>
                <w:tcPr>
                  <w:tcW w:w="1134" w:type="dxa"/>
                  <w:vMerge/>
                  <w:tcBorders>
                    <w:left w:val="single" w:sz="4" w:space="0" w:color="auto"/>
                    <w:bottom w:val="single" w:sz="4" w:space="0" w:color="auto"/>
                    <w:right w:val="single" w:sz="4" w:space="0" w:color="auto"/>
                  </w:tcBorders>
                </w:tcPr>
                <w:p w:rsidR="00CB6D0B" w:rsidRPr="0031099C" w:rsidRDefault="00CB6D0B" w:rsidP="00EF4E89">
                  <w:pPr>
                    <w:keepNext/>
                    <w:jc w:val="right"/>
                  </w:pPr>
                </w:p>
              </w:tc>
            </w:tr>
          </w:tbl>
          <w:p w:rsidR="007946CB" w:rsidRPr="0031099C" w:rsidRDefault="007946CB" w:rsidP="00EF4E89">
            <w:pPr>
              <w:pStyle w:val="Caption"/>
              <w:rPr>
                <w:color w:val="auto"/>
              </w:rPr>
            </w:pPr>
          </w:p>
        </w:tc>
      </w:tr>
      <w:tr w:rsidR="007946CB" w:rsidRPr="0031099C" w:rsidTr="00CB6D0B">
        <w:tc>
          <w:tcPr>
            <w:tcW w:w="11590" w:type="dxa"/>
          </w:tcPr>
          <w:p w:rsidR="007946CB" w:rsidRPr="0031099C" w:rsidRDefault="00CB6D0B" w:rsidP="00EF4E89">
            <w:pPr>
              <w:pStyle w:val="ListParagraph"/>
              <w:numPr>
                <w:ilvl w:val="0"/>
                <w:numId w:val="19"/>
              </w:numPr>
              <w:spacing w:line="240" w:lineRule="auto"/>
              <w:jc w:val="left"/>
            </w:pPr>
            <w:r w:rsidRPr="0031099C">
              <w:t>W</w:t>
            </w:r>
            <w:r w:rsidR="007946CB" w:rsidRPr="0031099C">
              <w:t>arfarin</w:t>
            </w:r>
          </w:p>
        </w:tc>
      </w:tr>
      <w:tr w:rsidR="007946CB" w:rsidRPr="0031099C" w:rsidTr="00CB6D0B">
        <w:tc>
          <w:tcPr>
            <w:tcW w:w="11590" w:type="dxa"/>
          </w:tcPr>
          <w:tbl>
            <w:tblPr>
              <w:tblStyle w:val="TableGrid"/>
              <w:tblW w:w="11335" w:type="dxa"/>
              <w:tblLook w:val="04A0" w:firstRow="1" w:lastRow="0" w:firstColumn="1" w:lastColumn="0" w:noHBand="0" w:noVBand="1"/>
            </w:tblPr>
            <w:tblGrid>
              <w:gridCol w:w="1266"/>
              <w:gridCol w:w="914"/>
              <w:gridCol w:w="848"/>
              <w:gridCol w:w="749"/>
              <w:gridCol w:w="759"/>
              <w:gridCol w:w="1195"/>
              <w:gridCol w:w="1337"/>
              <w:gridCol w:w="690"/>
              <w:gridCol w:w="738"/>
              <w:gridCol w:w="855"/>
              <w:gridCol w:w="850"/>
              <w:gridCol w:w="1134"/>
            </w:tblGrid>
            <w:tr w:rsidR="00CB6D0B" w:rsidRPr="0031099C" w:rsidTr="00CB6D0B">
              <w:tc>
                <w:tcPr>
                  <w:tcW w:w="2180" w:type="dxa"/>
                  <w:gridSpan w:val="2"/>
                  <w:tcBorders>
                    <w:top w:val="single" w:sz="4" w:space="0" w:color="auto"/>
                    <w:left w:val="single" w:sz="4" w:space="0" w:color="auto"/>
                    <w:bottom w:val="single" w:sz="4" w:space="0" w:color="auto"/>
                    <w:right w:val="single" w:sz="4" w:space="0" w:color="auto"/>
                  </w:tcBorders>
                </w:tcPr>
                <w:p w:rsidR="00CB6D0B" w:rsidRPr="0031099C" w:rsidRDefault="00CB6D0B" w:rsidP="00EF4E89">
                  <w:pPr>
                    <w:rPr>
                      <w:rFonts w:ascii="Times New Roman" w:eastAsia="Times New Roman" w:hAnsi="Times New Roman"/>
                    </w:rPr>
                  </w:pPr>
                </w:p>
              </w:tc>
              <w:tc>
                <w:tcPr>
                  <w:tcW w:w="2356" w:type="dxa"/>
                  <w:gridSpan w:val="3"/>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jc w:val="center"/>
                    <w:rPr>
                      <w:rFonts w:ascii="Times New Roman" w:eastAsia="Times New Roman" w:hAnsi="Times New Roman"/>
                      <w:b/>
                      <w:i/>
                    </w:rPr>
                  </w:pPr>
                  <w:r w:rsidRPr="0031099C">
                    <w:rPr>
                      <w:b/>
                      <w:i/>
                    </w:rPr>
                    <w:t>Cause of Death (%)</w:t>
                  </w:r>
                </w:p>
              </w:tc>
              <w:tc>
                <w:tcPr>
                  <w:tcW w:w="3960" w:type="dxa"/>
                  <w:gridSpan w:val="4"/>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jc w:val="center"/>
                    <w:rPr>
                      <w:rFonts w:ascii="Times New Roman" w:eastAsia="Times New Roman" w:hAnsi="Times New Roman"/>
                      <w:b/>
                      <w:i/>
                    </w:rPr>
                  </w:pPr>
                  <w:r w:rsidRPr="0031099C">
                    <w:rPr>
                      <w:b/>
                      <w:i/>
                    </w:rPr>
                    <w:t>Average Number of Events</w:t>
                  </w:r>
                </w:p>
              </w:tc>
              <w:tc>
                <w:tcPr>
                  <w:tcW w:w="2839" w:type="dxa"/>
                  <w:gridSpan w:val="3"/>
                  <w:tcBorders>
                    <w:top w:val="single" w:sz="4" w:space="0" w:color="auto"/>
                    <w:left w:val="single" w:sz="4" w:space="0" w:color="auto"/>
                    <w:bottom w:val="single" w:sz="4" w:space="0" w:color="auto"/>
                    <w:right w:val="single" w:sz="4" w:space="0" w:color="auto"/>
                  </w:tcBorders>
                </w:tcPr>
                <w:p w:rsidR="00CB6D0B" w:rsidRPr="0031099C" w:rsidRDefault="00CB6D0B" w:rsidP="00EF4E89">
                  <w:pPr>
                    <w:jc w:val="center"/>
                    <w:rPr>
                      <w:b/>
                      <w:i/>
                    </w:rPr>
                  </w:pPr>
                  <w:r>
                    <w:rPr>
                      <w:b/>
                      <w:i/>
                    </w:rPr>
                    <w:t>Cost-effectiveness</w:t>
                  </w:r>
                </w:p>
              </w:tc>
            </w:tr>
            <w:tr w:rsidR="00CB6D0B" w:rsidRPr="0031099C" w:rsidTr="00CB6D0B">
              <w:tc>
                <w:tcPr>
                  <w:tcW w:w="1266"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i/>
                    </w:rPr>
                  </w:pPr>
                  <w:r w:rsidRPr="0031099C">
                    <w:rPr>
                      <w:b/>
                      <w:i/>
                    </w:rPr>
                    <w:t>Strategy</w:t>
                  </w:r>
                </w:p>
              </w:tc>
              <w:tc>
                <w:tcPr>
                  <w:tcW w:w="914"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rPr>
                  </w:pPr>
                  <w:r w:rsidRPr="0031099C">
                    <w:rPr>
                      <w:b/>
                    </w:rPr>
                    <w:t>Life Years</w:t>
                  </w:r>
                </w:p>
              </w:tc>
              <w:tc>
                <w:tcPr>
                  <w:tcW w:w="848"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rPr>
                  </w:pPr>
                  <w:r w:rsidRPr="0031099C">
                    <w:rPr>
                      <w:b/>
                    </w:rPr>
                    <w:t>Stroke</w:t>
                  </w:r>
                </w:p>
              </w:tc>
              <w:tc>
                <w:tcPr>
                  <w:tcW w:w="749"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rPr>
                  </w:pPr>
                  <w:r w:rsidRPr="0031099C">
                    <w:rPr>
                      <w:b/>
                    </w:rPr>
                    <w:t>Bleed</w:t>
                  </w:r>
                </w:p>
              </w:tc>
              <w:tc>
                <w:tcPr>
                  <w:tcW w:w="759"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rPr>
                  </w:pPr>
                  <w:r w:rsidRPr="0031099C">
                    <w:rPr>
                      <w:b/>
                    </w:rPr>
                    <w:t>Other</w:t>
                  </w:r>
                </w:p>
              </w:tc>
              <w:tc>
                <w:tcPr>
                  <w:tcW w:w="1195"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rPr>
                  </w:pPr>
                  <w:r w:rsidRPr="0031099C">
                    <w:rPr>
                      <w:b/>
                    </w:rPr>
                    <w:t>Dependent Strokes</w:t>
                  </w:r>
                </w:p>
              </w:tc>
              <w:tc>
                <w:tcPr>
                  <w:tcW w:w="1337"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rPr>
                  </w:pPr>
                  <w:r w:rsidRPr="0031099C">
                    <w:rPr>
                      <w:b/>
                    </w:rPr>
                    <w:t>Independent Strokes</w:t>
                  </w:r>
                </w:p>
              </w:tc>
              <w:tc>
                <w:tcPr>
                  <w:tcW w:w="690"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rPr>
                  </w:pPr>
                  <w:r w:rsidRPr="0031099C">
                    <w:rPr>
                      <w:b/>
                    </w:rPr>
                    <w:t>ICH</w:t>
                  </w:r>
                </w:p>
              </w:tc>
              <w:tc>
                <w:tcPr>
                  <w:tcW w:w="738"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rPr>
                  </w:pPr>
                  <w:r w:rsidRPr="0031099C">
                    <w:rPr>
                      <w:b/>
                    </w:rPr>
                    <w:t>NICH</w:t>
                  </w:r>
                </w:p>
              </w:tc>
              <w:tc>
                <w:tcPr>
                  <w:tcW w:w="855" w:type="dxa"/>
                  <w:tcBorders>
                    <w:top w:val="single" w:sz="4" w:space="0" w:color="auto"/>
                    <w:left w:val="single" w:sz="4" w:space="0" w:color="auto"/>
                    <w:bottom w:val="single" w:sz="4" w:space="0" w:color="auto"/>
                    <w:right w:val="single" w:sz="4" w:space="0" w:color="auto"/>
                  </w:tcBorders>
                </w:tcPr>
                <w:p w:rsidR="00CB6D0B" w:rsidRPr="0031099C" w:rsidRDefault="00CB6D0B" w:rsidP="00EF4E89">
                  <w:pPr>
                    <w:rPr>
                      <w:b/>
                    </w:rPr>
                  </w:pPr>
                  <w:r>
                    <w:rPr>
                      <w:b/>
                    </w:rPr>
                    <w:t>Mean cost (£)</w:t>
                  </w:r>
                </w:p>
              </w:tc>
              <w:tc>
                <w:tcPr>
                  <w:tcW w:w="850" w:type="dxa"/>
                  <w:tcBorders>
                    <w:top w:val="single" w:sz="4" w:space="0" w:color="auto"/>
                    <w:left w:val="single" w:sz="4" w:space="0" w:color="auto"/>
                    <w:bottom w:val="single" w:sz="4" w:space="0" w:color="auto"/>
                    <w:right w:val="single" w:sz="4" w:space="0" w:color="auto"/>
                  </w:tcBorders>
                </w:tcPr>
                <w:p w:rsidR="00CB6D0B" w:rsidRPr="0031099C" w:rsidRDefault="00CB6D0B" w:rsidP="00EF4E89">
                  <w:pPr>
                    <w:rPr>
                      <w:b/>
                    </w:rPr>
                  </w:pPr>
                  <w:r>
                    <w:rPr>
                      <w:b/>
                    </w:rPr>
                    <w:t>Mean QALY</w:t>
                  </w:r>
                </w:p>
              </w:tc>
              <w:tc>
                <w:tcPr>
                  <w:tcW w:w="1134" w:type="dxa"/>
                  <w:tcBorders>
                    <w:top w:val="single" w:sz="4" w:space="0" w:color="auto"/>
                    <w:left w:val="single" w:sz="4" w:space="0" w:color="auto"/>
                    <w:bottom w:val="single" w:sz="4" w:space="0" w:color="auto"/>
                    <w:right w:val="single" w:sz="4" w:space="0" w:color="auto"/>
                  </w:tcBorders>
                </w:tcPr>
                <w:p w:rsidR="00CB6D0B" w:rsidRPr="0031099C" w:rsidRDefault="00CB6D0B" w:rsidP="00EF4E89">
                  <w:pPr>
                    <w:rPr>
                      <w:b/>
                    </w:rPr>
                  </w:pPr>
                  <w:r>
                    <w:rPr>
                      <w:b/>
                    </w:rPr>
                    <w:t>ICER</w:t>
                  </w:r>
                </w:p>
              </w:tc>
            </w:tr>
            <w:tr w:rsidR="00CB6D0B" w:rsidRPr="0031099C" w:rsidTr="00CB6D0B">
              <w:tc>
                <w:tcPr>
                  <w:tcW w:w="1266"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rPr>
                  </w:pPr>
                  <w:r w:rsidRPr="0031099C">
                    <w:rPr>
                      <w:b/>
                    </w:rPr>
                    <w:t>Without TTE</w:t>
                  </w:r>
                </w:p>
              </w:tc>
              <w:tc>
                <w:tcPr>
                  <w:tcW w:w="914"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19.460</w:t>
                  </w:r>
                </w:p>
              </w:tc>
              <w:tc>
                <w:tcPr>
                  <w:tcW w:w="848"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10.5</w:t>
                  </w:r>
                </w:p>
              </w:tc>
              <w:tc>
                <w:tcPr>
                  <w:tcW w:w="749"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1.1</w:t>
                  </w:r>
                </w:p>
              </w:tc>
              <w:tc>
                <w:tcPr>
                  <w:tcW w:w="759"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88.4</w:t>
                  </w:r>
                </w:p>
              </w:tc>
              <w:tc>
                <w:tcPr>
                  <w:tcW w:w="1195"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0.103</w:t>
                  </w:r>
                </w:p>
              </w:tc>
              <w:tc>
                <w:tcPr>
                  <w:tcW w:w="1337"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0.223</w:t>
                  </w:r>
                </w:p>
              </w:tc>
              <w:tc>
                <w:tcPr>
                  <w:tcW w:w="690"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0.009</w:t>
                  </w:r>
                </w:p>
              </w:tc>
              <w:tc>
                <w:tcPr>
                  <w:tcW w:w="738"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0.066</w:t>
                  </w:r>
                </w:p>
              </w:tc>
              <w:tc>
                <w:tcPr>
                  <w:tcW w:w="855" w:type="dxa"/>
                  <w:tcBorders>
                    <w:top w:val="single" w:sz="4" w:space="0" w:color="auto"/>
                    <w:left w:val="single" w:sz="4" w:space="0" w:color="auto"/>
                    <w:bottom w:val="single" w:sz="4" w:space="0" w:color="auto"/>
                    <w:right w:val="single" w:sz="4" w:space="0" w:color="auto"/>
                  </w:tcBorders>
                </w:tcPr>
                <w:p w:rsidR="00CB6D0B" w:rsidRPr="0031099C" w:rsidRDefault="00CB6D0B" w:rsidP="00EF4E89">
                  <w:pPr>
                    <w:jc w:val="right"/>
                  </w:pPr>
                  <w:r w:rsidRPr="0031099C">
                    <w:t>1 955</w:t>
                  </w:r>
                </w:p>
              </w:tc>
              <w:tc>
                <w:tcPr>
                  <w:tcW w:w="850" w:type="dxa"/>
                  <w:tcBorders>
                    <w:top w:val="single" w:sz="4" w:space="0" w:color="auto"/>
                    <w:left w:val="single" w:sz="4" w:space="0" w:color="auto"/>
                    <w:bottom w:val="single" w:sz="4" w:space="0" w:color="auto"/>
                    <w:right w:val="single" w:sz="4" w:space="0" w:color="auto"/>
                  </w:tcBorders>
                </w:tcPr>
                <w:p w:rsidR="00CB6D0B" w:rsidRPr="0031099C" w:rsidRDefault="00CB6D0B" w:rsidP="00EF4E89">
                  <w:pPr>
                    <w:jc w:val="right"/>
                  </w:pPr>
                  <w:r w:rsidRPr="0031099C">
                    <w:t>9.95</w:t>
                  </w:r>
                </w:p>
              </w:tc>
              <w:tc>
                <w:tcPr>
                  <w:tcW w:w="1134" w:type="dxa"/>
                  <w:vMerge w:val="restart"/>
                  <w:tcBorders>
                    <w:top w:val="single" w:sz="4" w:space="0" w:color="auto"/>
                    <w:left w:val="single" w:sz="4" w:space="0" w:color="auto"/>
                    <w:right w:val="single" w:sz="4" w:space="0" w:color="auto"/>
                  </w:tcBorders>
                  <w:vAlign w:val="center"/>
                </w:tcPr>
                <w:p w:rsidR="00CB6D0B" w:rsidRPr="0031099C" w:rsidRDefault="00CB6D0B" w:rsidP="00CB6D0B">
                  <w:pPr>
                    <w:jc w:val="center"/>
                  </w:pPr>
                  <w:r w:rsidRPr="0031099C">
                    <w:t>22 751</w:t>
                  </w:r>
                </w:p>
              </w:tc>
            </w:tr>
            <w:tr w:rsidR="00CB6D0B" w:rsidRPr="0031099C" w:rsidTr="00CB6D0B">
              <w:tc>
                <w:tcPr>
                  <w:tcW w:w="1266"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rPr>
                  </w:pPr>
                  <w:r w:rsidRPr="0031099C">
                    <w:rPr>
                      <w:b/>
                    </w:rPr>
                    <w:t>With TTE</w:t>
                  </w:r>
                </w:p>
              </w:tc>
              <w:tc>
                <w:tcPr>
                  <w:tcW w:w="914"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19.554</w:t>
                  </w:r>
                </w:p>
              </w:tc>
              <w:tc>
                <w:tcPr>
                  <w:tcW w:w="848"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9.4</w:t>
                  </w:r>
                </w:p>
              </w:tc>
              <w:tc>
                <w:tcPr>
                  <w:tcW w:w="749"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1.6</w:t>
                  </w:r>
                </w:p>
              </w:tc>
              <w:tc>
                <w:tcPr>
                  <w:tcW w:w="759"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89.0</w:t>
                  </w:r>
                </w:p>
              </w:tc>
              <w:tc>
                <w:tcPr>
                  <w:tcW w:w="1195"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0.093</w:t>
                  </w:r>
                </w:p>
              </w:tc>
              <w:tc>
                <w:tcPr>
                  <w:tcW w:w="1337"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0.201</w:t>
                  </w:r>
                </w:p>
              </w:tc>
              <w:tc>
                <w:tcPr>
                  <w:tcW w:w="690"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0.012</w:t>
                  </w:r>
                </w:p>
              </w:tc>
              <w:tc>
                <w:tcPr>
                  <w:tcW w:w="738"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0.096</w:t>
                  </w:r>
                </w:p>
              </w:tc>
              <w:tc>
                <w:tcPr>
                  <w:tcW w:w="855" w:type="dxa"/>
                  <w:tcBorders>
                    <w:top w:val="single" w:sz="4" w:space="0" w:color="auto"/>
                    <w:left w:val="single" w:sz="4" w:space="0" w:color="auto"/>
                    <w:bottom w:val="single" w:sz="4" w:space="0" w:color="auto"/>
                    <w:right w:val="single" w:sz="4" w:space="0" w:color="auto"/>
                  </w:tcBorders>
                </w:tcPr>
                <w:p w:rsidR="00CB6D0B" w:rsidRPr="0031099C" w:rsidRDefault="00CB6D0B" w:rsidP="00EF4E89">
                  <w:pPr>
                    <w:jc w:val="right"/>
                  </w:pPr>
                  <w:r w:rsidRPr="0031099C">
                    <w:t>3 039</w:t>
                  </w:r>
                </w:p>
              </w:tc>
              <w:tc>
                <w:tcPr>
                  <w:tcW w:w="850" w:type="dxa"/>
                  <w:tcBorders>
                    <w:top w:val="single" w:sz="4" w:space="0" w:color="auto"/>
                    <w:left w:val="single" w:sz="4" w:space="0" w:color="auto"/>
                    <w:bottom w:val="single" w:sz="4" w:space="0" w:color="auto"/>
                    <w:right w:val="single" w:sz="4" w:space="0" w:color="auto"/>
                  </w:tcBorders>
                </w:tcPr>
                <w:p w:rsidR="00CB6D0B" w:rsidRPr="0031099C" w:rsidRDefault="00CB6D0B" w:rsidP="00EF4E89">
                  <w:pPr>
                    <w:jc w:val="right"/>
                  </w:pPr>
                  <w:r w:rsidRPr="0031099C">
                    <w:t>9.99</w:t>
                  </w:r>
                </w:p>
              </w:tc>
              <w:tc>
                <w:tcPr>
                  <w:tcW w:w="1134" w:type="dxa"/>
                  <w:vMerge/>
                  <w:tcBorders>
                    <w:left w:val="single" w:sz="4" w:space="0" w:color="auto"/>
                    <w:bottom w:val="single" w:sz="4" w:space="0" w:color="auto"/>
                    <w:right w:val="single" w:sz="4" w:space="0" w:color="auto"/>
                  </w:tcBorders>
                </w:tcPr>
                <w:p w:rsidR="00CB6D0B" w:rsidRPr="0031099C" w:rsidRDefault="00CB6D0B" w:rsidP="00EF4E89">
                  <w:pPr>
                    <w:jc w:val="right"/>
                  </w:pPr>
                </w:p>
              </w:tc>
            </w:tr>
          </w:tbl>
          <w:p w:rsidR="007946CB" w:rsidRPr="0031099C" w:rsidRDefault="007946CB" w:rsidP="00EF4E89"/>
        </w:tc>
      </w:tr>
      <w:tr w:rsidR="007946CB" w:rsidRPr="0031099C" w:rsidTr="00CB6D0B">
        <w:tc>
          <w:tcPr>
            <w:tcW w:w="11590" w:type="dxa"/>
          </w:tcPr>
          <w:p w:rsidR="007946CB" w:rsidRPr="0031099C" w:rsidRDefault="00CB6D0B" w:rsidP="00EF4E89">
            <w:pPr>
              <w:pStyle w:val="ListParagraph"/>
              <w:numPr>
                <w:ilvl w:val="0"/>
                <w:numId w:val="19"/>
              </w:numPr>
              <w:spacing w:line="240" w:lineRule="auto"/>
              <w:jc w:val="left"/>
            </w:pPr>
            <w:proofErr w:type="spellStart"/>
            <w:r w:rsidRPr="0031099C">
              <w:t>R</w:t>
            </w:r>
            <w:r w:rsidR="007946CB" w:rsidRPr="0031099C">
              <w:t>ivaroxaban</w:t>
            </w:r>
            <w:proofErr w:type="spellEnd"/>
          </w:p>
        </w:tc>
      </w:tr>
      <w:tr w:rsidR="007946CB" w:rsidRPr="0031099C" w:rsidTr="00CB6D0B">
        <w:tc>
          <w:tcPr>
            <w:tcW w:w="11590" w:type="dxa"/>
          </w:tcPr>
          <w:tbl>
            <w:tblPr>
              <w:tblStyle w:val="TableGrid"/>
              <w:tblW w:w="11335" w:type="dxa"/>
              <w:tblLook w:val="04A0" w:firstRow="1" w:lastRow="0" w:firstColumn="1" w:lastColumn="0" w:noHBand="0" w:noVBand="1"/>
            </w:tblPr>
            <w:tblGrid>
              <w:gridCol w:w="1267"/>
              <w:gridCol w:w="914"/>
              <w:gridCol w:w="848"/>
              <w:gridCol w:w="749"/>
              <w:gridCol w:w="759"/>
              <w:gridCol w:w="1194"/>
              <w:gridCol w:w="1337"/>
              <w:gridCol w:w="690"/>
              <w:gridCol w:w="738"/>
              <w:gridCol w:w="855"/>
              <w:gridCol w:w="850"/>
              <w:gridCol w:w="1134"/>
            </w:tblGrid>
            <w:tr w:rsidR="00CB6D0B" w:rsidRPr="0031099C" w:rsidTr="00CB6D0B">
              <w:tc>
                <w:tcPr>
                  <w:tcW w:w="2181" w:type="dxa"/>
                  <w:gridSpan w:val="2"/>
                  <w:tcBorders>
                    <w:top w:val="single" w:sz="4" w:space="0" w:color="auto"/>
                    <w:left w:val="single" w:sz="4" w:space="0" w:color="auto"/>
                    <w:bottom w:val="single" w:sz="4" w:space="0" w:color="auto"/>
                    <w:right w:val="single" w:sz="4" w:space="0" w:color="auto"/>
                  </w:tcBorders>
                </w:tcPr>
                <w:p w:rsidR="00CB6D0B" w:rsidRPr="0031099C" w:rsidRDefault="00CB6D0B" w:rsidP="00EF4E89">
                  <w:pPr>
                    <w:rPr>
                      <w:rFonts w:ascii="Times New Roman" w:eastAsia="Times New Roman" w:hAnsi="Times New Roman"/>
                    </w:rPr>
                  </w:pPr>
                </w:p>
              </w:tc>
              <w:tc>
                <w:tcPr>
                  <w:tcW w:w="2356" w:type="dxa"/>
                  <w:gridSpan w:val="3"/>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jc w:val="center"/>
                    <w:rPr>
                      <w:rFonts w:ascii="Times New Roman" w:eastAsia="Times New Roman" w:hAnsi="Times New Roman"/>
                      <w:b/>
                      <w:i/>
                    </w:rPr>
                  </w:pPr>
                  <w:r w:rsidRPr="0031099C">
                    <w:rPr>
                      <w:b/>
                      <w:i/>
                    </w:rPr>
                    <w:t>Cause of Death (%)</w:t>
                  </w:r>
                </w:p>
              </w:tc>
              <w:tc>
                <w:tcPr>
                  <w:tcW w:w="3959" w:type="dxa"/>
                  <w:gridSpan w:val="4"/>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jc w:val="center"/>
                    <w:rPr>
                      <w:rFonts w:ascii="Times New Roman" w:eastAsia="Times New Roman" w:hAnsi="Times New Roman"/>
                      <w:b/>
                      <w:i/>
                    </w:rPr>
                  </w:pPr>
                  <w:r w:rsidRPr="0031099C">
                    <w:rPr>
                      <w:b/>
                      <w:i/>
                    </w:rPr>
                    <w:t>Average Number of Events</w:t>
                  </w:r>
                </w:p>
              </w:tc>
              <w:tc>
                <w:tcPr>
                  <w:tcW w:w="2839" w:type="dxa"/>
                  <w:gridSpan w:val="3"/>
                  <w:tcBorders>
                    <w:top w:val="single" w:sz="4" w:space="0" w:color="auto"/>
                    <w:left w:val="single" w:sz="4" w:space="0" w:color="auto"/>
                    <w:bottom w:val="single" w:sz="4" w:space="0" w:color="auto"/>
                    <w:right w:val="single" w:sz="4" w:space="0" w:color="auto"/>
                  </w:tcBorders>
                </w:tcPr>
                <w:p w:rsidR="00CB6D0B" w:rsidRPr="0031099C" w:rsidRDefault="00CB6D0B" w:rsidP="00EF4E89">
                  <w:pPr>
                    <w:jc w:val="center"/>
                    <w:rPr>
                      <w:b/>
                      <w:i/>
                    </w:rPr>
                  </w:pPr>
                  <w:r>
                    <w:rPr>
                      <w:b/>
                      <w:i/>
                    </w:rPr>
                    <w:t>Cost-effectiveness</w:t>
                  </w:r>
                </w:p>
              </w:tc>
            </w:tr>
            <w:tr w:rsidR="00CB6D0B" w:rsidRPr="0031099C" w:rsidTr="00CB6D0B">
              <w:tc>
                <w:tcPr>
                  <w:tcW w:w="1267"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i/>
                    </w:rPr>
                  </w:pPr>
                  <w:r w:rsidRPr="0031099C">
                    <w:rPr>
                      <w:b/>
                      <w:i/>
                    </w:rPr>
                    <w:t>Strategy</w:t>
                  </w:r>
                </w:p>
              </w:tc>
              <w:tc>
                <w:tcPr>
                  <w:tcW w:w="914"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rPr>
                  </w:pPr>
                  <w:r w:rsidRPr="0031099C">
                    <w:rPr>
                      <w:b/>
                    </w:rPr>
                    <w:t>Life Years</w:t>
                  </w:r>
                </w:p>
              </w:tc>
              <w:tc>
                <w:tcPr>
                  <w:tcW w:w="848"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rPr>
                  </w:pPr>
                  <w:r w:rsidRPr="0031099C">
                    <w:rPr>
                      <w:b/>
                    </w:rPr>
                    <w:t>Stroke</w:t>
                  </w:r>
                </w:p>
              </w:tc>
              <w:tc>
                <w:tcPr>
                  <w:tcW w:w="749"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rPr>
                  </w:pPr>
                  <w:r w:rsidRPr="0031099C">
                    <w:rPr>
                      <w:b/>
                    </w:rPr>
                    <w:t>Bleed</w:t>
                  </w:r>
                </w:p>
              </w:tc>
              <w:tc>
                <w:tcPr>
                  <w:tcW w:w="759"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rPr>
                  </w:pPr>
                  <w:r w:rsidRPr="0031099C">
                    <w:rPr>
                      <w:b/>
                    </w:rPr>
                    <w:t>Other</w:t>
                  </w:r>
                </w:p>
              </w:tc>
              <w:tc>
                <w:tcPr>
                  <w:tcW w:w="1194"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rPr>
                  </w:pPr>
                  <w:r w:rsidRPr="0031099C">
                    <w:rPr>
                      <w:b/>
                    </w:rPr>
                    <w:t>Dependent Strokes</w:t>
                  </w:r>
                </w:p>
              </w:tc>
              <w:tc>
                <w:tcPr>
                  <w:tcW w:w="1337"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rPr>
                  </w:pPr>
                  <w:r w:rsidRPr="0031099C">
                    <w:rPr>
                      <w:b/>
                    </w:rPr>
                    <w:t>Independent Strokes</w:t>
                  </w:r>
                </w:p>
              </w:tc>
              <w:tc>
                <w:tcPr>
                  <w:tcW w:w="690"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rPr>
                  </w:pPr>
                  <w:r w:rsidRPr="0031099C">
                    <w:rPr>
                      <w:b/>
                    </w:rPr>
                    <w:t>ICH</w:t>
                  </w:r>
                </w:p>
              </w:tc>
              <w:tc>
                <w:tcPr>
                  <w:tcW w:w="738"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rPr>
                  </w:pPr>
                  <w:r w:rsidRPr="0031099C">
                    <w:rPr>
                      <w:b/>
                    </w:rPr>
                    <w:t>NICH</w:t>
                  </w:r>
                </w:p>
              </w:tc>
              <w:tc>
                <w:tcPr>
                  <w:tcW w:w="855" w:type="dxa"/>
                  <w:tcBorders>
                    <w:top w:val="single" w:sz="4" w:space="0" w:color="auto"/>
                    <w:left w:val="single" w:sz="4" w:space="0" w:color="auto"/>
                    <w:bottom w:val="single" w:sz="4" w:space="0" w:color="auto"/>
                    <w:right w:val="single" w:sz="4" w:space="0" w:color="auto"/>
                  </w:tcBorders>
                </w:tcPr>
                <w:p w:rsidR="00CB6D0B" w:rsidRPr="0031099C" w:rsidRDefault="00CB6D0B" w:rsidP="00EF4E89">
                  <w:pPr>
                    <w:rPr>
                      <w:b/>
                    </w:rPr>
                  </w:pPr>
                  <w:r>
                    <w:rPr>
                      <w:b/>
                    </w:rPr>
                    <w:t>Mean cost (£)</w:t>
                  </w:r>
                </w:p>
              </w:tc>
              <w:tc>
                <w:tcPr>
                  <w:tcW w:w="850" w:type="dxa"/>
                  <w:tcBorders>
                    <w:top w:val="single" w:sz="4" w:space="0" w:color="auto"/>
                    <w:left w:val="single" w:sz="4" w:space="0" w:color="auto"/>
                    <w:bottom w:val="single" w:sz="4" w:space="0" w:color="auto"/>
                    <w:right w:val="single" w:sz="4" w:space="0" w:color="auto"/>
                  </w:tcBorders>
                </w:tcPr>
                <w:p w:rsidR="00CB6D0B" w:rsidRPr="0031099C" w:rsidRDefault="00CB6D0B" w:rsidP="00EF4E89">
                  <w:pPr>
                    <w:rPr>
                      <w:b/>
                    </w:rPr>
                  </w:pPr>
                  <w:r>
                    <w:rPr>
                      <w:b/>
                    </w:rPr>
                    <w:t>Mean QALY</w:t>
                  </w:r>
                </w:p>
              </w:tc>
              <w:tc>
                <w:tcPr>
                  <w:tcW w:w="1134" w:type="dxa"/>
                  <w:tcBorders>
                    <w:top w:val="single" w:sz="4" w:space="0" w:color="auto"/>
                    <w:left w:val="single" w:sz="4" w:space="0" w:color="auto"/>
                    <w:bottom w:val="single" w:sz="4" w:space="0" w:color="auto"/>
                    <w:right w:val="single" w:sz="4" w:space="0" w:color="auto"/>
                  </w:tcBorders>
                </w:tcPr>
                <w:p w:rsidR="00CB6D0B" w:rsidRPr="0031099C" w:rsidRDefault="00CB6D0B" w:rsidP="00EF4E89">
                  <w:pPr>
                    <w:rPr>
                      <w:b/>
                    </w:rPr>
                  </w:pPr>
                  <w:r>
                    <w:rPr>
                      <w:b/>
                    </w:rPr>
                    <w:t>ICER</w:t>
                  </w:r>
                </w:p>
              </w:tc>
            </w:tr>
            <w:tr w:rsidR="00CB6D0B" w:rsidRPr="0031099C" w:rsidTr="00CB6D0B">
              <w:tc>
                <w:tcPr>
                  <w:tcW w:w="1267"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rPr>
                  </w:pPr>
                  <w:r w:rsidRPr="0031099C">
                    <w:rPr>
                      <w:b/>
                    </w:rPr>
                    <w:t>Without TTE</w:t>
                  </w:r>
                </w:p>
              </w:tc>
              <w:tc>
                <w:tcPr>
                  <w:tcW w:w="914"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19.485</w:t>
                  </w:r>
                </w:p>
              </w:tc>
              <w:tc>
                <w:tcPr>
                  <w:tcW w:w="848"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10.2</w:t>
                  </w:r>
                </w:p>
              </w:tc>
              <w:tc>
                <w:tcPr>
                  <w:tcW w:w="749"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1.1</w:t>
                  </w:r>
                </w:p>
              </w:tc>
              <w:tc>
                <w:tcPr>
                  <w:tcW w:w="759"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88.7</w:t>
                  </w:r>
                </w:p>
              </w:tc>
              <w:tc>
                <w:tcPr>
                  <w:tcW w:w="1194"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0.099</w:t>
                  </w:r>
                </w:p>
              </w:tc>
              <w:tc>
                <w:tcPr>
                  <w:tcW w:w="1337"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0.220</w:t>
                  </w:r>
                </w:p>
              </w:tc>
              <w:tc>
                <w:tcPr>
                  <w:tcW w:w="690"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0.009</w:t>
                  </w:r>
                </w:p>
              </w:tc>
              <w:tc>
                <w:tcPr>
                  <w:tcW w:w="738"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0.066</w:t>
                  </w:r>
                </w:p>
              </w:tc>
              <w:tc>
                <w:tcPr>
                  <w:tcW w:w="855" w:type="dxa"/>
                  <w:tcBorders>
                    <w:top w:val="single" w:sz="4" w:space="0" w:color="auto"/>
                    <w:left w:val="single" w:sz="4" w:space="0" w:color="auto"/>
                    <w:bottom w:val="single" w:sz="4" w:space="0" w:color="auto"/>
                    <w:right w:val="single" w:sz="4" w:space="0" w:color="auto"/>
                  </w:tcBorders>
                </w:tcPr>
                <w:p w:rsidR="00CB6D0B" w:rsidRPr="0031099C" w:rsidRDefault="00CB6D0B" w:rsidP="00EF4E89">
                  <w:pPr>
                    <w:jc w:val="right"/>
                  </w:pPr>
                  <w:r w:rsidRPr="0031099C">
                    <w:t>1 942</w:t>
                  </w:r>
                </w:p>
              </w:tc>
              <w:tc>
                <w:tcPr>
                  <w:tcW w:w="850" w:type="dxa"/>
                  <w:tcBorders>
                    <w:top w:val="single" w:sz="4" w:space="0" w:color="auto"/>
                    <w:left w:val="single" w:sz="4" w:space="0" w:color="auto"/>
                    <w:bottom w:val="single" w:sz="4" w:space="0" w:color="auto"/>
                    <w:right w:val="single" w:sz="4" w:space="0" w:color="auto"/>
                  </w:tcBorders>
                </w:tcPr>
                <w:p w:rsidR="00CB6D0B" w:rsidRPr="0031099C" w:rsidRDefault="00CB6D0B" w:rsidP="00EF4E89">
                  <w:pPr>
                    <w:jc w:val="right"/>
                  </w:pPr>
                  <w:r w:rsidRPr="0031099C">
                    <w:t>9.95</w:t>
                  </w:r>
                </w:p>
              </w:tc>
              <w:tc>
                <w:tcPr>
                  <w:tcW w:w="1134" w:type="dxa"/>
                  <w:vMerge w:val="restart"/>
                  <w:tcBorders>
                    <w:top w:val="single" w:sz="4" w:space="0" w:color="auto"/>
                    <w:left w:val="single" w:sz="4" w:space="0" w:color="auto"/>
                    <w:right w:val="single" w:sz="4" w:space="0" w:color="auto"/>
                  </w:tcBorders>
                  <w:vAlign w:val="center"/>
                </w:tcPr>
                <w:p w:rsidR="00CB6D0B" w:rsidRPr="0031099C" w:rsidRDefault="00CB6D0B" w:rsidP="00CB6D0B">
                  <w:pPr>
                    <w:jc w:val="center"/>
                  </w:pPr>
                  <w:r w:rsidRPr="0031099C">
                    <w:t>12 314</w:t>
                  </w:r>
                </w:p>
              </w:tc>
            </w:tr>
            <w:tr w:rsidR="00CB6D0B" w:rsidRPr="0031099C" w:rsidTr="00CB6D0B">
              <w:tc>
                <w:tcPr>
                  <w:tcW w:w="1267"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rPr>
                  </w:pPr>
                  <w:r w:rsidRPr="0031099C">
                    <w:rPr>
                      <w:b/>
                    </w:rPr>
                    <w:t>With TTE</w:t>
                  </w:r>
                </w:p>
              </w:tc>
              <w:tc>
                <w:tcPr>
                  <w:tcW w:w="914"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19.598</w:t>
                  </w:r>
                </w:p>
              </w:tc>
              <w:tc>
                <w:tcPr>
                  <w:tcW w:w="848"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9.0</w:t>
                  </w:r>
                </w:p>
              </w:tc>
              <w:tc>
                <w:tcPr>
                  <w:tcW w:w="749"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1.6</w:t>
                  </w:r>
                </w:p>
              </w:tc>
              <w:tc>
                <w:tcPr>
                  <w:tcW w:w="759"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89.4</w:t>
                  </w:r>
                </w:p>
              </w:tc>
              <w:tc>
                <w:tcPr>
                  <w:tcW w:w="1194"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0.089</w:t>
                  </w:r>
                </w:p>
              </w:tc>
              <w:tc>
                <w:tcPr>
                  <w:tcW w:w="1337"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0.195</w:t>
                  </w:r>
                </w:p>
              </w:tc>
              <w:tc>
                <w:tcPr>
                  <w:tcW w:w="690"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0.012</w:t>
                  </w:r>
                </w:p>
              </w:tc>
              <w:tc>
                <w:tcPr>
                  <w:tcW w:w="738"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0.097</w:t>
                  </w:r>
                </w:p>
              </w:tc>
              <w:tc>
                <w:tcPr>
                  <w:tcW w:w="855" w:type="dxa"/>
                  <w:tcBorders>
                    <w:top w:val="single" w:sz="4" w:space="0" w:color="auto"/>
                    <w:left w:val="single" w:sz="4" w:space="0" w:color="auto"/>
                    <w:bottom w:val="single" w:sz="4" w:space="0" w:color="auto"/>
                    <w:right w:val="single" w:sz="4" w:space="0" w:color="auto"/>
                  </w:tcBorders>
                </w:tcPr>
                <w:p w:rsidR="00CB6D0B" w:rsidRPr="0031099C" w:rsidRDefault="00CB6D0B" w:rsidP="00EF4E89">
                  <w:pPr>
                    <w:jc w:val="right"/>
                  </w:pPr>
                  <w:r w:rsidRPr="0031099C">
                    <w:t>2 946</w:t>
                  </w:r>
                </w:p>
              </w:tc>
              <w:tc>
                <w:tcPr>
                  <w:tcW w:w="850" w:type="dxa"/>
                  <w:tcBorders>
                    <w:top w:val="single" w:sz="4" w:space="0" w:color="auto"/>
                    <w:left w:val="single" w:sz="4" w:space="0" w:color="auto"/>
                    <w:bottom w:val="single" w:sz="4" w:space="0" w:color="auto"/>
                    <w:right w:val="single" w:sz="4" w:space="0" w:color="auto"/>
                  </w:tcBorders>
                </w:tcPr>
                <w:p w:rsidR="00CB6D0B" w:rsidRPr="0031099C" w:rsidRDefault="00CB6D0B" w:rsidP="00EF4E89">
                  <w:pPr>
                    <w:jc w:val="right"/>
                  </w:pPr>
                  <w:r w:rsidRPr="0031099C">
                    <w:t>10.01</w:t>
                  </w:r>
                </w:p>
              </w:tc>
              <w:tc>
                <w:tcPr>
                  <w:tcW w:w="1134" w:type="dxa"/>
                  <w:vMerge/>
                  <w:tcBorders>
                    <w:left w:val="single" w:sz="4" w:space="0" w:color="auto"/>
                    <w:bottom w:val="single" w:sz="4" w:space="0" w:color="auto"/>
                    <w:right w:val="single" w:sz="4" w:space="0" w:color="auto"/>
                  </w:tcBorders>
                </w:tcPr>
                <w:p w:rsidR="00CB6D0B" w:rsidRPr="0031099C" w:rsidRDefault="00CB6D0B" w:rsidP="00EF4E89">
                  <w:pPr>
                    <w:jc w:val="right"/>
                  </w:pPr>
                </w:p>
              </w:tc>
            </w:tr>
          </w:tbl>
          <w:p w:rsidR="007946CB" w:rsidRPr="0031099C" w:rsidRDefault="007946CB" w:rsidP="00EF4E89"/>
        </w:tc>
      </w:tr>
      <w:tr w:rsidR="007946CB" w:rsidRPr="0031099C" w:rsidTr="00CB6D0B">
        <w:tc>
          <w:tcPr>
            <w:tcW w:w="11590" w:type="dxa"/>
          </w:tcPr>
          <w:p w:rsidR="007946CB" w:rsidRPr="0031099C" w:rsidRDefault="007946CB" w:rsidP="00EF4E89">
            <w:pPr>
              <w:pStyle w:val="ListParagraph"/>
              <w:keepNext/>
              <w:numPr>
                <w:ilvl w:val="0"/>
                <w:numId w:val="19"/>
              </w:numPr>
              <w:spacing w:line="240" w:lineRule="auto"/>
              <w:jc w:val="left"/>
            </w:pPr>
            <w:proofErr w:type="spellStart"/>
            <w:r w:rsidRPr="0031099C">
              <w:t>dabigatran</w:t>
            </w:r>
            <w:proofErr w:type="spellEnd"/>
          </w:p>
        </w:tc>
      </w:tr>
    </w:tbl>
    <w:p w:rsidR="007946CB" w:rsidRPr="00F309FB" w:rsidRDefault="007946CB" w:rsidP="007946CB">
      <w:pPr>
        <w:pStyle w:val="Caption"/>
        <w:rPr>
          <w:color w:val="auto"/>
        </w:rPr>
      </w:pPr>
      <w:bookmarkStart w:id="122" w:name="_Ref349294513"/>
      <w:bookmarkStart w:id="123" w:name="_Ref349291846"/>
      <w:r w:rsidRPr="00F309FB">
        <w:rPr>
          <w:color w:val="auto"/>
        </w:rPr>
        <w:t xml:space="preserve">Table </w:t>
      </w:r>
      <w:r w:rsidR="00516779">
        <w:rPr>
          <w:color w:val="auto"/>
        </w:rPr>
        <w:fldChar w:fldCharType="begin"/>
      </w:r>
      <w:r w:rsidR="00516779">
        <w:rPr>
          <w:color w:val="auto"/>
        </w:rPr>
        <w:instrText xml:space="preserve"> SEQ Table \* ARABIC </w:instrText>
      </w:r>
      <w:r w:rsidR="00516779">
        <w:rPr>
          <w:color w:val="auto"/>
        </w:rPr>
        <w:fldChar w:fldCharType="separate"/>
      </w:r>
      <w:r w:rsidR="007A2563">
        <w:rPr>
          <w:noProof/>
          <w:color w:val="auto"/>
        </w:rPr>
        <w:t>2</w:t>
      </w:r>
      <w:r w:rsidR="00516779">
        <w:rPr>
          <w:color w:val="auto"/>
        </w:rPr>
        <w:fldChar w:fldCharType="end"/>
      </w:r>
      <w:bookmarkEnd w:id="123"/>
      <w:r w:rsidRPr="00F309FB">
        <w:rPr>
          <w:color w:val="auto"/>
        </w:rPr>
        <w:t xml:space="preserve"> Simulated outcomes for 65 year old females with newly diagnosed atrial fibrillation and an initial CHADS</w:t>
      </w:r>
      <w:r w:rsidRPr="00F309FB">
        <w:rPr>
          <w:color w:val="auto"/>
          <w:vertAlign w:val="subscript"/>
        </w:rPr>
        <w:t>2</w:t>
      </w:r>
      <w:r w:rsidRPr="00F309FB">
        <w:rPr>
          <w:color w:val="auto"/>
        </w:rPr>
        <w:t xml:space="preserve"> score of 0, where the decision is to prescribe either a) warfarin; b) </w:t>
      </w:r>
      <w:proofErr w:type="spellStart"/>
      <w:r w:rsidRPr="00F309FB">
        <w:rPr>
          <w:color w:val="auto"/>
        </w:rPr>
        <w:t>rivaroxaban</w:t>
      </w:r>
      <w:proofErr w:type="spellEnd"/>
      <w:r w:rsidRPr="00F309FB">
        <w:rPr>
          <w:color w:val="auto"/>
        </w:rPr>
        <w:t xml:space="preserve">; c) </w:t>
      </w:r>
      <w:proofErr w:type="spellStart"/>
      <w:r w:rsidRPr="00F309FB">
        <w:rPr>
          <w:color w:val="auto"/>
        </w:rPr>
        <w:t>dabigatran</w:t>
      </w:r>
      <w:proofErr w:type="spellEnd"/>
      <w:r w:rsidRPr="00F309FB">
        <w:rPr>
          <w:color w:val="auto"/>
        </w:rPr>
        <w:t>. TTE: Transthoracic echocardiography</w:t>
      </w:r>
      <w:bookmarkEnd w:id="122"/>
      <w:r w:rsidR="00CB6D0B">
        <w:rPr>
          <w:color w:val="auto"/>
        </w:rPr>
        <w:t xml:space="preserve">; </w:t>
      </w:r>
      <w:r w:rsidR="00CB6D0B" w:rsidRPr="00F309FB">
        <w:rPr>
          <w:color w:val="auto"/>
        </w:rPr>
        <w:t>ICER: incremental cost effectiveness</w:t>
      </w:r>
      <w:r w:rsidR="00CB6D0B">
        <w:rPr>
          <w:color w:val="auto"/>
        </w:rPr>
        <w:t xml:space="preserve"> ratio (In £/QALY)</w:t>
      </w:r>
      <w:r w:rsidR="00CB6D0B" w:rsidRPr="00F309FB">
        <w:rPr>
          <w:color w:val="auto"/>
        </w:rPr>
        <w:t>.</w:t>
      </w:r>
      <w:r w:rsidR="00CB6D0B">
        <w:rPr>
          <w:color w:val="auto"/>
        </w:rPr>
        <w:t xml:space="preserve"> QALY: Quality adjusted life year</w:t>
      </w:r>
    </w:p>
    <w:p w:rsidR="007946CB" w:rsidRDefault="007946CB" w:rsidP="007946CB">
      <w:pPr>
        <w:spacing w:line="276" w:lineRule="auto"/>
        <w:jc w:val="left"/>
        <w:rPr>
          <w:lang w:val="en-GB"/>
        </w:rPr>
      </w:pPr>
    </w:p>
    <w:p w:rsidR="007946CB" w:rsidRDefault="007946CB" w:rsidP="007946CB">
      <w:pPr>
        <w:spacing w:line="276" w:lineRule="auto"/>
        <w:jc w:val="left"/>
        <w:rPr>
          <w:lang w:val="en-GB"/>
        </w:rPr>
      </w:pPr>
      <w:r>
        <w:rPr>
          <w:lang w:val="en-GB"/>
        </w:rPr>
        <w:br w:type="page"/>
      </w:r>
    </w:p>
    <w:p w:rsidR="00EB3ED4" w:rsidRPr="00532F44" w:rsidRDefault="00EB3ED4" w:rsidP="00EB3ED4">
      <w:pPr>
        <w:divId w:val="1548566716"/>
        <w:sectPr w:rsidR="00EB3ED4" w:rsidRPr="00532F44" w:rsidSect="003225C4">
          <w:pgSz w:w="16838" w:h="11906" w:orient="landscape"/>
          <w:pgMar w:top="1440" w:right="1440" w:bottom="1440" w:left="1440" w:header="708" w:footer="708" w:gutter="0"/>
          <w:cols w:space="708"/>
          <w:docGrid w:linePitch="360"/>
        </w:sectPr>
      </w:pPr>
    </w:p>
    <w:p w:rsidR="0046051B" w:rsidRPr="0031099C" w:rsidRDefault="0046051B" w:rsidP="0046051B">
      <w:pPr>
        <w:pStyle w:val="Caption"/>
        <w:rPr>
          <w:color w:val="auto"/>
        </w:rPr>
      </w:pPr>
      <w:bookmarkStart w:id="124" w:name="_Ref345417087"/>
      <w:bookmarkStart w:id="125" w:name="_Ref335131627"/>
      <w:r w:rsidRPr="0031099C">
        <w:rPr>
          <w:color w:val="auto"/>
        </w:rPr>
        <w:lastRenderedPageBreak/>
        <w:t xml:space="preserve">Figure </w:t>
      </w:r>
      <w:r w:rsidRPr="0031099C">
        <w:rPr>
          <w:color w:val="auto"/>
        </w:rPr>
        <w:fldChar w:fldCharType="begin"/>
      </w:r>
      <w:r w:rsidRPr="0031099C">
        <w:rPr>
          <w:color w:val="auto"/>
        </w:rPr>
        <w:instrText xml:space="preserve"> SEQ Figure \* ARABIC </w:instrText>
      </w:r>
      <w:r w:rsidRPr="0031099C">
        <w:rPr>
          <w:color w:val="auto"/>
        </w:rPr>
        <w:fldChar w:fldCharType="separate"/>
      </w:r>
      <w:r w:rsidR="007A2563">
        <w:rPr>
          <w:noProof/>
          <w:color w:val="auto"/>
        </w:rPr>
        <w:t>2</w:t>
      </w:r>
      <w:r w:rsidRPr="0031099C">
        <w:rPr>
          <w:color w:val="auto"/>
        </w:rPr>
        <w:fldChar w:fldCharType="end"/>
      </w:r>
      <w:bookmarkEnd w:id="124"/>
      <w:r w:rsidRPr="0031099C">
        <w:rPr>
          <w:color w:val="auto"/>
        </w:rPr>
        <w:t xml:space="preserve"> </w:t>
      </w:r>
      <w:bookmarkEnd w:id="125"/>
      <w:r w:rsidRPr="0031099C">
        <w:rPr>
          <w:color w:val="auto"/>
        </w:rPr>
        <w:t xml:space="preserve">Probabilistic sensitivity analysis (PSA) scatterplots of using transthoracic echocardiography to inform the decision whether to prescribe </w:t>
      </w:r>
      <w:proofErr w:type="gramStart"/>
      <w:r w:rsidRPr="0031099C">
        <w:rPr>
          <w:color w:val="auto"/>
        </w:rPr>
        <w:t>either warfarin</w:t>
      </w:r>
      <w:proofErr w:type="gramEnd"/>
      <w:r w:rsidRPr="0031099C">
        <w:rPr>
          <w:color w:val="auto"/>
        </w:rPr>
        <w:t xml:space="preserve">, </w:t>
      </w:r>
      <w:proofErr w:type="spellStart"/>
      <w:r w:rsidRPr="0031099C">
        <w:rPr>
          <w:color w:val="auto"/>
        </w:rPr>
        <w:t>rivaroxaban</w:t>
      </w:r>
      <w:proofErr w:type="spellEnd"/>
      <w:r w:rsidRPr="0031099C">
        <w:rPr>
          <w:color w:val="auto"/>
        </w:rPr>
        <w:t xml:space="preserve">, or </w:t>
      </w:r>
      <w:proofErr w:type="spellStart"/>
      <w:r w:rsidRPr="0031099C">
        <w:rPr>
          <w:color w:val="auto"/>
        </w:rPr>
        <w:t>dabigatran</w:t>
      </w:r>
      <w:proofErr w:type="spellEnd"/>
      <w:r w:rsidRPr="0031099C">
        <w:rPr>
          <w:color w:val="auto"/>
        </w:rPr>
        <w:t xml:space="preserve"> to 65 year old females with atrial fibrillation and an CHADS</w:t>
      </w:r>
      <w:r w:rsidRPr="0031099C">
        <w:rPr>
          <w:color w:val="auto"/>
          <w:vertAlign w:val="subscript"/>
        </w:rPr>
        <w:t>2</w:t>
      </w:r>
      <w:r w:rsidRPr="0031099C">
        <w:rPr>
          <w:color w:val="auto"/>
        </w:rPr>
        <w:t xml:space="preserve"> score of zero.</w:t>
      </w:r>
    </w:p>
    <w:tbl>
      <w:tblPr>
        <w:tblStyle w:val="TableGrid"/>
        <w:tblW w:w="0" w:type="auto"/>
        <w:tblLook w:val="04A0" w:firstRow="1" w:lastRow="0" w:firstColumn="1" w:lastColumn="0" w:noHBand="0" w:noVBand="1"/>
      </w:tblPr>
      <w:tblGrid>
        <w:gridCol w:w="4439"/>
        <w:gridCol w:w="5167"/>
        <w:gridCol w:w="4297"/>
      </w:tblGrid>
      <w:tr w:rsidR="009764E6" w:rsidRPr="0031099C" w:rsidTr="009764E6">
        <w:trPr>
          <w:divId w:val="1548566716"/>
        </w:trPr>
        <w:tc>
          <w:tcPr>
            <w:tcW w:w="4439" w:type="dxa"/>
          </w:tcPr>
          <w:p w:rsidR="009764E6" w:rsidRPr="0031099C" w:rsidRDefault="009329A8" w:rsidP="0046051B">
            <w:r>
              <w:rPr>
                <w:noProof/>
                <w:lang w:val="en-GB" w:eastAsia="en-GB"/>
              </w:rPr>
              <w:drawing>
                <wp:inline distT="0" distB="0" distL="0" distR="0" wp14:anchorId="45F442F4" wp14:editId="46B95E30">
                  <wp:extent cx="2609850" cy="2609850"/>
                  <wp:effectExtent l="0" t="0" r="0" b="0"/>
                  <wp:docPr id="22" name="Picture 22" descr="X:\BMJ Echo AF Manuscript\S8\scatter_W_65_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BMJ Echo AF Manuscript\S8\scatter_W_65_F.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09850" cy="2609850"/>
                          </a:xfrm>
                          <a:prstGeom prst="rect">
                            <a:avLst/>
                          </a:prstGeom>
                          <a:noFill/>
                          <a:ln>
                            <a:noFill/>
                          </a:ln>
                        </pic:spPr>
                      </pic:pic>
                    </a:graphicData>
                  </a:graphic>
                </wp:inline>
              </w:drawing>
            </w:r>
          </w:p>
        </w:tc>
        <w:tc>
          <w:tcPr>
            <w:tcW w:w="5167" w:type="dxa"/>
          </w:tcPr>
          <w:p w:rsidR="009764E6" w:rsidRPr="0031099C" w:rsidRDefault="009329A8" w:rsidP="0046051B">
            <w:r>
              <w:rPr>
                <w:noProof/>
                <w:lang w:val="en-GB" w:eastAsia="en-GB"/>
              </w:rPr>
              <w:drawing>
                <wp:inline distT="0" distB="0" distL="0" distR="0" wp14:anchorId="505F1F38" wp14:editId="6C3D81A1">
                  <wp:extent cx="2657475" cy="2657475"/>
                  <wp:effectExtent l="0" t="0" r="9525" b="9525"/>
                  <wp:docPr id="23" name="Picture 23" descr="X:\BMJ Echo AF Manuscript\S8\scatter_R_65_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BMJ Echo AF Manuscript\S8\scatter_R_65_F.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57475" cy="2657475"/>
                          </a:xfrm>
                          <a:prstGeom prst="rect">
                            <a:avLst/>
                          </a:prstGeom>
                          <a:noFill/>
                          <a:ln>
                            <a:noFill/>
                          </a:ln>
                        </pic:spPr>
                      </pic:pic>
                    </a:graphicData>
                  </a:graphic>
                </wp:inline>
              </w:drawing>
            </w:r>
          </w:p>
        </w:tc>
        <w:tc>
          <w:tcPr>
            <w:tcW w:w="4297" w:type="dxa"/>
          </w:tcPr>
          <w:p w:rsidR="009764E6" w:rsidRPr="0031099C" w:rsidRDefault="009329A8" w:rsidP="0046051B">
            <w:r>
              <w:rPr>
                <w:noProof/>
                <w:lang w:val="en-GB" w:eastAsia="en-GB"/>
              </w:rPr>
              <w:drawing>
                <wp:inline distT="0" distB="0" distL="0" distR="0" wp14:anchorId="0EA2F8F9" wp14:editId="1D36291F">
                  <wp:extent cx="2590800" cy="2590800"/>
                  <wp:effectExtent l="0" t="0" r="0" b="0"/>
                  <wp:docPr id="24" name="Picture 24" descr="X:\BMJ Echo AF Manuscript\S8\scatter_D_65_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BMJ Echo AF Manuscript\S8\scatter_D_65_F.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90800" cy="2590800"/>
                          </a:xfrm>
                          <a:prstGeom prst="rect">
                            <a:avLst/>
                          </a:prstGeom>
                          <a:noFill/>
                          <a:ln>
                            <a:noFill/>
                          </a:ln>
                        </pic:spPr>
                      </pic:pic>
                    </a:graphicData>
                  </a:graphic>
                </wp:inline>
              </w:drawing>
            </w:r>
          </w:p>
        </w:tc>
      </w:tr>
      <w:tr w:rsidR="009764E6" w:rsidRPr="0031099C" w:rsidTr="009764E6">
        <w:trPr>
          <w:divId w:val="1548566716"/>
        </w:trPr>
        <w:tc>
          <w:tcPr>
            <w:tcW w:w="4439" w:type="dxa"/>
          </w:tcPr>
          <w:p w:rsidR="009764E6" w:rsidRPr="0031099C" w:rsidRDefault="009764E6" w:rsidP="0046051B">
            <w:pPr>
              <w:pStyle w:val="ListParagraph"/>
              <w:numPr>
                <w:ilvl w:val="0"/>
                <w:numId w:val="20"/>
              </w:numPr>
              <w:spacing w:line="240" w:lineRule="auto"/>
              <w:jc w:val="left"/>
            </w:pPr>
            <w:r>
              <w:t>warfarin</w:t>
            </w:r>
          </w:p>
        </w:tc>
        <w:tc>
          <w:tcPr>
            <w:tcW w:w="5167" w:type="dxa"/>
          </w:tcPr>
          <w:p w:rsidR="009764E6" w:rsidRPr="0031099C" w:rsidRDefault="009764E6" w:rsidP="0046051B">
            <w:pPr>
              <w:pStyle w:val="ListParagraph"/>
              <w:numPr>
                <w:ilvl w:val="0"/>
                <w:numId w:val="20"/>
              </w:numPr>
              <w:spacing w:line="240" w:lineRule="auto"/>
              <w:jc w:val="left"/>
            </w:pPr>
            <w:proofErr w:type="spellStart"/>
            <w:r>
              <w:t>rivaroxaban</w:t>
            </w:r>
            <w:proofErr w:type="spellEnd"/>
          </w:p>
        </w:tc>
        <w:tc>
          <w:tcPr>
            <w:tcW w:w="4297" w:type="dxa"/>
          </w:tcPr>
          <w:p w:rsidR="009764E6" w:rsidRPr="0031099C" w:rsidRDefault="009764E6" w:rsidP="0046051B">
            <w:pPr>
              <w:pStyle w:val="ListParagraph"/>
              <w:numPr>
                <w:ilvl w:val="0"/>
                <w:numId w:val="20"/>
              </w:numPr>
              <w:spacing w:line="240" w:lineRule="auto"/>
              <w:jc w:val="left"/>
            </w:pPr>
            <w:proofErr w:type="spellStart"/>
            <w:r>
              <w:t>dabigatran</w:t>
            </w:r>
            <w:proofErr w:type="spellEnd"/>
          </w:p>
        </w:tc>
      </w:tr>
    </w:tbl>
    <w:p w:rsidR="0046051B" w:rsidRPr="0031099C" w:rsidRDefault="0046051B" w:rsidP="0046051B">
      <w:pPr>
        <w:divId w:val="1548566716"/>
        <w:rPr>
          <w:lang w:val="en-GB"/>
        </w:rPr>
      </w:pPr>
    </w:p>
    <w:p w:rsidR="006D0808" w:rsidRPr="0031099C" w:rsidRDefault="006D0808" w:rsidP="003C217E">
      <w:pPr>
        <w:divId w:val="1548566716"/>
        <w:rPr>
          <w:lang w:val="en-GB"/>
        </w:rPr>
        <w:sectPr w:rsidR="006D0808" w:rsidRPr="0031099C" w:rsidSect="009764E6">
          <w:pgSz w:w="16838" w:h="11906" w:orient="landscape"/>
          <w:pgMar w:top="1440" w:right="1440" w:bottom="1440" w:left="1440" w:header="709" w:footer="709" w:gutter="0"/>
          <w:cols w:space="708"/>
          <w:docGrid w:linePitch="360"/>
        </w:sectPr>
      </w:pPr>
    </w:p>
    <w:p w:rsidR="00920A0B" w:rsidRPr="0031099C" w:rsidRDefault="0098691C" w:rsidP="0098691C">
      <w:pPr>
        <w:pStyle w:val="Caption"/>
        <w:divId w:val="1548566716"/>
        <w:rPr>
          <w:color w:val="auto"/>
        </w:rPr>
      </w:pPr>
      <w:bookmarkStart w:id="126" w:name="_Ref335141468"/>
      <w:r w:rsidRPr="0031099C">
        <w:rPr>
          <w:color w:val="auto"/>
        </w:rPr>
        <w:lastRenderedPageBreak/>
        <w:t xml:space="preserve">Table </w:t>
      </w:r>
      <w:r w:rsidR="00516779">
        <w:rPr>
          <w:color w:val="auto"/>
        </w:rPr>
        <w:fldChar w:fldCharType="begin"/>
      </w:r>
      <w:r w:rsidR="00516779">
        <w:rPr>
          <w:color w:val="auto"/>
        </w:rPr>
        <w:instrText xml:space="preserve"> SEQ Table \* ARABIC </w:instrText>
      </w:r>
      <w:r w:rsidR="00516779">
        <w:rPr>
          <w:color w:val="auto"/>
        </w:rPr>
        <w:fldChar w:fldCharType="separate"/>
      </w:r>
      <w:r w:rsidR="007A2563">
        <w:rPr>
          <w:noProof/>
          <w:color w:val="auto"/>
        </w:rPr>
        <w:t>3</w:t>
      </w:r>
      <w:r w:rsidR="00516779">
        <w:rPr>
          <w:color w:val="auto"/>
        </w:rPr>
        <w:fldChar w:fldCharType="end"/>
      </w:r>
      <w:bookmarkEnd w:id="126"/>
      <w:r w:rsidRPr="0031099C">
        <w:rPr>
          <w:color w:val="auto"/>
        </w:rPr>
        <w:t xml:space="preserve"> Illustration of the effect of different levels of sensitivity and specificity on ICER of TTE compared with no TTE in cohorts of </w:t>
      </w:r>
      <w:r w:rsidR="00523D67" w:rsidRPr="0031099C">
        <w:rPr>
          <w:color w:val="auto"/>
        </w:rPr>
        <w:t xml:space="preserve">female </w:t>
      </w:r>
      <w:r w:rsidRPr="0031099C">
        <w:rPr>
          <w:color w:val="auto"/>
        </w:rPr>
        <w:t xml:space="preserve">patients aged </w:t>
      </w:r>
      <w:r w:rsidR="00523D67" w:rsidRPr="0031099C">
        <w:rPr>
          <w:color w:val="auto"/>
        </w:rPr>
        <w:t>sixty five, and with an initial CHADS</w:t>
      </w:r>
      <w:r w:rsidR="00523D67" w:rsidRPr="0031099C">
        <w:rPr>
          <w:color w:val="auto"/>
          <w:vertAlign w:val="subscript"/>
        </w:rPr>
        <w:t>2</w:t>
      </w:r>
      <w:r w:rsidR="00523D67" w:rsidRPr="0031099C">
        <w:rPr>
          <w:color w:val="auto"/>
        </w:rPr>
        <w:t xml:space="preserve"> score of zero, </w:t>
      </w:r>
      <w:r w:rsidRPr="0031099C">
        <w:rPr>
          <w:color w:val="auto"/>
        </w:rPr>
        <w:t xml:space="preserve">in making the decision whether to prescribe </w:t>
      </w:r>
      <w:r w:rsidR="00523D67" w:rsidRPr="0031099C">
        <w:rPr>
          <w:color w:val="auto"/>
        </w:rPr>
        <w:t xml:space="preserve">a) </w:t>
      </w:r>
      <w:r w:rsidRPr="0031099C">
        <w:rPr>
          <w:color w:val="auto"/>
        </w:rPr>
        <w:t>warfarin</w:t>
      </w:r>
      <w:r w:rsidR="00523D67" w:rsidRPr="0031099C">
        <w:rPr>
          <w:color w:val="auto"/>
        </w:rPr>
        <w:t xml:space="preserve">, b) </w:t>
      </w:r>
      <w:proofErr w:type="spellStart"/>
      <w:r w:rsidR="00523D67" w:rsidRPr="0031099C">
        <w:rPr>
          <w:color w:val="auto"/>
        </w:rPr>
        <w:t>rivaroxaban</w:t>
      </w:r>
      <w:proofErr w:type="spellEnd"/>
      <w:r w:rsidR="00523D67" w:rsidRPr="0031099C">
        <w:rPr>
          <w:color w:val="auto"/>
        </w:rPr>
        <w:t xml:space="preserve">, or c) </w:t>
      </w:r>
      <w:proofErr w:type="spellStart"/>
      <w:r w:rsidR="00523D67" w:rsidRPr="0031099C">
        <w:rPr>
          <w:color w:val="auto"/>
        </w:rPr>
        <w:t>dabigatran</w:t>
      </w:r>
      <w:proofErr w:type="spellEnd"/>
      <w:r w:rsidRPr="0031099C">
        <w:rPr>
          <w:color w:val="auto"/>
        </w:rPr>
        <w:t>.</w:t>
      </w:r>
      <w:r w:rsidR="00040779" w:rsidRPr="0031099C">
        <w:rPr>
          <w:color w:val="auto"/>
        </w:rPr>
        <w:t xml:space="preserve"> The four cells with sensitivity and specificity values closest to the empirical values are underlined</w:t>
      </w:r>
      <w:r w:rsidR="0053772E" w:rsidRPr="0031099C">
        <w:rPr>
          <w:color w:val="auto"/>
        </w:rPr>
        <w:t>.</w:t>
      </w:r>
      <w:r w:rsidRPr="0031099C">
        <w:rPr>
          <w:color w:val="auto"/>
        </w:rPr>
        <w:t xml:space="preserve"> (Amounts in £1000 / QALY; &gt;99; Over £99,000/QALY; D: Dominated</w:t>
      </w:r>
      <w:r w:rsidR="00056C3D">
        <w:rPr>
          <w:color w:val="auto"/>
        </w:rPr>
        <w:t xml:space="preserve">; </w:t>
      </w:r>
      <w:r w:rsidR="00056C3D" w:rsidRPr="00056C3D">
        <w:rPr>
          <w:rFonts w:ascii="Calibri" w:eastAsia="Times New Roman" w:hAnsi="Calibri" w:cs="Calibri"/>
          <w:color w:val="auto"/>
          <w:lang w:eastAsia="en-GB"/>
        </w:rPr>
        <w:t>∞: infinity</w:t>
      </w:r>
      <w:r w:rsidRPr="0031099C">
        <w:rPr>
          <w:color w:val="auto"/>
        </w:rPr>
        <w:t>)</w:t>
      </w:r>
    </w:p>
    <w:tbl>
      <w:tblPr>
        <w:tblpPr w:leftFromText="180" w:rightFromText="180" w:vertAnchor="page" w:horzAnchor="margin" w:tblpY="2911"/>
        <w:tblW w:w="0" w:type="auto"/>
        <w:tblLook w:val="04A0" w:firstRow="1" w:lastRow="0" w:firstColumn="1" w:lastColumn="0" w:noHBand="0" w:noVBand="1"/>
      </w:tblPr>
      <w:tblGrid>
        <w:gridCol w:w="556"/>
        <w:gridCol w:w="686"/>
        <w:gridCol w:w="549"/>
        <w:gridCol w:w="567"/>
        <w:gridCol w:w="607"/>
        <w:gridCol w:w="607"/>
        <w:gridCol w:w="607"/>
        <w:gridCol w:w="607"/>
        <w:gridCol w:w="607"/>
        <w:gridCol w:w="780"/>
        <w:gridCol w:w="709"/>
        <w:gridCol w:w="607"/>
        <w:gridCol w:w="552"/>
      </w:tblGrid>
      <w:tr w:rsidR="00D7721F" w:rsidRPr="0031099C" w:rsidTr="00DB7C63">
        <w:trPr>
          <w:divId w:val="1548566716"/>
          <w:trHeight w:val="329"/>
        </w:trPr>
        <w:tc>
          <w:tcPr>
            <w:tcW w:w="1242" w:type="dxa"/>
            <w:gridSpan w:val="2"/>
            <w:tcBorders>
              <w:top w:val="single" w:sz="4" w:space="0" w:color="auto"/>
              <w:left w:val="single" w:sz="4" w:space="0" w:color="auto"/>
              <w:bottom w:val="nil"/>
              <w:right w:val="single" w:sz="4" w:space="0" w:color="000000"/>
            </w:tcBorders>
            <w:shd w:val="clear" w:color="auto" w:fill="auto"/>
            <w:noWrap/>
            <w:vAlign w:val="center"/>
            <w:hideMark/>
          </w:tcPr>
          <w:p w:rsidR="00DB7C63" w:rsidRPr="0031099C" w:rsidRDefault="00DB7C63" w:rsidP="00523D67">
            <w:pPr>
              <w:pStyle w:val="ListParagraph"/>
              <w:numPr>
                <w:ilvl w:val="0"/>
                <w:numId w:val="23"/>
              </w:numPr>
              <w:spacing w:after="0" w:line="240" w:lineRule="auto"/>
              <w:rPr>
                <w:rFonts w:ascii="Calibri" w:eastAsia="Times New Roman" w:hAnsi="Calibri" w:cs="Calibri"/>
                <w:b/>
                <w:bCs/>
                <w:i/>
                <w:iCs/>
                <w:lang w:eastAsia="en-GB"/>
              </w:rPr>
            </w:pPr>
          </w:p>
        </w:tc>
        <w:tc>
          <w:tcPr>
            <w:tcW w:w="6476" w:type="dxa"/>
            <w:gridSpan w:val="11"/>
            <w:tcBorders>
              <w:top w:val="single" w:sz="4" w:space="0" w:color="auto"/>
              <w:left w:val="nil"/>
              <w:bottom w:val="single" w:sz="4" w:space="0" w:color="auto"/>
              <w:right w:val="single" w:sz="4" w:space="0" w:color="auto"/>
            </w:tcBorders>
            <w:shd w:val="clear" w:color="auto" w:fill="auto"/>
            <w:noWrap/>
            <w:vAlign w:val="center"/>
            <w:hideMark/>
          </w:tcPr>
          <w:p w:rsidR="00DB7C63" w:rsidRPr="0031099C" w:rsidRDefault="00900D68" w:rsidP="00DB7C63">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Specificity</w:t>
            </w:r>
          </w:p>
        </w:tc>
      </w:tr>
      <w:tr w:rsidR="00D7721F" w:rsidRPr="0031099C" w:rsidTr="00523D67">
        <w:trPr>
          <w:divId w:val="1548566716"/>
          <w:trHeight w:val="329"/>
        </w:trPr>
        <w:tc>
          <w:tcPr>
            <w:tcW w:w="1242" w:type="dxa"/>
            <w:gridSpan w:val="2"/>
            <w:tcBorders>
              <w:top w:val="nil"/>
              <w:left w:val="single" w:sz="4" w:space="0" w:color="auto"/>
              <w:bottom w:val="single" w:sz="4" w:space="0" w:color="auto"/>
              <w:right w:val="single" w:sz="4" w:space="0" w:color="000000"/>
            </w:tcBorders>
            <w:shd w:val="clear" w:color="auto" w:fill="auto"/>
            <w:vAlign w:val="center"/>
          </w:tcPr>
          <w:p w:rsidR="00DB7C63" w:rsidRPr="0031099C" w:rsidRDefault="00DB7C63" w:rsidP="00523D67">
            <w:pPr>
              <w:spacing w:after="0" w:line="240" w:lineRule="auto"/>
              <w:rPr>
                <w:rFonts w:ascii="Calibri" w:eastAsia="Times New Roman" w:hAnsi="Calibri" w:cs="Calibri"/>
                <w:b/>
                <w:bCs/>
                <w:i/>
                <w:iCs/>
                <w:lang w:eastAsia="en-GB"/>
              </w:rPr>
            </w:pP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r>
      <w:tr w:rsidR="00D7721F" w:rsidRPr="0031099C" w:rsidTr="00523D67">
        <w:trPr>
          <w:divId w:val="1548566716"/>
          <w:trHeight w:val="329"/>
        </w:trPr>
        <w:tc>
          <w:tcPr>
            <w:tcW w:w="556"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DB7C63" w:rsidRPr="0031099C" w:rsidRDefault="00900D68" w:rsidP="00DB7C63">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Sensitivity</w:t>
            </w: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426"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9"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w:t>
            </w:r>
          </w:p>
        </w:tc>
      </w:tr>
      <w:tr w:rsidR="00D7721F" w:rsidRPr="0031099C" w:rsidTr="00523D67">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31099C"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426"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9"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52"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8.1</w:t>
            </w:r>
          </w:p>
        </w:tc>
      </w:tr>
      <w:tr w:rsidR="00D7721F" w:rsidRPr="0031099C" w:rsidTr="00523D67">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31099C"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426"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9"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24.4</w:t>
            </w:r>
          </w:p>
        </w:tc>
        <w:tc>
          <w:tcPr>
            <w:tcW w:w="552"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4.6</w:t>
            </w:r>
          </w:p>
        </w:tc>
      </w:tr>
      <w:tr w:rsidR="00D7721F" w:rsidRPr="0031099C" w:rsidTr="00523D67">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31099C"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426"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709"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39.9</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31099C" w:rsidRDefault="00523D67" w:rsidP="00D7721F">
            <w:pPr>
              <w:spacing w:after="0" w:line="240" w:lineRule="auto"/>
              <w:rPr>
                <w:rFonts w:ascii="Calibri" w:eastAsia="Times New Roman" w:hAnsi="Calibri" w:cs="Calibri"/>
                <w:lang w:eastAsia="en-GB"/>
              </w:rPr>
            </w:pPr>
            <w:r w:rsidRPr="0031099C">
              <w:rPr>
                <w:rFonts w:ascii="Calibri" w:eastAsia="Times New Roman" w:hAnsi="Calibri" w:cs="Calibri"/>
                <w:lang w:eastAsia="en-GB"/>
              </w:rPr>
              <w:t>12.9</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31099C" w:rsidRDefault="00523D67" w:rsidP="00523D67">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3.4</w:t>
            </w:r>
          </w:p>
        </w:tc>
      </w:tr>
      <w:tr w:rsidR="00D7721F" w:rsidRPr="0031099C" w:rsidTr="00523D67">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31099C"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426"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780"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54.7</w:t>
            </w:r>
          </w:p>
        </w:tc>
        <w:tc>
          <w:tcPr>
            <w:tcW w:w="709"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21.0</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31099C" w:rsidRDefault="00523D67" w:rsidP="00523D67">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9.0</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31099C" w:rsidRDefault="00523D67" w:rsidP="00523D67">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2.8</w:t>
            </w:r>
          </w:p>
        </w:tc>
      </w:tr>
      <w:tr w:rsidR="00D7721F" w:rsidRPr="0031099C" w:rsidTr="00523D67">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31099C"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426"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68.9</w:t>
            </w:r>
          </w:p>
        </w:tc>
        <w:tc>
          <w:tcPr>
            <w:tcW w:w="780"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28.8</w:t>
            </w:r>
          </w:p>
        </w:tc>
        <w:tc>
          <w:tcPr>
            <w:tcW w:w="709"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14.4</w:t>
            </w:r>
          </w:p>
        </w:tc>
        <w:tc>
          <w:tcPr>
            <w:tcW w:w="60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7.0</w:t>
            </w:r>
          </w:p>
        </w:tc>
        <w:tc>
          <w:tcPr>
            <w:tcW w:w="552"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2.5</w:t>
            </w:r>
          </w:p>
        </w:tc>
      </w:tr>
      <w:tr w:rsidR="00D7721F" w:rsidRPr="0031099C" w:rsidTr="00523D67">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31099C"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426"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82.4</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36.5</w:t>
            </w:r>
          </w:p>
        </w:tc>
        <w:tc>
          <w:tcPr>
            <w:tcW w:w="780"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19.8</w:t>
            </w:r>
          </w:p>
        </w:tc>
        <w:tc>
          <w:tcPr>
            <w:tcW w:w="709"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11.1</w:t>
            </w:r>
          </w:p>
        </w:tc>
        <w:tc>
          <w:tcPr>
            <w:tcW w:w="60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5.8</w:t>
            </w:r>
          </w:p>
        </w:tc>
        <w:tc>
          <w:tcPr>
            <w:tcW w:w="552"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w:t>
            </w:r>
          </w:p>
        </w:tc>
      </w:tr>
      <w:tr w:rsidR="00D7721F" w:rsidRPr="0031099C" w:rsidTr="00523D67">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31099C"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426"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95.4</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44.1</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25.1</w:t>
            </w:r>
          </w:p>
        </w:tc>
        <w:tc>
          <w:tcPr>
            <w:tcW w:w="780"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15.2</w:t>
            </w:r>
          </w:p>
        </w:tc>
        <w:tc>
          <w:tcPr>
            <w:tcW w:w="709"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9.1</w:t>
            </w:r>
          </w:p>
        </w:tc>
        <w:tc>
          <w:tcPr>
            <w:tcW w:w="60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5.0</w:t>
            </w:r>
          </w:p>
        </w:tc>
        <w:tc>
          <w:tcPr>
            <w:tcW w:w="552"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2.1</w:t>
            </w:r>
          </w:p>
        </w:tc>
      </w:tr>
      <w:tr w:rsidR="00D7721F" w:rsidRPr="0031099C" w:rsidTr="00523D67">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31099C"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426"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51.4</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30.3</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19.2</w:t>
            </w:r>
          </w:p>
        </w:tc>
        <w:tc>
          <w:tcPr>
            <w:tcW w:w="780"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12.4</w:t>
            </w:r>
          </w:p>
        </w:tc>
        <w:tc>
          <w:tcPr>
            <w:tcW w:w="709"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7.8</w:t>
            </w:r>
          </w:p>
        </w:tc>
        <w:tc>
          <w:tcPr>
            <w:tcW w:w="60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4.5</w:t>
            </w:r>
          </w:p>
        </w:tc>
        <w:tc>
          <w:tcPr>
            <w:tcW w:w="552"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2.0</w:t>
            </w:r>
          </w:p>
        </w:tc>
      </w:tr>
      <w:tr w:rsidR="00D7721F" w:rsidRPr="0031099C" w:rsidTr="00523D67">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31099C"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426"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58.6</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35.4</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23.2</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15.7</w:t>
            </w:r>
          </w:p>
        </w:tc>
        <w:tc>
          <w:tcPr>
            <w:tcW w:w="780"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10..6</w:t>
            </w:r>
          </w:p>
        </w:tc>
        <w:tc>
          <w:tcPr>
            <w:tcW w:w="709"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6.9</w:t>
            </w:r>
          </w:p>
        </w:tc>
        <w:tc>
          <w:tcPr>
            <w:tcW w:w="60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4.1</w:t>
            </w:r>
          </w:p>
        </w:tc>
        <w:tc>
          <w:tcPr>
            <w:tcW w:w="552"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w:t>
            </w:r>
          </w:p>
        </w:tc>
      </w:tr>
      <w:tr w:rsidR="00D7721F" w:rsidRPr="0031099C" w:rsidTr="00523D67">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31099C"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c>
          <w:tcPr>
            <w:tcW w:w="426"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65.7</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40.5</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27.1</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18.9</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13.3</w:t>
            </w:r>
          </w:p>
        </w:tc>
        <w:tc>
          <w:tcPr>
            <w:tcW w:w="780"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9.2</w:t>
            </w:r>
          </w:p>
        </w:tc>
        <w:tc>
          <w:tcPr>
            <w:tcW w:w="709"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6.1</w:t>
            </w:r>
          </w:p>
        </w:tc>
        <w:tc>
          <w:tcPr>
            <w:tcW w:w="60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3.7</w:t>
            </w:r>
          </w:p>
        </w:tc>
        <w:tc>
          <w:tcPr>
            <w:tcW w:w="552"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1.8</w:t>
            </w:r>
          </w:p>
        </w:tc>
      </w:tr>
    </w:tbl>
    <w:p w:rsidR="0098691C" w:rsidRPr="0031099C" w:rsidRDefault="0098691C" w:rsidP="003162AB">
      <w:pPr>
        <w:divId w:val="1548566716"/>
      </w:pPr>
    </w:p>
    <w:p w:rsidR="0098691C" w:rsidRPr="0031099C" w:rsidRDefault="0098691C" w:rsidP="003162AB">
      <w:pPr>
        <w:divId w:val="1548566716"/>
      </w:pPr>
    </w:p>
    <w:p w:rsidR="006D0808" w:rsidRPr="0031099C" w:rsidRDefault="006D0808">
      <w:pPr>
        <w:spacing w:line="276" w:lineRule="auto"/>
        <w:jc w:val="left"/>
      </w:pPr>
    </w:p>
    <w:p w:rsidR="006D0808" w:rsidRPr="0031099C" w:rsidRDefault="006D0808">
      <w:pPr>
        <w:spacing w:line="276" w:lineRule="auto"/>
        <w:jc w:val="left"/>
      </w:pPr>
    </w:p>
    <w:p w:rsidR="006D0808" w:rsidRPr="0031099C" w:rsidRDefault="006D0808">
      <w:pPr>
        <w:spacing w:line="276" w:lineRule="auto"/>
        <w:jc w:val="left"/>
      </w:pPr>
    </w:p>
    <w:p w:rsidR="006D0808" w:rsidRPr="0031099C" w:rsidRDefault="006D0808">
      <w:pPr>
        <w:spacing w:line="276" w:lineRule="auto"/>
        <w:jc w:val="left"/>
      </w:pPr>
    </w:p>
    <w:p w:rsidR="006D0808" w:rsidRPr="0031099C" w:rsidRDefault="006D0808">
      <w:pPr>
        <w:spacing w:line="276" w:lineRule="auto"/>
        <w:jc w:val="left"/>
      </w:pPr>
    </w:p>
    <w:p w:rsidR="006D0808" w:rsidRPr="0031099C" w:rsidRDefault="006D0808">
      <w:pPr>
        <w:spacing w:line="276" w:lineRule="auto"/>
        <w:jc w:val="left"/>
      </w:pPr>
    </w:p>
    <w:p w:rsidR="006D0808" w:rsidRPr="0031099C" w:rsidRDefault="006D0808">
      <w:pPr>
        <w:spacing w:line="276" w:lineRule="auto"/>
        <w:jc w:val="left"/>
      </w:pPr>
    </w:p>
    <w:p w:rsidR="006D0808" w:rsidRPr="0031099C" w:rsidRDefault="006D0808">
      <w:pPr>
        <w:spacing w:line="276" w:lineRule="auto"/>
        <w:jc w:val="left"/>
      </w:pPr>
    </w:p>
    <w:tbl>
      <w:tblPr>
        <w:tblW w:w="7767" w:type="dxa"/>
        <w:tblInd w:w="93" w:type="dxa"/>
        <w:tblLook w:val="04A0" w:firstRow="1" w:lastRow="0" w:firstColumn="1" w:lastColumn="0" w:noHBand="0" w:noVBand="1"/>
      </w:tblPr>
      <w:tblGrid>
        <w:gridCol w:w="513"/>
        <w:gridCol w:w="514"/>
        <w:gridCol w:w="623"/>
        <w:gridCol w:w="623"/>
        <w:gridCol w:w="623"/>
        <w:gridCol w:w="623"/>
        <w:gridCol w:w="623"/>
        <w:gridCol w:w="623"/>
        <w:gridCol w:w="623"/>
        <w:gridCol w:w="623"/>
        <w:gridCol w:w="623"/>
        <w:gridCol w:w="623"/>
        <w:gridCol w:w="510"/>
      </w:tblGrid>
      <w:tr w:rsidR="00D7721F" w:rsidRPr="0031099C" w:rsidTr="00345E19">
        <w:trPr>
          <w:trHeight w:val="307"/>
        </w:trPr>
        <w:tc>
          <w:tcPr>
            <w:tcW w:w="1027" w:type="dxa"/>
            <w:gridSpan w:val="2"/>
            <w:tcBorders>
              <w:top w:val="single" w:sz="4" w:space="0" w:color="auto"/>
              <w:left w:val="single" w:sz="4" w:space="0" w:color="auto"/>
              <w:bottom w:val="nil"/>
              <w:right w:val="single" w:sz="4" w:space="0" w:color="000000"/>
            </w:tcBorders>
            <w:shd w:val="clear" w:color="auto" w:fill="auto"/>
            <w:noWrap/>
            <w:vAlign w:val="center"/>
            <w:hideMark/>
          </w:tcPr>
          <w:p w:rsidR="00D7721F" w:rsidRPr="0031099C" w:rsidRDefault="00D7721F" w:rsidP="00345E19">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b)</w:t>
            </w:r>
          </w:p>
        </w:tc>
        <w:tc>
          <w:tcPr>
            <w:tcW w:w="6740" w:type="dxa"/>
            <w:gridSpan w:val="11"/>
            <w:tcBorders>
              <w:top w:val="single" w:sz="4" w:space="0" w:color="auto"/>
              <w:left w:val="nil"/>
              <w:bottom w:val="single" w:sz="4" w:space="0" w:color="auto"/>
              <w:right w:val="single" w:sz="4" w:space="0" w:color="auto"/>
            </w:tcBorders>
            <w:shd w:val="clear" w:color="auto" w:fill="auto"/>
            <w:noWrap/>
            <w:vAlign w:val="center"/>
            <w:hideMark/>
          </w:tcPr>
          <w:p w:rsidR="00D7721F" w:rsidRPr="0031099C" w:rsidRDefault="00900D68" w:rsidP="00345E19">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Specificity</w:t>
            </w:r>
          </w:p>
        </w:tc>
      </w:tr>
      <w:tr w:rsidR="00D7721F" w:rsidRPr="0031099C" w:rsidTr="00345E19">
        <w:trPr>
          <w:trHeight w:val="307"/>
        </w:trPr>
        <w:tc>
          <w:tcPr>
            <w:tcW w:w="1027" w:type="dxa"/>
            <w:gridSpan w:val="2"/>
            <w:tcBorders>
              <w:top w:val="nil"/>
              <w:left w:val="single" w:sz="4" w:space="0" w:color="auto"/>
              <w:bottom w:val="single" w:sz="4" w:space="0" w:color="auto"/>
              <w:right w:val="single" w:sz="4" w:space="0" w:color="000000"/>
            </w:tcBorders>
            <w:shd w:val="clear" w:color="auto" w:fill="auto"/>
            <w:vAlign w:val="center"/>
            <w:hideMark/>
          </w:tcPr>
          <w:p w:rsidR="00D7721F" w:rsidRPr="0031099C" w:rsidRDefault="00D7721F" w:rsidP="00345E19">
            <w:pPr>
              <w:spacing w:after="0" w:line="240" w:lineRule="auto"/>
              <w:jc w:val="center"/>
              <w:rPr>
                <w:rFonts w:ascii="Calibri" w:eastAsia="Times New Roman" w:hAnsi="Calibri" w:cs="Calibri"/>
                <w:b/>
                <w:bCs/>
                <w:i/>
                <w:iCs/>
                <w:lang w:eastAsia="en-GB"/>
              </w:rPr>
            </w:pP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508"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r>
      <w:tr w:rsidR="00D7721F" w:rsidRPr="0031099C" w:rsidTr="00345E19">
        <w:trPr>
          <w:trHeight w:val="307"/>
        </w:trPr>
        <w:tc>
          <w:tcPr>
            <w:tcW w:w="513"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D7721F" w:rsidRPr="0031099C" w:rsidRDefault="00900D68" w:rsidP="00345E19">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Sensitivity</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08"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w:t>
            </w:r>
          </w:p>
        </w:tc>
      </w:tr>
      <w:tr w:rsidR="00D7721F" w:rsidRPr="0031099C" w:rsidTr="00345E19">
        <w:trPr>
          <w:trHeight w:val="307"/>
        </w:trPr>
        <w:tc>
          <w:tcPr>
            <w:tcW w:w="513"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77.0</w:t>
            </w:r>
          </w:p>
        </w:tc>
        <w:tc>
          <w:tcPr>
            <w:tcW w:w="508"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7.3</w:t>
            </w:r>
          </w:p>
        </w:tc>
      </w:tr>
      <w:tr w:rsidR="00D7721F" w:rsidRPr="0031099C" w:rsidTr="00345E19">
        <w:trPr>
          <w:trHeight w:val="307"/>
        </w:trPr>
        <w:tc>
          <w:tcPr>
            <w:tcW w:w="513"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65.3</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17.4</w:t>
            </w:r>
          </w:p>
        </w:tc>
        <w:tc>
          <w:tcPr>
            <w:tcW w:w="508"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4.1</w:t>
            </w:r>
          </w:p>
        </w:tc>
      </w:tr>
      <w:tr w:rsidR="00D7721F" w:rsidRPr="0031099C" w:rsidTr="00345E19">
        <w:trPr>
          <w:trHeight w:val="307"/>
        </w:trPr>
        <w:tc>
          <w:tcPr>
            <w:tcW w:w="513"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61.4</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23.9</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10.1</w:t>
            </w:r>
          </w:p>
        </w:tc>
        <w:tc>
          <w:tcPr>
            <w:tcW w:w="508"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3.0</w:t>
            </w:r>
          </w:p>
        </w:tc>
      </w:tr>
      <w:tr w:rsidR="00D7721F" w:rsidRPr="0031099C" w:rsidTr="00345E19">
        <w:trPr>
          <w:trHeight w:val="307"/>
        </w:trPr>
        <w:tc>
          <w:tcPr>
            <w:tcW w:w="513"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59.5</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28.4</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14.8</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7.3</w:t>
            </w:r>
          </w:p>
        </w:tc>
        <w:tc>
          <w:tcPr>
            <w:tcW w:w="508"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2.4</w:t>
            </w:r>
          </w:p>
        </w:tc>
      </w:tr>
      <w:tr w:rsidR="00D7721F" w:rsidRPr="0031099C" w:rsidTr="00345E19">
        <w:trPr>
          <w:trHeight w:val="307"/>
        </w:trPr>
        <w:tc>
          <w:tcPr>
            <w:tcW w:w="513"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58.3</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31.7</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18.6</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10.9</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5.8</w:t>
            </w:r>
          </w:p>
        </w:tc>
        <w:tc>
          <w:tcPr>
            <w:tcW w:w="508"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2.1</w:t>
            </w:r>
          </w:p>
        </w:tc>
      </w:tr>
      <w:tr w:rsidR="00D7721F" w:rsidRPr="0031099C" w:rsidTr="00345E19">
        <w:trPr>
          <w:trHeight w:val="307"/>
        </w:trPr>
        <w:tc>
          <w:tcPr>
            <w:tcW w:w="513"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57.5</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34.2</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21.8</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14.0</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8.7</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4.8</w:t>
            </w:r>
          </w:p>
        </w:tc>
        <w:tc>
          <w:tcPr>
            <w:tcW w:w="508"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w:t>
            </w:r>
          </w:p>
        </w:tc>
      </w:tr>
      <w:tr w:rsidR="00D7721F" w:rsidRPr="0031099C" w:rsidTr="00345E19">
        <w:trPr>
          <w:trHeight w:val="307"/>
        </w:trPr>
        <w:tc>
          <w:tcPr>
            <w:tcW w:w="513"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57.0</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36.3</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24.4</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16.7</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11.3</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7.3</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4.2</w:t>
            </w:r>
          </w:p>
        </w:tc>
        <w:tc>
          <w:tcPr>
            <w:tcW w:w="508"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w:t>
            </w:r>
          </w:p>
        </w:tc>
      </w:tr>
      <w:tr w:rsidR="00D7721F" w:rsidRPr="0031099C" w:rsidTr="00345E19">
        <w:trPr>
          <w:trHeight w:val="307"/>
        </w:trPr>
        <w:tc>
          <w:tcPr>
            <w:tcW w:w="513"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93.2</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56.6</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37.9</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26.6</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19.0</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13.6</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9.5</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6.3</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3.7</w:t>
            </w:r>
          </w:p>
        </w:tc>
        <w:tc>
          <w:tcPr>
            <w:tcW w:w="508"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w:t>
            </w:r>
          </w:p>
        </w:tc>
      </w:tr>
      <w:tr w:rsidR="00D7721F" w:rsidRPr="0031099C" w:rsidTr="00345E19">
        <w:trPr>
          <w:trHeight w:val="307"/>
        </w:trPr>
        <w:tc>
          <w:tcPr>
            <w:tcW w:w="513"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87.0</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56.2</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39.3</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28.5</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21.1</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15.6</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11.5</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8.2</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5.6</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3.4</w:t>
            </w:r>
          </w:p>
        </w:tc>
        <w:tc>
          <w:tcPr>
            <w:tcW w:w="508"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w:t>
            </w:r>
          </w:p>
        </w:tc>
      </w:tr>
      <w:tr w:rsidR="00D7721F" w:rsidRPr="0031099C" w:rsidTr="00345E19">
        <w:trPr>
          <w:trHeight w:val="307"/>
        </w:trPr>
        <w:tc>
          <w:tcPr>
            <w:tcW w:w="513"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56.0</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40.4</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30.1</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22.9</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17.5</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13.3</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10.0</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7.3</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5.0</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3.1</w:t>
            </w:r>
          </w:p>
        </w:tc>
        <w:tc>
          <w:tcPr>
            <w:tcW w:w="508"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w:t>
            </w:r>
          </w:p>
        </w:tc>
      </w:tr>
    </w:tbl>
    <w:p w:rsidR="00D7721F" w:rsidRPr="0031099C" w:rsidRDefault="00D7721F">
      <w:pPr>
        <w:spacing w:line="276" w:lineRule="auto"/>
        <w:jc w:val="left"/>
      </w:pPr>
    </w:p>
    <w:tbl>
      <w:tblPr>
        <w:tblW w:w="6500" w:type="dxa"/>
        <w:tblInd w:w="93" w:type="dxa"/>
        <w:tblLook w:val="04A0" w:firstRow="1" w:lastRow="0" w:firstColumn="1" w:lastColumn="0" w:noHBand="0" w:noVBand="1"/>
      </w:tblPr>
      <w:tblGrid>
        <w:gridCol w:w="500"/>
        <w:gridCol w:w="500"/>
        <w:gridCol w:w="607"/>
        <w:gridCol w:w="607"/>
        <w:gridCol w:w="607"/>
        <w:gridCol w:w="607"/>
        <w:gridCol w:w="607"/>
        <w:gridCol w:w="607"/>
        <w:gridCol w:w="607"/>
        <w:gridCol w:w="607"/>
        <w:gridCol w:w="607"/>
        <w:gridCol w:w="607"/>
        <w:gridCol w:w="495"/>
      </w:tblGrid>
      <w:tr w:rsidR="00D7721F" w:rsidRPr="0031099C" w:rsidTr="00345E19">
        <w:trPr>
          <w:trHeight w:val="300"/>
        </w:trPr>
        <w:tc>
          <w:tcPr>
            <w:tcW w:w="1000" w:type="dxa"/>
            <w:gridSpan w:val="2"/>
            <w:tcBorders>
              <w:top w:val="single" w:sz="4" w:space="0" w:color="auto"/>
              <w:left w:val="single" w:sz="4" w:space="0" w:color="auto"/>
              <w:bottom w:val="nil"/>
              <w:right w:val="single" w:sz="4" w:space="0" w:color="000000"/>
            </w:tcBorders>
            <w:shd w:val="clear" w:color="auto" w:fill="auto"/>
            <w:noWrap/>
            <w:vAlign w:val="center"/>
            <w:hideMark/>
          </w:tcPr>
          <w:p w:rsidR="00D7721F" w:rsidRPr="0031099C" w:rsidRDefault="00D7721F" w:rsidP="00345E19">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c)</w:t>
            </w:r>
          </w:p>
        </w:tc>
        <w:tc>
          <w:tcPr>
            <w:tcW w:w="5500" w:type="dxa"/>
            <w:gridSpan w:val="11"/>
            <w:tcBorders>
              <w:top w:val="single" w:sz="4" w:space="0" w:color="auto"/>
              <w:left w:val="nil"/>
              <w:bottom w:val="single" w:sz="4" w:space="0" w:color="auto"/>
              <w:right w:val="single" w:sz="4" w:space="0" w:color="auto"/>
            </w:tcBorders>
            <w:shd w:val="clear" w:color="auto" w:fill="auto"/>
            <w:noWrap/>
            <w:vAlign w:val="center"/>
            <w:hideMark/>
          </w:tcPr>
          <w:p w:rsidR="00D7721F" w:rsidRPr="0031099C" w:rsidRDefault="00900D68" w:rsidP="00345E19">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Specificity</w:t>
            </w:r>
          </w:p>
        </w:tc>
      </w:tr>
      <w:tr w:rsidR="00D7721F" w:rsidRPr="0031099C" w:rsidTr="00345E19">
        <w:trPr>
          <w:trHeight w:val="300"/>
        </w:trPr>
        <w:tc>
          <w:tcPr>
            <w:tcW w:w="1000" w:type="dxa"/>
            <w:gridSpan w:val="2"/>
            <w:tcBorders>
              <w:top w:val="nil"/>
              <w:left w:val="single" w:sz="4" w:space="0" w:color="auto"/>
              <w:bottom w:val="single" w:sz="4" w:space="0" w:color="auto"/>
              <w:right w:val="single" w:sz="4" w:space="0" w:color="000000"/>
            </w:tcBorders>
            <w:shd w:val="clear" w:color="auto" w:fill="auto"/>
            <w:vAlign w:val="center"/>
            <w:hideMark/>
          </w:tcPr>
          <w:p w:rsidR="00D7721F" w:rsidRPr="0031099C" w:rsidRDefault="00D7721F" w:rsidP="00D7721F">
            <w:pPr>
              <w:spacing w:after="0" w:line="240" w:lineRule="auto"/>
              <w:rPr>
                <w:rFonts w:ascii="Calibri" w:eastAsia="Times New Roman" w:hAnsi="Calibri" w:cs="Calibri"/>
                <w:b/>
                <w:bCs/>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376"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r>
      <w:tr w:rsidR="00D7721F" w:rsidRPr="0031099C" w:rsidTr="00345E19">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D7721F" w:rsidRPr="0031099C" w:rsidRDefault="00900D68" w:rsidP="00345E19">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Sensitivity</w:t>
            </w:r>
          </w:p>
        </w:tc>
        <w:tc>
          <w:tcPr>
            <w:tcW w:w="500"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376"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w:t>
            </w:r>
          </w:p>
        </w:tc>
      </w:tr>
      <w:tr w:rsidR="00D7721F" w:rsidRPr="0031099C" w:rsidTr="00345E19">
        <w:trPr>
          <w:trHeight w:val="300"/>
        </w:trPr>
        <w:tc>
          <w:tcPr>
            <w:tcW w:w="500"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28.3</w:t>
            </w:r>
          </w:p>
        </w:tc>
        <w:tc>
          <w:tcPr>
            <w:tcW w:w="376"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6.2</w:t>
            </w:r>
          </w:p>
        </w:tc>
      </w:tr>
      <w:tr w:rsidR="00D7721F" w:rsidRPr="0031099C" w:rsidTr="00900D68">
        <w:trPr>
          <w:trHeight w:val="300"/>
        </w:trPr>
        <w:tc>
          <w:tcPr>
            <w:tcW w:w="500"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46.8</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23.8</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11.2</w:t>
            </w:r>
          </w:p>
        </w:tc>
        <w:tc>
          <w:tcPr>
            <w:tcW w:w="376"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3.3</w:t>
            </w:r>
          </w:p>
        </w:tc>
      </w:tr>
      <w:tr w:rsidR="00D7721F" w:rsidRPr="0031099C" w:rsidTr="00900D68">
        <w:trPr>
          <w:trHeight w:val="300"/>
        </w:trPr>
        <w:tc>
          <w:tcPr>
            <w:tcW w:w="500"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99.6</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57.0</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35.4</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22.2</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13.4</w:t>
            </w:r>
          </w:p>
        </w:tc>
        <w:tc>
          <w:tcPr>
            <w:tcW w:w="512" w:type="dxa"/>
            <w:tcBorders>
              <w:top w:val="single" w:sz="4" w:space="0" w:color="auto"/>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7.1</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2.4</w:t>
            </w:r>
          </w:p>
        </w:tc>
      </w:tr>
      <w:tr w:rsidR="00D7721F" w:rsidRPr="0031099C" w:rsidTr="00900D68">
        <w:trPr>
          <w:trHeight w:val="300"/>
        </w:trPr>
        <w:tc>
          <w:tcPr>
            <w:tcW w:w="500"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97.7</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63.5</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43.6</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30.6</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21.5</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14.7</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9.5</w:t>
            </w:r>
          </w:p>
        </w:tc>
        <w:tc>
          <w:tcPr>
            <w:tcW w:w="512" w:type="dxa"/>
            <w:tcBorders>
              <w:top w:val="single" w:sz="4" w:space="0" w:color="auto"/>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5.3</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w:t>
            </w:r>
          </w:p>
        </w:tc>
      </w:tr>
      <w:tr w:rsidR="00D7721F" w:rsidRPr="0031099C" w:rsidTr="00900D68">
        <w:trPr>
          <w:trHeight w:val="300"/>
        </w:trPr>
        <w:tc>
          <w:tcPr>
            <w:tcW w:w="500"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96.6</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67.9</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49.8</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37.2</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28.0</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21.0</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15.5</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11.0</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7.4</w:t>
            </w:r>
          </w:p>
        </w:tc>
        <w:tc>
          <w:tcPr>
            <w:tcW w:w="512" w:type="dxa"/>
            <w:tcBorders>
              <w:top w:val="single" w:sz="4" w:space="0" w:color="auto"/>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4.3</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w:t>
            </w:r>
          </w:p>
        </w:tc>
      </w:tr>
      <w:tr w:rsidR="00D7721F" w:rsidRPr="0031099C" w:rsidTr="00345E19">
        <w:trPr>
          <w:trHeight w:val="300"/>
        </w:trPr>
        <w:tc>
          <w:tcPr>
            <w:tcW w:w="500"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54.5</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42.5</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33.5</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26.4</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20.7</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16.1</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12.2</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8.9</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6.1</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w:t>
            </w:r>
          </w:p>
        </w:tc>
        <w:tc>
          <w:tcPr>
            <w:tcW w:w="376"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w:t>
            </w:r>
          </w:p>
        </w:tc>
      </w:tr>
      <w:tr w:rsidR="00D7721F" w:rsidRPr="0031099C" w:rsidTr="00345E19">
        <w:trPr>
          <w:trHeight w:val="300"/>
        </w:trPr>
        <w:tc>
          <w:tcPr>
            <w:tcW w:w="500"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38.1</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31.0</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25.3</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20.5</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16.5</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13.0</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10.1</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7.5</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5.2</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3.1</w:t>
            </w:r>
          </w:p>
        </w:tc>
        <w:tc>
          <w:tcPr>
            <w:tcW w:w="376"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w:t>
            </w:r>
          </w:p>
        </w:tc>
      </w:tr>
      <w:tr w:rsidR="00D7721F" w:rsidRPr="0031099C" w:rsidTr="00345E19">
        <w:trPr>
          <w:trHeight w:val="300"/>
        </w:trPr>
        <w:tc>
          <w:tcPr>
            <w:tcW w:w="500"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29.3</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24.5</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20.4</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16.8</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13.7</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11.0</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8.6</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6.4</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4.5</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2.8</w:t>
            </w:r>
          </w:p>
        </w:tc>
        <w:tc>
          <w:tcPr>
            <w:tcW w:w="376"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w:t>
            </w:r>
          </w:p>
        </w:tc>
      </w:tr>
      <w:tr w:rsidR="00D7721F" w:rsidRPr="0031099C" w:rsidTr="00345E19">
        <w:trPr>
          <w:trHeight w:val="300"/>
        </w:trPr>
        <w:tc>
          <w:tcPr>
            <w:tcW w:w="500"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23.9</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20.2</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17.1</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14.3</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11.8</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9.5</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7.5</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5.7</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4.0</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2.5</w:t>
            </w:r>
          </w:p>
        </w:tc>
        <w:tc>
          <w:tcPr>
            <w:tcW w:w="376"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w:t>
            </w:r>
          </w:p>
        </w:tc>
      </w:tr>
      <w:tr w:rsidR="00D7721F" w:rsidRPr="0031099C" w:rsidTr="00345E19">
        <w:trPr>
          <w:trHeight w:val="300"/>
        </w:trPr>
        <w:tc>
          <w:tcPr>
            <w:tcW w:w="500"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20.1</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17.3</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14.7</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12.4</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10.3</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8.4</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6.7</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5.1</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w:t>
            </w:r>
          </w:p>
        </w:tc>
        <w:tc>
          <w:tcPr>
            <w:tcW w:w="376"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w:t>
            </w:r>
          </w:p>
        </w:tc>
      </w:tr>
    </w:tbl>
    <w:p w:rsidR="002D3329" w:rsidRPr="0031099C" w:rsidRDefault="002D3329">
      <w:pPr>
        <w:spacing w:line="276" w:lineRule="auto"/>
        <w:jc w:val="left"/>
      </w:pPr>
      <w:r w:rsidRPr="0031099C">
        <w:br w:type="page"/>
      </w:r>
    </w:p>
    <w:p w:rsidR="003162AB" w:rsidRPr="0031099C" w:rsidRDefault="003A6116" w:rsidP="003A6116">
      <w:pPr>
        <w:pStyle w:val="Caption"/>
        <w:divId w:val="1548566716"/>
        <w:rPr>
          <w:color w:val="auto"/>
        </w:rPr>
      </w:pPr>
      <w:bookmarkStart w:id="127" w:name="_Ref335142114"/>
      <w:proofErr w:type="gramStart"/>
      <w:r w:rsidRPr="0031099C">
        <w:rPr>
          <w:color w:val="auto"/>
        </w:rPr>
        <w:lastRenderedPageBreak/>
        <w:t xml:space="preserve">Table </w:t>
      </w:r>
      <w:proofErr w:type="gramEnd"/>
      <w:r w:rsidR="00516779">
        <w:rPr>
          <w:color w:val="auto"/>
        </w:rPr>
        <w:fldChar w:fldCharType="begin"/>
      </w:r>
      <w:r w:rsidR="00516779">
        <w:rPr>
          <w:color w:val="auto"/>
        </w:rPr>
        <w:instrText xml:space="preserve"> SEQ Table \* ARABIC </w:instrText>
      </w:r>
      <w:r w:rsidR="00516779">
        <w:rPr>
          <w:color w:val="auto"/>
        </w:rPr>
        <w:fldChar w:fldCharType="separate"/>
      </w:r>
      <w:r w:rsidR="007A2563">
        <w:rPr>
          <w:noProof/>
          <w:color w:val="auto"/>
        </w:rPr>
        <w:t>4</w:t>
      </w:r>
      <w:r w:rsidR="00516779">
        <w:rPr>
          <w:color w:val="auto"/>
        </w:rPr>
        <w:fldChar w:fldCharType="end"/>
      </w:r>
      <w:bookmarkEnd w:id="127"/>
      <w:proofErr w:type="gramStart"/>
      <w:r w:rsidRPr="0031099C">
        <w:rPr>
          <w:color w:val="auto"/>
        </w:rPr>
        <w:t xml:space="preserve"> Qualitat</w:t>
      </w:r>
      <w:r w:rsidR="00610C33" w:rsidRPr="0031099C">
        <w:rPr>
          <w:color w:val="auto"/>
        </w:rPr>
        <w:t>ive summary of results of all 10</w:t>
      </w:r>
      <w:r w:rsidRPr="0031099C">
        <w:rPr>
          <w:color w:val="auto"/>
        </w:rPr>
        <w:t xml:space="preserve"> scenarios</w:t>
      </w:r>
      <w:r w:rsidR="00D7721F" w:rsidRPr="0031099C">
        <w:rPr>
          <w:color w:val="auto"/>
        </w:rPr>
        <w:t>.</w:t>
      </w:r>
      <w:proofErr w:type="gramEnd"/>
      <w:r w:rsidR="00D7721F" w:rsidRPr="0031099C">
        <w:rPr>
          <w:color w:val="auto"/>
        </w:rPr>
        <w:t xml:space="preserve"> ICERs presented to nearest £1,000/QALY. QALY: Quality Adjusted </w:t>
      </w:r>
      <w:proofErr w:type="spellStart"/>
      <w:r w:rsidR="00D7721F" w:rsidRPr="0031099C">
        <w:rPr>
          <w:color w:val="auto"/>
        </w:rPr>
        <w:t>Lifeyear</w:t>
      </w:r>
      <w:proofErr w:type="spellEnd"/>
      <w:r w:rsidR="00D7721F" w:rsidRPr="0031099C">
        <w:rPr>
          <w:color w:val="auto"/>
        </w:rPr>
        <w:t xml:space="preserve">. </w:t>
      </w:r>
      <w:r w:rsidR="00525959" w:rsidRPr="0031099C">
        <w:rPr>
          <w:color w:val="auto"/>
        </w:rPr>
        <w:t xml:space="preserve">ICER: Incremental Cost Effectiveness Ratio. </w:t>
      </w:r>
      <w:r w:rsidR="00D7721F" w:rsidRPr="0031099C">
        <w:rPr>
          <w:color w:val="auto"/>
        </w:rPr>
        <w:t xml:space="preserve">NA: Not applicable. OAC: Oral anticoagulant. </w:t>
      </w:r>
      <w:r w:rsidR="0016298B" w:rsidRPr="0031099C">
        <w:rPr>
          <w:color w:val="auto"/>
        </w:rPr>
        <w:t xml:space="preserve">TTE: Transthoracic echocardiography. </w:t>
      </w:r>
      <w:r w:rsidR="00D7721F" w:rsidRPr="0031099C">
        <w:rPr>
          <w:color w:val="auto"/>
        </w:rPr>
        <w:t xml:space="preserve">Simple Dominance: </w:t>
      </w:r>
      <w:r w:rsidR="0016298B" w:rsidRPr="0031099C">
        <w:rPr>
          <w:color w:val="auto"/>
        </w:rPr>
        <w:t>TTE strategy is more expensive and less effective than no TTE strategy.</w:t>
      </w:r>
    </w:p>
    <w:tbl>
      <w:tblPr>
        <w:tblStyle w:val="TableGrid"/>
        <w:tblW w:w="8046" w:type="dxa"/>
        <w:tblLayout w:type="fixed"/>
        <w:tblLook w:val="04A0" w:firstRow="1" w:lastRow="0" w:firstColumn="1" w:lastColumn="0" w:noHBand="0" w:noVBand="1"/>
      </w:tblPr>
      <w:tblGrid>
        <w:gridCol w:w="675"/>
        <w:gridCol w:w="882"/>
        <w:gridCol w:w="1258"/>
        <w:gridCol w:w="2538"/>
        <w:gridCol w:w="1418"/>
        <w:gridCol w:w="1275"/>
      </w:tblGrid>
      <w:tr w:rsidR="00525959" w:rsidRPr="0031099C" w:rsidTr="0016298B">
        <w:trPr>
          <w:divId w:val="1548566716"/>
          <w:trHeight w:val="318"/>
        </w:trPr>
        <w:tc>
          <w:tcPr>
            <w:tcW w:w="675" w:type="dxa"/>
            <w:vMerge w:val="restart"/>
          </w:tcPr>
          <w:p w:rsidR="00610C33" w:rsidRPr="0031099C" w:rsidRDefault="00610C33" w:rsidP="003162AB">
            <w:r w:rsidRPr="0031099C">
              <w:t>Age</w:t>
            </w:r>
          </w:p>
        </w:tc>
        <w:tc>
          <w:tcPr>
            <w:tcW w:w="882" w:type="dxa"/>
            <w:vMerge w:val="restart"/>
          </w:tcPr>
          <w:p w:rsidR="00610C33" w:rsidRPr="0031099C" w:rsidRDefault="00610C33" w:rsidP="003162AB">
            <w:r w:rsidRPr="0031099C">
              <w:t>Gender</w:t>
            </w:r>
          </w:p>
        </w:tc>
        <w:tc>
          <w:tcPr>
            <w:tcW w:w="1258" w:type="dxa"/>
            <w:vMerge w:val="restart"/>
          </w:tcPr>
          <w:p w:rsidR="00610C33" w:rsidRPr="0031099C" w:rsidRDefault="00610C33" w:rsidP="003162AB">
            <w:r w:rsidRPr="0031099C">
              <w:t>OAC</w:t>
            </w:r>
          </w:p>
        </w:tc>
        <w:tc>
          <w:tcPr>
            <w:tcW w:w="2538" w:type="dxa"/>
            <w:vMerge w:val="restart"/>
          </w:tcPr>
          <w:p w:rsidR="00610C33" w:rsidRPr="0031099C" w:rsidRDefault="0016298B" w:rsidP="0016298B">
            <w:r w:rsidRPr="0031099C">
              <w:t xml:space="preserve">ICER </w:t>
            </w:r>
            <w:r w:rsidR="00610C33" w:rsidRPr="0031099C">
              <w:t>of TTE compared with no TTE</w:t>
            </w:r>
            <w:r w:rsidRPr="0031099C">
              <w:t xml:space="preserve"> strategy</w:t>
            </w:r>
          </w:p>
        </w:tc>
        <w:tc>
          <w:tcPr>
            <w:tcW w:w="2693" w:type="dxa"/>
            <w:gridSpan w:val="2"/>
          </w:tcPr>
          <w:p w:rsidR="00610C33" w:rsidRPr="0031099C" w:rsidRDefault="00610C33" w:rsidP="002D3329">
            <w:r w:rsidRPr="0031099C">
              <w:t>TTE optimal</w:t>
            </w:r>
          </w:p>
        </w:tc>
      </w:tr>
      <w:tr w:rsidR="00525959" w:rsidRPr="0031099C" w:rsidTr="0016298B">
        <w:trPr>
          <w:divId w:val="1548566716"/>
          <w:trHeight w:val="327"/>
        </w:trPr>
        <w:tc>
          <w:tcPr>
            <w:tcW w:w="675" w:type="dxa"/>
            <w:vMerge/>
          </w:tcPr>
          <w:p w:rsidR="00610C33" w:rsidRPr="0031099C" w:rsidRDefault="00610C33" w:rsidP="003162AB"/>
        </w:tc>
        <w:tc>
          <w:tcPr>
            <w:tcW w:w="882" w:type="dxa"/>
            <w:vMerge/>
          </w:tcPr>
          <w:p w:rsidR="00610C33" w:rsidRPr="0031099C" w:rsidRDefault="00610C33" w:rsidP="003162AB"/>
        </w:tc>
        <w:tc>
          <w:tcPr>
            <w:tcW w:w="1258" w:type="dxa"/>
            <w:vMerge/>
          </w:tcPr>
          <w:p w:rsidR="00610C33" w:rsidRPr="0031099C" w:rsidRDefault="00610C33" w:rsidP="003162AB"/>
        </w:tc>
        <w:tc>
          <w:tcPr>
            <w:tcW w:w="2538" w:type="dxa"/>
            <w:vMerge/>
          </w:tcPr>
          <w:p w:rsidR="00610C33" w:rsidRPr="0031099C" w:rsidRDefault="00610C33" w:rsidP="003225C4"/>
        </w:tc>
        <w:tc>
          <w:tcPr>
            <w:tcW w:w="1418" w:type="dxa"/>
          </w:tcPr>
          <w:p w:rsidR="00610C33" w:rsidRPr="0031099C" w:rsidRDefault="0016298B" w:rsidP="003225C4">
            <w:r w:rsidRPr="0031099C">
              <w:t>A</w:t>
            </w:r>
            <w:r w:rsidR="00610C33" w:rsidRPr="0031099C">
              <w:t>t £20,000</w:t>
            </w:r>
            <w:r w:rsidRPr="0031099C">
              <w:t xml:space="preserve"> </w:t>
            </w:r>
            <w:r w:rsidR="00610C33" w:rsidRPr="0031099C">
              <w:t>/</w:t>
            </w:r>
            <w:r w:rsidRPr="0031099C">
              <w:t xml:space="preserve"> </w:t>
            </w:r>
            <w:r w:rsidR="00610C33" w:rsidRPr="0031099C">
              <w:t>QALY</w:t>
            </w:r>
          </w:p>
        </w:tc>
        <w:tc>
          <w:tcPr>
            <w:tcW w:w="1275" w:type="dxa"/>
          </w:tcPr>
          <w:p w:rsidR="00610C33" w:rsidRPr="0031099C" w:rsidRDefault="00610C33" w:rsidP="003225C4">
            <w:r w:rsidRPr="0031099C">
              <w:t>At £30,000 /</w:t>
            </w:r>
            <w:r w:rsidR="0016298B" w:rsidRPr="0031099C">
              <w:t xml:space="preserve"> </w:t>
            </w:r>
            <w:r w:rsidRPr="0031099C">
              <w:t>QALY</w:t>
            </w:r>
          </w:p>
        </w:tc>
      </w:tr>
      <w:tr w:rsidR="00525959" w:rsidRPr="0031099C" w:rsidTr="0016298B">
        <w:trPr>
          <w:divId w:val="1548566716"/>
        </w:trPr>
        <w:tc>
          <w:tcPr>
            <w:tcW w:w="675" w:type="dxa"/>
          </w:tcPr>
          <w:p w:rsidR="00610C33" w:rsidRPr="0031099C" w:rsidRDefault="00610C33" w:rsidP="003162AB">
            <w:r w:rsidRPr="0031099C">
              <w:t>50</w:t>
            </w:r>
          </w:p>
        </w:tc>
        <w:tc>
          <w:tcPr>
            <w:tcW w:w="882" w:type="dxa"/>
          </w:tcPr>
          <w:p w:rsidR="00610C33" w:rsidRPr="0031099C" w:rsidRDefault="00610C33" w:rsidP="003162AB">
            <w:r w:rsidRPr="0031099C">
              <w:t>male</w:t>
            </w:r>
          </w:p>
        </w:tc>
        <w:tc>
          <w:tcPr>
            <w:tcW w:w="1258" w:type="dxa"/>
          </w:tcPr>
          <w:p w:rsidR="00610C33" w:rsidRPr="0031099C" w:rsidRDefault="00610C33" w:rsidP="003162AB">
            <w:r w:rsidRPr="0031099C">
              <w:t>warfarin</w:t>
            </w:r>
          </w:p>
        </w:tc>
        <w:tc>
          <w:tcPr>
            <w:tcW w:w="2538" w:type="dxa"/>
          </w:tcPr>
          <w:p w:rsidR="00610C33" w:rsidRPr="0031099C" w:rsidRDefault="0016298B" w:rsidP="002D3329">
            <w:r w:rsidRPr="0031099C">
              <w:t>NA: Simple d</w:t>
            </w:r>
            <w:r w:rsidR="00D7721F" w:rsidRPr="0031099C">
              <w:t>ominance</w:t>
            </w:r>
          </w:p>
        </w:tc>
        <w:tc>
          <w:tcPr>
            <w:tcW w:w="1418" w:type="dxa"/>
          </w:tcPr>
          <w:p w:rsidR="00610C33" w:rsidRPr="0031099C" w:rsidRDefault="00D7721F" w:rsidP="002D3329">
            <w:r w:rsidRPr="0031099C">
              <w:t>No</w:t>
            </w:r>
          </w:p>
        </w:tc>
        <w:tc>
          <w:tcPr>
            <w:tcW w:w="1275" w:type="dxa"/>
          </w:tcPr>
          <w:p w:rsidR="00610C33" w:rsidRPr="0031099C" w:rsidRDefault="00D7721F" w:rsidP="002D3329">
            <w:r w:rsidRPr="0031099C">
              <w:t>No</w:t>
            </w:r>
          </w:p>
        </w:tc>
      </w:tr>
      <w:tr w:rsidR="00525959" w:rsidRPr="0031099C" w:rsidTr="0016298B">
        <w:trPr>
          <w:divId w:val="1548566716"/>
        </w:trPr>
        <w:tc>
          <w:tcPr>
            <w:tcW w:w="675" w:type="dxa"/>
          </w:tcPr>
          <w:p w:rsidR="00610C33" w:rsidRPr="0031099C" w:rsidRDefault="00610C33" w:rsidP="003162AB">
            <w:r w:rsidRPr="0031099C">
              <w:t>50</w:t>
            </w:r>
          </w:p>
        </w:tc>
        <w:tc>
          <w:tcPr>
            <w:tcW w:w="882" w:type="dxa"/>
          </w:tcPr>
          <w:p w:rsidR="00610C33" w:rsidRPr="0031099C" w:rsidRDefault="00610C33" w:rsidP="003162AB">
            <w:r w:rsidRPr="0031099C">
              <w:t>female</w:t>
            </w:r>
          </w:p>
        </w:tc>
        <w:tc>
          <w:tcPr>
            <w:tcW w:w="1258" w:type="dxa"/>
          </w:tcPr>
          <w:p w:rsidR="00610C33" w:rsidRPr="0031099C" w:rsidRDefault="00610C33" w:rsidP="003162AB">
            <w:r w:rsidRPr="0031099C">
              <w:t>warfarin</w:t>
            </w:r>
          </w:p>
        </w:tc>
        <w:tc>
          <w:tcPr>
            <w:tcW w:w="2538" w:type="dxa"/>
          </w:tcPr>
          <w:p w:rsidR="00610C33" w:rsidRPr="0031099C" w:rsidRDefault="0016298B" w:rsidP="002D3329">
            <w:r w:rsidRPr="0031099C">
              <w:t>NA: Simple d</w:t>
            </w:r>
            <w:r w:rsidR="00D7721F" w:rsidRPr="0031099C">
              <w:t>ominance</w:t>
            </w:r>
          </w:p>
        </w:tc>
        <w:tc>
          <w:tcPr>
            <w:tcW w:w="1418" w:type="dxa"/>
          </w:tcPr>
          <w:p w:rsidR="00610C33" w:rsidRPr="0031099C" w:rsidRDefault="00D7721F" w:rsidP="002D3329">
            <w:r w:rsidRPr="0031099C">
              <w:t>No</w:t>
            </w:r>
          </w:p>
        </w:tc>
        <w:tc>
          <w:tcPr>
            <w:tcW w:w="1275" w:type="dxa"/>
          </w:tcPr>
          <w:p w:rsidR="00610C33" w:rsidRPr="0031099C" w:rsidRDefault="00D7721F" w:rsidP="002D3329">
            <w:r w:rsidRPr="0031099C">
              <w:t>No</w:t>
            </w:r>
          </w:p>
        </w:tc>
      </w:tr>
      <w:tr w:rsidR="00525959" w:rsidRPr="0031099C" w:rsidTr="0016298B">
        <w:trPr>
          <w:divId w:val="1548566716"/>
        </w:trPr>
        <w:tc>
          <w:tcPr>
            <w:tcW w:w="675" w:type="dxa"/>
          </w:tcPr>
          <w:p w:rsidR="00610C33" w:rsidRPr="0031099C" w:rsidRDefault="00610C33" w:rsidP="003162AB">
            <w:r w:rsidRPr="0031099C">
              <w:t>65</w:t>
            </w:r>
          </w:p>
        </w:tc>
        <w:tc>
          <w:tcPr>
            <w:tcW w:w="882" w:type="dxa"/>
          </w:tcPr>
          <w:p w:rsidR="00610C33" w:rsidRPr="0031099C" w:rsidRDefault="00610C33" w:rsidP="003162AB">
            <w:r w:rsidRPr="0031099C">
              <w:t>male</w:t>
            </w:r>
          </w:p>
        </w:tc>
        <w:tc>
          <w:tcPr>
            <w:tcW w:w="1258" w:type="dxa"/>
          </w:tcPr>
          <w:p w:rsidR="00610C33" w:rsidRPr="0031099C" w:rsidRDefault="00610C33" w:rsidP="003162AB">
            <w:r w:rsidRPr="0031099C">
              <w:t>warfarin</w:t>
            </w:r>
          </w:p>
        </w:tc>
        <w:tc>
          <w:tcPr>
            <w:tcW w:w="2538" w:type="dxa"/>
          </w:tcPr>
          <w:p w:rsidR="00610C33" w:rsidRPr="0031099C" w:rsidRDefault="00D7721F" w:rsidP="002D3329">
            <w:r w:rsidRPr="0031099C">
              <w:t>£67,000/QALY</w:t>
            </w:r>
          </w:p>
        </w:tc>
        <w:tc>
          <w:tcPr>
            <w:tcW w:w="1418" w:type="dxa"/>
          </w:tcPr>
          <w:p w:rsidR="00610C33" w:rsidRPr="0031099C" w:rsidRDefault="00D7721F" w:rsidP="002D3329">
            <w:r w:rsidRPr="0031099C">
              <w:t>No</w:t>
            </w:r>
          </w:p>
        </w:tc>
        <w:tc>
          <w:tcPr>
            <w:tcW w:w="1275" w:type="dxa"/>
          </w:tcPr>
          <w:p w:rsidR="00610C33" w:rsidRPr="0031099C" w:rsidRDefault="00D7721F" w:rsidP="002D3329">
            <w:r w:rsidRPr="0031099C">
              <w:t>No</w:t>
            </w:r>
          </w:p>
        </w:tc>
      </w:tr>
      <w:tr w:rsidR="00525959" w:rsidRPr="0031099C" w:rsidTr="0016298B">
        <w:trPr>
          <w:divId w:val="1548566716"/>
        </w:trPr>
        <w:tc>
          <w:tcPr>
            <w:tcW w:w="675" w:type="dxa"/>
          </w:tcPr>
          <w:p w:rsidR="00610C33" w:rsidRPr="0031099C" w:rsidRDefault="00610C33" w:rsidP="003162AB">
            <w:r w:rsidRPr="0031099C">
              <w:t>65</w:t>
            </w:r>
          </w:p>
        </w:tc>
        <w:tc>
          <w:tcPr>
            <w:tcW w:w="882" w:type="dxa"/>
          </w:tcPr>
          <w:p w:rsidR="00610C33" w:rsidRPr="0031099C" w:rsidRDefault="00610C33" w:rsidP="003162AB">
            <w:r w:rsidRPr="0031099C">
              <w:t>female</w:t>
            </w:r>
          </w:p>
        </w:tc>
        <w:tc>
          <w:tcPr>
            <w:tcW w:w="1258" w:type="dxa"/>
          </w:tcPr>
          <w:p w:rsidR="00610C33" w:rsidRPr="0031099C" w:rsidRDefault="00610C33" w:rsidP="003162AB">
            <w:r w:rsidRPr="0031099C">
              <w:t>warfarin</w:t>
            </w:r>
          </w:p>
        </w:tc>
        <w:tc>
          <w:tcPr>
            <w:tcW w:w="2538" w:type="dxa"/>
          </w:tcPr>
          <w:p w:rsidR="00610C33" w:rsidRPr="0031099C" w:rsidRDefault="00D7721F" w:rsidP="003162AB">
            <w:r w:rsidRPr="0031099C">
              <w:t>£40,000/QALY</w:t>
            </w:r>
          </w:p>
        </w:tc>
        <w:tc>
          <w:tcPr>
            <w:tcW w:w="1418" w:type="dxa"/>
          </w:tcPr>
          <w:p w:rsidR="00610C33" w:rsidRPr="0031099C" w:rsidRDefault="00D7721F" w:rsidP="003162AB">
            <w:r w:rsidRPr="0031099C">
              <w:t>No</w:t>
            </w:r>
          </w:p>
        </w:tc>
        <w:tc>
          <w:tcPr>
            <w:tcW w:w="1275" w:type="dxa"/>
          </w:tcPr>
          <w:p w:rsidR="00610C33" w:rsidRPr="0031099C" w:rsidRDefault="00D7721F" w:rsidP="003162AB">
            <w:r w:rsidRPr="0031099C">
              <w:t>No</w:t>
            </w:r>
          </w:p>
        </w:tc>
      </w:tr>
      <w:tr w:rsidR="00525959" w:rsidRPr="0031099C" w:rsidTr="0016298B">
        <w:trPr>
          <w:divId w:val="1548566716"/>
          <w:trHeight w:val="201"/>
        </w:trPr>
        <w:tc>
          <w:tcPr>
            <w:tcW w:w="675" w:type="dxa"/>
          </w:tcPr>
          <w:p w:rsidR="00610C33" w:rsidRPr="0031099C" w:rsidRDefault="00610C33" w:rsidP="003162AB">
            <w:r w:rsidRPr="0031099C">
              <w:t>50</w:t>
            </w:r>
          </w:p>
        </w:tc>
        <w:tc>
          <w:tcPr>
            <w:tcW w:w="882" w:type="dxa"/>
          </w:tcPr>
          <w:p w:rsidR="00610C33" w:rsidRPr="0031099C" w:rsidRDefault="00610C33" w:rsidP="003162AB">
            <w:r w:rsidRPr="0031099C">
              <w:t>male</w:t>
            </w:r>
          </w:p>
        </w:tc>
        <w:tc>
          <w:tcPr>
            <w:tcW w:w="1258" w:type="dxa"/>
          </w:tcPr>
          <w:p w:rsidR="00610C33" w:rsidRPr="0031099C" w:rsidRDefault="00610C33" w:rsidP="003162AB">
            <w:proofErr w:type="spellStart"/>
            <w:r w:rsidRPr="0031099C">
              <w:t>rivaroxaban</w:t>
            </w:r>
            <w:proofErr w:type="spellEnd"/>
          </w:p>
        </w:tc>
        <w:tc>
          <w:tcPr>
            <w:tcW w:w="2538" w:type="dxa"/>
          </w:tcPr>
          <w:p w:rsidR="00610C33" w:rsidRPr="0031099C" w:rsidRDefault="0016298B" w:rsidP="002D3329">
            <w:r w:rsidRPr="0031099C">
              <w:t>NA: Simple dominance</w:t>
            </w:r>
          </w:p>
        </w:tc>
        <w:tc>
          <w:tcPr>
            <w:tcW w:w="1418" w:type="dxa"/>
          </w:tcPr>
          <w:p w:rsidR="00610C33" w:rsidRPr="0031099C" w:rsidRDefault="0016298B" w:rsidP="002D3329">
            <w:r w:rsidRPr="0031099C">
              <w:t>No</w:t>
            </w:r>
          </w:p>
        </w:tc>
        <w:tc>
          <w:tcPr>
            <w:tcW w:w="1275" w:type="dxa"/>
          </w:tcPr>
          <w:p w:rsidR="00610C33" w:rsidRPr="0031099C" w:rsidRDefault="0016298B" w:rsidP="002D3329">
            <w:r w:rsidRPr="0031099C">
              <w:t>No</w:t>
            </w:r>
          </w:p>
        </w:tc>
      </w:tr>
      <w:tr w:rsidR="00525959" w:rsidRPr="0031099C" w:rsidTr="0016298B">
        <w:trPr>
          <w:divId w:val="1548566716"/>
          <w:trHeight w:val="217"/>
        </w:trPr>
        <w:tc>
          <w:tcPr>
            <w:tcW w:w="675" w:type="dxa"/>
          </w:tcPr>
          <w:p w:rsidR="00610C33" w:rsidRPr="0031099C" w:rsidRDefault="00610C33" w:rsidP="003162AB">
            <w:r w:rsidRPr="0031099C">
              <w:t>50</w:t>
            </w:r>
          </w:p>
        </w:tc>
        <w:tc>
          <w:tcPr>
            <w:tcW w:w="882" w:type="dxa"/>
          </w:tcPr>
          <w:p w:rsidR="00610C33" w:rsidRPr="0031099C" w:rsidRDefault="00610C33" w:rsidP="003162AB">
            <w:r w:rsidRPr="0031099C">
              <w:t>female</w:t>
            </w:r>
          </w:p>
        </w:tc>
        <w:tc>
          <w:tcPr>
            <w:tcW w:w="1258" w:type="dxa"/>
          </w:tcPr>
          <w:p w:rsidR="00610C33" w:rsidRPr="0031099C" w:rsidRDefault="00610C33" w:rsidP="003162AB">
            <w:proofErr w:type="spellStart"/>
            <w:r w:rsidRPr="0031099C">
              <w:t>rivaroxaban</w:t>
            </w:r>
            <w:proofErr w:type="spellEnd"/>
          </w:p>
        </w:tc>
        <w:tc>
          <w:tcPr>
            <w:tcW w:w="2538" w:type="dxa"/>
          </w:tcPr>
          <w:p w:rsidR="00610C33" w:rsidRPr="0031099C" w:rsidRDefault="0016298B" w:rsidP="002D3329">
            <w:r w:rsidRPr="0031099C">
              <w:t>NA: Simple dominance</w:t>
            </w:r>
          </w:p>
        </w:tc>
        <w:tc>
          <w:tcPr>
            <w:tcW w:w="1418" w:type="dxa"/>
          </w:tcPr>
          <w:p w:rsidR="00610C33" w:rsidRPr="0031099C" w:rsidRDefault="0016298B" w:rsidP="002D3329">
            <w:r w:rsidRPr="0031099C">
              <w:t>No</w:t>
            </w:r>
          </w:p>
        </w:tc>
        <w:tc>
          <w:tcPr>
            <w:tcW w:w="1275" w:type="dxa"/>
          </w:tcPr>
          <w:p w:rsidR="00610C33" w:rsidRPr="0031099C" w:rsidRDefault="0016298B" w:rsidP="002D3329">
            <w:r w:rsidRPr="0031099C">
              <w:t>No</w:t>
            </w:r>
          </w:p>
        </w:tc>
      </w:tr>
      <w:tr w:rsidR="00525959" w:rsidRPr="0031099C" w:rsidTr="0016298B">
        <w:trPr>
          <w:divId w:val="1548566716"/>
          <w:trHeight w:val="178"/>
        </w:trPr>
        <w:tc>
          <w:tcPr>
            <w:tcW w:w="675" w:type="dxa"/>
          </w:tcPr>
          <w:p w:rsidR="00610C33" w:rsidRPr="0031099C" w:rsidRDefault="00610C33" w:rsidP="003162AB">
            <w:r w:rsidRPr="0031099C">
              <w:t>65</w:t>
            </w:r>
          </w:p>
        </w:tc>
        <w:tc>
          <w:tcPr>
            <w:tcW w:w="882" w:type="dxa"/>
          </w:tcPr>
          <w:p w:rsidR="00610C33" w:rsidRPr="0031099C" w:rsidRDefault="00610C33" w:rsidP="003162AB">
            <w:r w:rsidRPr="0031099C">
              <w:t>male</w:t>
            </w:r>
          </w:p>
        </w:tc>
        <w:tc>
          <w:tcPr>
            <w:tcW w:w="1258" w:type="dxa"/>
          </w:tcPr>
          <w:p w:rsidR="00610C33" w:rsidRPr="0031099C" w:rsidRDefault="00610C33" w:rsidP="003162AB">
            <w:proofErr w:type="spellStart"/>
            <w:r w:rsidRPr="0031099C">
              <w:t>rivaroxaban</w:t>
            </w:r>
            <w:proofErr w:type="spellEnd"/>
          </w:p>
        </w:tc>
        <w:tc>
          <w:tcPr>
            <w:tcW w:w="2538" w:type="dxa"/>
          </w:tcPr>
          <w:p w:rsidR="00610C33" w:rsidRPr="0031099C" w:rsidRDefault="0016298B" w:rsidP="0016298B">
            <w:r w:rsidRPr="0031099C">
              <w:t>£30,000/QALY</w:t>
            </w:r>
          </w:p>
        </w:tc>
        <w:tc>
          <w:tcPr>
            <w:tcW w:w="1418" w:type="dxa"/>
          </w:tcPr>
          <w:p w:rsidR="00610C33" w:rsidRPr="0031099C" w:rsidRDefault="0016298B" w:rsidP="003162AB">
            <w:r w:rsidRPr="0031099C">
              <w:t>No</w:t>
            </w:r>
          </w:p>
        </w:tc>
        <w:tc>
          <w:tcPr>
            <w:tcW w:w="1275" w:type="dxa"/>
          </w:tcPr>
          <w:p w:rsidR="00610C33" w:rsidRPr="0031099C" w:rsidRDefault="0016298B" w:rsidP="002D3329">
            <w:r w:rsidRPr="0031099C">
              <w:t>Borderline</w:t>
            </w:r>
            <w:r w:rsidRPr="0031099C">
              <w:rPr>
                <w:rStyle w:val="FootnoteReference"/>
              </w:rPr>
              <w:footnoteReference w:id="1"/>
            </w:r>
          </w:p>
        </w:tc>
      </w:tr>
      <w:tr w:rsidR="00525959" w:rsidRPr="0031099C" w:rsidTr="0016298B">
        <w:trPr>
          <w:divId w:val="1548566716"/>
          <w:trHeight w:val="161"/>
        </w:trPr>
        <w:tc>
          <w:tcPr>
            <w:tcW w:w="675" w:type="dxa"/>
          </w:tcPr>
          <w:p w:rsidR="00610C33" w:rsidRPr="0031099C" w:rsidRDefault="00610C33" w:rsidP="003162AB">
            <w:r w:rsidRPr="0031099C">
              <w:t>65</w:t>
            </w:r>
          </w:p>
        </w:tc>
        <w:tc>
          <w:tcPr>
            <w:tcW w:w="882" w:type="dxa"/>
          </w:tcPr>
          <w:p w:rsidR="00610C33" w:rsidRPr="0031099C" w:rsidRDefault="00610C33" w:rsidP="003162AB">
            <w:r w:rsidRPr="0031099C">
              <w:t>female</w:t>
            </w:r>
          </w:p>
        </w:tc>
        <w:tc>
          <w:tcPr>
            <w:tcW w:w="1258" w:type="dxa"/>
          </w:tcPr>
          <w:p w:rsidR="00610C33" w:rsidRPr="0031099C" w:rsidRDefault="00610C33" w:rsidP="003162AB">
            <w:proofErr w:type="spellStart"/>
            <w:r w:rsidRPr="0031099C">
              <w:t>rivaroxaban</w:t>
            </w:r>
            <w:proofErr w:type="spellEnd"/>
          </w:p>
        </w:tc>
        <w:tc>
          <w:tcPr>
            <w:tcW w:w="2538" w:type="dxa"/>
          </w:tcPr>
          <w:p w:rsidR="00610C33" w:rsidRPr="0031099C" w:rsidRDefault="0016298B" w:rsidP="002D3329">
            <w:r w:rsidRPr="0031099C">
              <w:t>£23,000/QALY</w:t>
            </w:r>
          </w:p>
        </w:tc>
        <w:tc>
          <w:tcPr>
            <w:tcW w:w="1418" w:type="dxa"/>
          </w:tcPr>
          <w:p w:rsidR="00610C33" w:rsidRPr="0031099C" w:rsidRDefault="0016298B" w:rsidP="002D3329">
            <w:r w:rsidRPr="0031099C">
              <w:t>No</w:t>
            </w:r>
          </w:p>
        </w:tc>
        <w:tc>
          <w:tcPr>
            <w:tcW w:w="1275" w:type="dxa"/>
          </w:tcPr>
          <w:p w:rsidR="00610C33" w:rsidRPr="0031099C" w:rsidRDefault="0016298B" w:rsidP="002D3329">
            <w:r w:rsidRPr="0031099C">
              <w:t>Yes</w:t>
            </w:r>
          </w:p>
        </w:tc>
      </w:tr>
      <w:tr w:rsidR="00525959" w:rsidRPr="0031099C" w:rsidTr="0016298B">
        <w:trPr>
          <w:divId w:val="1548566716"/>
          <w:trHeight w:val="201"/>
        </w:trPr>
        <w:tc>
          <w:tcPr>
            <w:tcW w:w="675" w:type="dxa"/>
          </w:tcPr>
          <w:p w:rsidR="00610C33" w:rsidRPr="0031099C" w:rsidRDefault="00610C33" w:rsidP="003162AB">
            <w:r w:rsidRPr="0031099C">
              <w:t>65</w:t>
            </w:r>
          </w:p>
        </w:tc>
        <w:tc>
          <w:tcPr>
            <w:tcW w:w="882" w:type="dxa"/>
          </w:tcPr>
          <w:p w:rsidR="00610C33" w:rsidRPr="0031099C" w:rsidRDefault="00610C33" w:rsidP="003162AB">
            <w:r w:rsidRPr="0031099C">
              <w:t>male</w:t>
            </w:r>
          </w:p>
        </w:tc>
        <w:tc>
          <w:tcPr>
            <w:tcW w:w="1258" w:type="dxa"/>
          </w:tcPr>
          <w:p w:rsidR="00610C33" w:rsidRPr="0031099C" w:rsidRDefault="00610C33" w:rsidP="003162AB">
            <w:proofErr w:type="spellStart"/>
            <w:r w:rsidRPr="0031099C">
              <w:t>dabigatran</w:t>
            </w:r>
            <w:proofErr w:type="spellEnd"/>
          </w:p>
        </w:tc>
        <w:tc>
          <w:tcPr>
            <w:tcW w:w="2538" w:type="dxa"/>
          </w:tcPr>
          <w:p w:rsidR="00610C33" w:rsidRPr="0031099C" w:rsidRDefault="0016298B" w:rsidP="002D3329">
            <w:r w:rsidRPr="0031099C">
              <w:t>£15,000/QALY</w:t>
            </w:r>
          </w:p>
        </w:tc>
        <w:tc>
          <w:tcPr>
            <w:tcW w:w="1418" w:type="dxa"/>
          </w:tcPr>
          <w:p w:rsidR="00610C33" w:rsidRPr="0031099C" w:rsidRDefault="0016298B" w:rsidP="002D3329">
            <w:r w:rsidRPr="0031099C">
              <w:t>Yes</w:t>
            </w:r>
          </w:p>
        </w:tc>
        <w:tc>
          <w:tcPr>
            <w:tcW w:w="1275" w:type="dxa"/>
          </w:tcPr>
          <w:p w:rsidR="00610C33" w:rsidRPr="0031099C" w:rsidRDefault="0016298B" w:rsidP="002D3329">
            <w:r w:rsidRPr="0031099C">
              <w:t>Yes</w:t>
            </w:r>
          </w:p>
        </w:tc>
      </w:tr>
      <w:tr w:rsidR="00525959" w:rsidRPr="0031099C" w:rsidTr="0016298B">
        <w:trPr>
          <w:divId w:val="1548566716"/>
          <w:trHeight w:val="161"/>
        </w:trPr>
        <w:tc>
          <w:tcPr>
            <w:tcW w:w="675" w:type="dxa"/>
          </w:tcPr>
          <w:p w:rsidR="00610C33" w:rsidRPr="0031099C" w:rsidRDefault="00610C33" w:rsidP="003162AB">
            <w:r w:rsidRPr="0031099C">
              <w:t>65</w:t>
            </w:r>
          </w:p>
        </w:tc>
        <w:tc>
          <w:tcPr>
            <w:tcW w:w="882" w:type="dxa"/>
          </w:tcPr>
          <w:p w:rsidR="00610C33" w:rsidRPr="0031099C" w:rsidRDefault="00610C33" w:rsidP="003162AB">
            <w:r w:rsidRPr="0031099C">
              <w:t>female</w:t>
            </w:r>
          </w:p>
        </w:tc>
        <w:tc>
          <w:tcPr>
            <w:tcW w:w="1258" w:type="dxa"/>
          </w:tcPr>
          <w:p w:rsidR="00610C33" w:rsidRPr="0031099C" w:rsidRDefault="00610C33" w:rsidP="003162AB">
            <w:proofErr w:type="spellStart"/>
            <w:r w:rsidRPr="0031099C">
              <w:t>dabigatran</w:t>
            </w:r>
            <w:proofErr w:type="spellEnd"/>
          </w:p>
        </w:tc>
        <w:tc>
          <w:tcPr>
            <w:tcW w:w="2538" w:type="dxa"/>
          </w:tcPr>
          <w:p w:rsidR="00610C33" w:rsidRPr="0031099C" w:rsidRDefault="0016298B" w:rsidP="002D3329">
            <w:r w:rsidRPr="0031099C">
              <w:t>£12,000/QALY</w:t>
            </w:r>
          </w:p>
        </w:tc>
        <w:tc>
          <w:tcPr>
            <w:tcW w:w="1418" w:type="dxa"/>
          </w:tcPr>
          <w:p w:rsidR="00610C33" w:rsidRPr="0031099C" w:rsidRDefault="0016298B" w:rsidP="002D3329">
            <w:r w:rsidRPr="0031099C">
              <w:t>Yes</w:t>
            </w:r>
          </w:p>
        </w:tc>
        <w:tc>
          <w:tcPr>
            <w:tcW w:w="1275" w:type="dxa"/>
          </w:tcPr>
          <w:p w:rsidR="00610C33" w:rsidRPr="0031099C" w:rsidRDefault="0016298B" w:rsidP="002D3329">
            <w:r w:rsidRPr="0031099C">
              <w:t>Yes</w:t>
            </w:r>
          </w:p>
        </w:tc>
      </w:tr>
    </w:tbl>
    <w:p w:rsidR="003162AB" w:rsidRPr="0031099C" w:rsidRDefault="003162AB" w:rsidP="003162AB">
      <w:pPr>
        <w:divId w:val="1548566716"/>
        <w:rPr>
          <w:lang w:val="en-GB"/>
        </w:rPr>
      </w:pPr>
    </w:p>
    <w:p w:rsidR="006E20FD" w:rsidRPr="0031099C" w:rsidRDefault="006E20FD" w:rsidP="003162AB">
      <w:pPr>
        <w:divId w:val="1548566716"/>
        <w:rPr>
          <w:lang w:val="en-GB"/>
        </w:rPr>
      </w:pPr>
    </w:p>
    <w:p w:rsidR="00EF4E89" w:rsidRDefault="00EF4E89">
      <w:pPr>
        <w:spacing w:line="276" w:lineRule="auto"/>
        <w:jc w:val="left"/>
        <w:rPr>
          <w:lang w:val="en-GB"/>
        </w:rPr>
        <w:sectPr w:rsidR="00EF4E89" w:rsidSect="00EF4E89">
          <w:pgSz w:w="11906" w:h="16838"/>
          <w:pgMar w:top="1440" w:right="1440" w:bottom="1440" w:left="1440" w:header="709" w:footer="709" w:gutter="0"/>
          <w:cols w:space="708"/>
          <w:docGrid w:linePitch="360"/>
        </w:sectPr>
      </w:pPr>
    </w:p>
    <w:p w:rsidR="006E20FD" w:rsidRDefault="006E20FD" w:rsidP="00EF4E89">
      <w:pPr>
        <w:pStyle w:val="Heading1"/>
        <w:numPr>
          <w:ilvl w:val="0"/>
          <w:numId w:val="0"/>
        </w:numPr>
        <w:divId w:val="1548566716"/>
        <w:rPr>
          <w:lang w:val="en-GB"/>
        </w:rPr>
      </w:pPr>
      <w:del w:id="128" w:author="Jon Minton" w:date="2013-09-05T21:22:00Z">
        <w:r w:rsidRPr="0031099C" w:rsidDel="00AD0F91">
          <w:rPr>
            <w:lang w:val="en-GB"/>
          </w:rPr>
          <w:lastRenderedPageBreak/>
          <w:delText>Appendix</w:delText>
        </w:r>
      </w:del>
      <w:ins w:id="129" w:author="Jon Minton" w:date="2013-09-05T21:22:00Z">
        <w:r w:rsidR="00AD0F91" w:rsidRPr="0031099C">
          <w:rPr>
            <w:lang w:val="en-GB"/>
          </w:rPr>
          <w:t>Append</w:t>
        </w:r>
        <w:r w:rsidR="00AD0F91">
          <w:rPr>
            <w:lang w:val="en-GB"/>
          </w:rPr>
          <w:t>ices</w:t>
        </w:r>
      </w:ins>
    </w:p>
    <w:p w:rsidR="00EF4E89" w:rsidRDefault="00C2196C" w:rsidP="00EF4E89">
      <w:pPr>
        <w:pStyle w:val="Heading2"/>
        <w:numPr>
          <w:ilvl w:val="0"/>
          <w:numId w:val="0"/>
        </w:numPr>
        <w:divId w:val="1548566716"/>
        <w:rPr>
          <w:lang w:val="en-GB"/>
        </w:rPr>
      </w:pPr>
      <w:r>
        <w:rPr>
          <w:lang w:val="en-GB"/>
        </w:rPr>
        <w:t xml:space="preserve">Appendix </w:t>
      </w:r>
      <w:r w:rsidR="00EF4E89">
        <w:rPr>
          <w:lang w:val="en-GB"/>
        </w:rPr>
        <w:t>A: Parameters used in model</w:t>
      </w:r>
    </w:p>
    <w:tbl>
      <w:tblPr>
        <w:tblStyle w:val="TableGrid"/>
        <w:tblW w:w="0" w:type="auto"/>
        <w:tblLook w:val="04A0" w:firstRow="1" w:lastRow="0" w:firstColumn="1" w:lastColumn="0" w:noHBand="0" w:noVBand="1"/>
      </w:tblPr>
      <w:tblGrid>
        <w:gridCol w:w="1951"/>
        <w:gridCol w:w="3497"/>
        <w:gridCol w:w="4299"/>
        <w:gridCol w:w="3969"/>
      </w:tblGrid>
      <w:tr w:rsidR="00EF4E89" w:rsidRPr="00532F44" w:rsidTr="00EF4E89">
        <w:trPr>
          <w:divId w:val="1548566716"/>
        </w:trPr>
        <w:tc>
          <w:tcPr>
            <w:tcW w:w="1951" w:type="dxa"/>
            <w:tcBorders>
              <w:top w:val="nil"/>
              <w:left w:val="nil"/>
            </w:tcBorders>
          </w:tcPr>
          <w:p w:rsidR="00EF4E89" w:rsidRPr="00532F44" w:rsidRDefault="00EF4E89" w:rsidP="00EF4E89"/>
        </w:tc>
        <w:tc>
          <w:tcPr>
            <w:tcW w:w="3497" w:type="dxa"/>
          </w:tcPr>
          <w:p w:rsidR="00EF4E89" w:rsidRPr="00532F44" w:rsidRDefault="00EF4E89" w:rsidP="00EF4E89">
            <w:pPr>
              <w:rPr>
                <w:b/>
              </w:rPr>
            </w:pPr>
            <w:r w:rsidRPr="00532F44">
              <w:rPr>
                <w:b/>
              </w:rPr>
              <w:t>Category</w:t>
            </w:r>
          </w:p>
        </w:tc>
        <w:tc>
          <w:tcPr>
            <w:tcW w:w="4299" w:type="dxa"/>
          </w:tcPr>
          <w:p w:rsidR="00EF4E89" w:rsidRPr="00532F44" w:rsidRDefault="00EF4E89" w:rsidP="00EF4E89">
            <w:pPr>
              <w:rPr>
                <w:b/>
              </w:rPr>
            </w:pPr>
            <w:r w:rsidRPr="00532F44">
              <w:rPr>
                <w:b/>
              </w:rPr>
              <w:t>Description</w:t>
            </w:r>
          </w:p>
        </w:tc>
        <w:tc>
          <w:tcPr>
            <w:tcW w:w="3969" w:type="dxa"/>
          </w:tcPr>
          <w:p w:rsidR="00EF4E89" w:rsidRPr="00532F44" w:rsidRDefault="00EF4E89" w:rsidP="00EF4E89">
            <w:pPr>
              <w:rPr>
                <w:b/>
              </w:rPr>
            </w:pPr>
            <w:r w:rsidRPr="00532F44">
              <w:rPr>
                <w:b/>
              </w:rPr>
              <w:t>References</w:t>
            </w:r>
          </w:p>
        </w:tc>
      </w:tr>
      <w:tr w:rsidR="00EF4E89" w:rsidRPr="00532F44" w:rsidTr="00EF4E89">
        <w:trPr>
          <w:divId w:val="1548566716"/>
          <w:trHeight w:val="288"/>
        </w:trPr>
        <w:tc>
          <w:tcPr>
            <w:tcW w:w="1951" w:type="dxa"/>
            <w:vMerge w:val="restart"/>
          </w:tcPr>
          <w:p w:rsidR="00EF4E89" w:rsidRPr="00532F44" w:rsidRDefault="00EF4E89" w:rsidP="00EF4E89">
            <w:pPr>
              <w:rPr>
                <w:b/>
              </w:rPr>
            </w:pPr>
            <w:r w:rsidRPr="00532F44">
              <w:rPr>
                <w:b/>
              </w:rPr>
              <w:t>Risks/Probabilities</w:t>
            </w:r>
          </w:p>
        </w:tc>
        <w:tc>
          <w:tcPr>
            <w:tcW w:w="3497" w:type="dxa"/>
          </w:tcPr>
          <w:p w:rsidR="00EF4E89" w:rsidRPr="00532F44" w:rsidRDefault="00EF4E89" w:rsidP="00EF4E89">
            <w:r w:rsidRPr="00532F44">
              <w:t>Death from other causes</w:t>
            </w:r>
          </w:p>
        </w:tc>
        <w:tc>
          <w:tcPr>
            <w:tcW w:w="4299" w:type="dxa"/>
          </w:tcPr>
          <w:p w:rsidR="00EF4E89" w:rsidRPr="00532F44" w:rsidRDefault="00EF4E89" w:rsidP="00EF4E89">
            <w:r w:rsidRPr="00532F44">
              <w:t>Nonparametric</w:t>
            </w:r>
          </w:p>
        </w:tc>
        <w:tc>
          <w:tcPr>
            <w:tcW w:w="3969" w:type="dxa"/>
          </w:tcPr>
          <w:p w:rsidR="00EF4E89" w:rsidRPr="00532F44" w:rsidRDefault="00EF4E89" w:rsidP="00EF4E89">
            <w:r w:rsidRPr="00532F44">
              <w:t xml:space="preserve">UK </w:t>
            </w:r>
            <w:proofErr w:type="spellStart"/>
            <w:r w:rsidRPr="00532F44">
              <w:t>Lifetables</w:t>
            </w:r>
            <w:proofErr w:type="spellEnd"/>
            <w:r w:rsidRPr="00532F44">
              <w:t xml:space="preserve">.  </w:t>
            </w:r>
            <w:r w:rsidRPr="00532F44">
              <w:fldChar w:fldCharType="begin" w:fldLock="1"/>
            </w:r>
            <w:r w:rsidR="0009181B">
              <w:instrText>ADDIN CSL_CITATION { "citationItems" : [ { "id" : "ITEM-1", "itemData" : { "author" : [ { "dropping-particle" : "", "family" : "ONS", "given" : "", "non-dropping-particle" : "", "parse-names" : false, "suffix" : "" } ], "id" : "ITEM-1", "issue" : "12 January", "issued" : { "date-parts" : [ [ "2011" ] ] }, "publisher" : "ONS", "publisher-place" : "Cardiff", "title" : "Interim Life Tables", "type" : "article", "volume" : "2012" }, "uris" : [ "http://www.mendeley.com/documents/?uuid=259139d0-3b10-43e3-97d9-041d472bd4a9" ] } ], "mendeley" : { "previouslyFormattedCitation" : "[18]" }, "properties" : { "noteIndex" : 0 }, "schema" : "https://github.com/citation-style-language/schema/raw/master/csl-citation.json" }</w:instrText>
            </w:r>
            <w:r w:rsidRPr="00532F44">
              <w:fldChar w:fldCharType="separate"/>
            </w:r>
            <w:r w:rsidR="0009181B" w:rsidRPr="0009181B">
              <w:rPr>
                <w:noProof/>
              </w:rPr>
              <w:t>[18]</w:t>
            </w:r>
            <w:r w:rsidRPr="00532F44">
              <w:fldChar w:fldCharType="end"/>
            </w:r>
          </w:p>
        </w:tc>
      </w:tr>
      <w:tr w:rsidR="00EF4E89" w:rsidRPr="00532F44" w:rsidTr="00EF4E89">
        <w:trPr>
          <w:divId w:val="1548566716"/>
          <w:trHeight w:val="964"/>
        </w:trPr>
        <w:tc>
          <w:tcPr>
            <w:tcW w:w="1951" w:type="dxa"/>
            <w:vMerge/>
          </w:tcPr>
          <w:p w:rsidR="00EF4E89" w:rsidRPr="00532F44" w:rsidRDefault="00EF4E89" w:rsidP="00EF4E89">
            <w:pPr>
              <w:rPr>
                <w:b/>
              </w:rPr>
            </w:pPr>
          </w:p>
        </w:tc>
        <w:tc>
          <w:tcPr>
            <w:tcW w:w="3497" w:type="dxa"/>
          </w:tcPr>
          <w:p w:rsidR="00EF4E89" w:rsidRPr="00532F44" w:rsidRDefault="00EF4E89" w:rsidP="008C662C">
            <w:r w:rsidRPr="00532F44">
              <w:t>Sensitivity and Specificity of TTE in detecting ABN</w:t>
            </w:r>
          </w:p>
        </w:tc>
        <w:tc>
          <w:tcPr>
            <w:tcW w:w="4299" w:type="dxa"/>
          </w:tcPr>
          <w:p w:rsidR="00EF4E89" w:rsidRPr="00532F44" w:rsidRDefault="00EF4E89" w:rsidP="00EF4E89">
            <w:r w:rsidRPr="00532F44">
              <w:t xml:space="preserve">Jointly estimated from </w:t>
            </w:r>
            <w:proofErr w:type="spellStart"/>
            <w:r w:rsidRPr="00532F44">
              <w:t>Dirichlet</w:t>
            </w:r>
            <w:proofErr w:type="spellEnd"/>
            <w:r w:rsidRPr="00532F44">
              <w:t xml:space="preserve"> distribution </w:t>
            </w:r>
          </w:p>
          <w:p w:rsidR="00EF4E89" w:rsidRPr="00532F44" w:rsidRDefault="00EF4E89" w:rsidP="00EF4E89">
            <w:r w:rsidRPr="00532F44">
              <w:t xml:space="preserve">(FN, TP, TN, FP) = </w:t>
            </w:r>
          </w:p>
          <w:p w:rsidR="00EF4E89" w:rsidRPr="00532F44" w:rsidRDefault="00EF4E89" w:rsidP="00EF4E89">
            <w:r w:rsidRPr="00532F44">
              <w:t>(5, 87, 83, 159)</w:t>
            </w:r>
          </w:p>
        </w:tc>
        <w:tc>
          <w:tcPr>
            <w:tcW w:w="3969" w:type="dxa"/>
          </w:tcPr>
          <w:p w:rsidR="00EF4E89" w:rsidRPr="00532F44" w:rsidRDefault="00EF4E89" w:rsidP="00EF4E89">
            <w:r w:rsidRPr="00532F44">
              <w:t xml:space="preserve">Table 2 of  </w:t>
            </w:r>
            <w:proofErr w:type="spellStart"/>
            <w:r w:rsidRPr="00532F44">
              <w:t>Providencia</w:t>
            </w:r>
            <w:proofErr w:type="spellEnd"/>
            <w:r w:rsidRPr="00532F44">
              <w:t xml:space="preserve"> et al 2012 </w:t>
            </w:r>
            <w:r w:rsidRPr="00532F44">
              <w:fldChar w:fldCharType="begin" w:fldLock="1"/>
            </w:r>
            <w:r w:rsidR="0009181B">
              <w:instrText>ADDIN CSL_CITATION { "citationItems" : [ { "id" : "ITEM-1", "itemData" : { "DOI" : "eur272 [pii]\n10.1093/europace/eur272", "ISBN" : "1532-2092 (Electronic)\n1099-5129 (Linking)", "PMID" : "21868410",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"dropping-particle" : "", "family" : "Providencia", "given" : "R", "non-dropping-particle" : "", "parse-names" : false, "suffix" : "" }, { "dropping-particle" : "", "family" : "Botelho", "given" : "A", "non-dropping-particle" : "", "parse-names" : false, "suffix" : "" }, { "dropping-particle" : "", "family" : "Trigo", "given" : "J", "non-dropping-particle" : "", "parse-names" : false, "suffix" : "" }, { "dropping-particle" : "", "family" : "Quintal", "given" : "N", "non-dropping-particle" : "", "parse-names" : false, "suffix" : "" }, { "dropping-particle" : "", "family" : "Nascimento", "given" : "J", "non-dropping-particle" : "", "parse-names" : false, "suffix" : "" }, { "dropping-particle" : "", "family" : "Mota", "given" : "P", "non-dropping-particle" : "", "parse-names" : false, "suffix" : "" }, { "dropping-particle" : "", "family" : "Leitao-Marques", "given" : "A", "non-dropping-particle" : "", "parse-names" : false, "suffix" : "" } ], "container-title" : "Europace", "edition" : "2011/08/27", "id" : "ITEM-1",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"[6]" }, "properties" : { "noteIndex" : 0 }, "schema" : "https://github.com/citation-style-language/schema/raw/master/csl-citation.json" }</w:instrText>
            </w:r>
            <w:r w:rsidRPr="00532F44">
              <w:fldChar w:fldCharType="separate"/>
            </w:r>
            <w:r w:rsidRPr="0009181B">
              <w:rPr>
                <w:noProof/>
              </w:rPr>
              <w:t>[6]</w:t>
            </w:r>
            <w:r w:rsidRPr="00532F44">
              <w:fldChar w:fldCharType="end"/>
            </w:r>
          </w:p>
        </w:tc>
      </w:tr>
      <w:tr w:rsidR="00EF4E89" w:rsidRPr="00532F44" w:rsidTr="00EF4E89">
        <w:trPr>
          <w:divId w:val="1548566716"/>
          <w:trHeight w:val="1073"/>
        </w:trPr>
        <w:tc>
          <w:tcPr>
            <w:tcW w:w="1951" w:type="dxa"/>
            <w:vMerge/>
          </w:tcPr>
          <w:p w:rsidR="00EF4E89" w:rsidRPr="00532F44" w:rsidRDefault="00EF4E89" w:rsidP="00EF4E89">
            <w:pPr>
              <w:rPr>
                <w:b/>
              </w:rPr>
            </w:pPr>
          </w:p>
        </w:tc>
        <w:tc>
          <w:tcPr>
            <w:tcW w:w="3497" w:type="dxa"/>
          </w:tcPr>
          <w:p w:rsidR="00EF4E89" w:rsidRPr="00532F44" w:rsidRDefault="00EF4E89" w:rsidP="008C662C">
            <w:r w:rsidRPr="00532F44">
              <w:t>Proportion of patients with ABN</w:t>
            </w:r>
          </w:p>
        </w:tc>
        <w:tc>
          <w:tcPr>
            <w:tcW w:w="4299" w:type="dxa"/>
          </w:tcPr>
          <w:p w:rsidR="00EF4E89" w:rsidRPr="00532F44" w:rsidRDefault="00EF4E89" w:rsidP="00EF4E89">
            <w:r w:rsidRPr="00532F44">
              <w:t>Beta(2.5, 22.5) for CHADS</w:t>
            </w:r>
            <w:r w:rsidRPr="00532F44">
              <w:rPr>
                <w:vertAlign w:val="subscript"/>
              </w:rPr>
              <w:t>2</w:t>
            </w:r>
          </w:p>
          <w:p w:rsidR="00EF4E89" w:rsidRPr="00532F44" w:rsidRDefault="00EF4E89" w:rsidP="00EF4E89">
            <w:pPr>
              <w:jc w:val="left"/>
            </w:pPr>
            <w:r w:rsidRPr="00532F44">
              <w:t>Beta(0.5, 11.5) for CHA</w:t>
            </w:r>
            <w:r w:rsidRPr="00532F44">
              <w:rPr>
                <w:vertAlign w:val="subscript"/>
              </w:rPr>
              <w:t>2</w:t>
            </w:r>
            <w:r w:rsidRPr="00532F44">
              <w:t>DS</w:t>
            </w:r>
            <w:r w:rsidRPr="00532F44">
              <w:rPr>
                <w:vertAlign w:val="subscript"/>
              </w:rPr>
              <w:t>2</w:t>
            </w:r>
            <w:r w:rsidRPr="00532F44">
              <w:t xml:space="preserve">-VASc </w:t>
            </w:r>
          </w:p>
          <w:p w:rsidR="00EF4E89" w:rsidRPr="00532F44" w:rsidRDefault="00EF4E89" w:rsidP="00EF4E89">
            <w:pPr>
              <w:jc w:val="left"/>
            </w:pPr>
            <w:r w:rsidRPr="00532F44">
              <w:t>(Both with prior of 0.5 added to both cell counts.)</w:t>
            </w:r>
          </w:p>
        </w:tc>
        <w:tc>
          <w:tcPr>
            <w:tcW w:w="3969" w:type="dxa"/>
          </w:tcPr>
          <w:p w:rsidR="00EF4E89" w:rsidRPr="00532F44" w:rsidRDefault="00EF4E89" w:rsidP="00EF4E89">
            <w:r w:rsidRPr="00532F44">
              <w:t xml:space="preserve">Table 2 of </w:t>
            </w:r>
            <w:proofErr w:type="spellStart"/>
            <w:r w:rsidRPr="00532F44">
              <w:t>Providencia</w:t>
            </w:r>
            <w:proofErr w:type="spellEnd"/>
            <w:r w:rsidRPr="00532F44">
              <w:t xml:space="preserve"> et al 2012 </w:t>
            </w:r>
            <w:r w:rsidRPr="00532F44">
              <w:fldChar w:fldCharType="begin" w:fldLock="1"/>
            </w:r>
            <w:r w:rsidR="0009181B">
              <w:instrText>ADDIN CSL_CITATION { "citationItems" : [ { "id" : "ITEM-1", "itemData" : { "DOI" : "eur272 [pii]\n10.1093/europace/eur272", "ISBN" : "1532-2092 (Electronic)\n1099-5129 (Linking)", "PMID" : "21868410",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"dropping-particle" : "", "family" : "Providencia", "given" : "R", "non-dropping-particle" : "", "parse-names" : false, "suffix" : "" }, { "dropping-particle" : "", "family" : "Botelho", "given" : "A", "non-dropping-particle" : "", "parse-names" : false, "suffix" : "" }, { "dropping-particle" : "", "family" : "Trigo", "given" : "J", "non-dropping-particle" : "", "parse-names" : false, "suffix" : "" }, { "dropping-particle" : "", "family" : "Quintal", "given" : "N", "non-dropping-particle" : "", "parse-names" : false, "suffix" : "" }, { "dropping-particle" : "", "family" : "Nascimento", "given" : "J", "non-dropping-particle" : "", "parse-names" : false, "suffix" : "" }, { "dropping-particle" : "", "family" : "Mota", "given" : "P", "non-dropping-particle" : "", "parse-names" : false, "suffix" : "" }, { "dropping-particle" : "", "family" : "Leitao-Marques", "given" : "A", "non-dropping-particle" : "", "parse-names" : false, "suffix" : "" } ], "container-title" : "Europace", "edition" : "2011/08/27", "id" : "ITEM-1",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"[6]" }, "properties" : { "noteIndex" : 0 }, "schema" : "https://github.com/citation-style-language/schema/raw/master/csl-citation.json" }</w:instrText>
            </w:r>
            <w:r w:rsidRPr="00532F44">
              <w:fldChar w:fldCharType="separate"/>
            </w:r>
            <w:r w:rsidRPr="0009181B">
              <w:rPr>
                <w:noProof/>
              </w:rPr>
              <w:t>[6]</w:t>
            </w:r>
            <w:r w:rsidRPr="00532F44">
              <w:fldChar w:fldCharType="end"/>
            </w:r>
          </w:p>
        </w:tc>
      </w:tr>
      <w:tr w:rsidR="00EF4E89" w:rsidRPr="00532F44" w:rsidTr="00EF4E89">
        <w:trPr>
          <w:divId w:val="1548566716"/>
          <w:trHeight w:val="253"/>
        </w:trPr>
        <w:tc>
          <w:tcPr>
            <w:tcW w:w="1951" w:type="dxa"/>
            <w:vMerge/>
          </w:tcPr>
          <w:p w:rsidR="00EF4E89" w:rsidRPr="00532F44" w:rsidRDefault="00EF4E89" w:rsidP="00EF4E89">
            <w:pPr>
              <w:rPr>
                <w:b/>
              </w:rPr>
            </w:pPr>
          </w:p>
        </w:tc>
        <w:tc>
          <w:tcPr>
            <w:tcW w:w="3497" w:type="dxa"/>
          </w:tcPr>
          <w:p w:rsidR="00EF4E89" w:rsidRPr="00532F44" w:rsidRDefault="00EF4E89" w:rsidP="00EF4E89">
            <w:r w:rsidRPr="00532F44">
              <w:t>Annual stroke risk by CHADS</w:t>
            </w:r>
            <w:r w:rsidRPr="00532F44">
              <w:rPr>
                <w:vertAlign w:val="subscript"/>
              </w:rPr>
              <w:t>2</w:t>
            </w:r>
            <w:r w:rsidRPr="00532F44">
              <w:t xml:space="preserve"> score</w:t>
            </w:r>
          </w:p>
        </w:tc>
        <w:tc>
          <w:tcPr>
            <w:tcW w:w="4299" w:type="dxa"/>
          </w:tcPr>
          <w:p w:rsidR="00EF4E89" w:rsidRDefault="00EF4E89" w:rsidP="00EF4E89">
            <w:pPr>
              <w:jc w:val="left"/>
            </w:pPr>
            <w:r>
              <w:t>Annual risks (95% Credible intervals) by CHADS</w:t>
            </w:r>
            <w:r w:rsidRPr="00CD6936">
              <w:rPr>
                <w:vertAlign w:val="subscript"/>
              </w:rPr>
              <w:t>2</w:t>
            </w:r>
            <w:r>
              <w:t xml:space="preserve"> were reported as follows: </w:t>
            </w:r>
          </w:p>
          <w:p w:rsidR="00EF4E89" w:rsidRDefault="00EF4E89" w:rsidP="00EF4E89">
            <w:pPr>
              <w:jc w:val="left"/>
            </w:pPr>
            <w:r>
              <w:t>0.6% (0.5% to 0.7%) for CHADS</w:t>
            </w:r>
            <w:r w:rsidRPr="00CD6936">
              <w:rPr>
                <w:vertAlign w:val="subscript"/>
              </w:rPr>
              <w:t>2</w:t>
            </w:r>
            <w:r>
              <w:t>=0</w:t>
            </w:r>
          </w:p>
          <w:p w:rsidR="00EF4E89" w:rsidRDefault="00EF4E89" w:rsidP="00EF4E89">
            <w:pPr>
              <w:jc w:val="left"/>
            </w:pPr>
            <w:r>
              <w:t>3.0% (2.9% to 3.2%) for CHADS</w:t>
            </w:r>
            <w:r w:rsidRPr="00CD6936">
              <w:rPr>
                <w:vertAlign w:val="subscript"/>
              </w:rPr>
              <w:t>2</w:t>
            </w:r>
            <w:r>
              <w:t>=1</w:t>
            </w:r>
          </w:p>
          <w:p w:rsidR="00EF4E89" w:rsidRDefault="00EF4E89" w:rsidP="00EF4E89">
            <w:pPr>
              <w:jc w:val="left"/>
            </w:pPr>
            <w:r>
              <w:t>4.2% (4.0% to 4.4%) for CHADS</w:t>
            </w:r>
            <w:r w:rsidRPr="00CD6936">
              <w:rPr>
                <w:vertAlign w:val="subscript"/>
              </w:rPr>
              <w:t>2</w:t>
            </w:r>
            <w:r>
              <w:t>=2</w:t>
            </w:r>
          </w:p>
          <w:p w:rsidR="00EF4E89" w:rsidRDefault="00EF4E89" w:rsidP="00EF4E89">
            <w:pPr>
              <w:jc w:val="left"/>
            </w:pPr>
            <w:r>
              <w:t>7.1% (6.7% to 7.5%) for CHADS</w:t>
            </w:r>
            <w:r w:rsidRPr="00CD6936">
              <w:rPr>
                <w:vertAlign w:val="subscript"/>
              </w:rPr>
              <w:t>2</w:t>
            </w:r>
            <w:r>
              <w:t>=3</w:t>
            </w:r>
          </w:p>
          <w:p w:rsidR="00EF4E89" w:rsidRPr="00532F44" w:rsidRDefault="00EF4E89" w:rsidP="00EF4E89">
            <w:pPr>
              <w:jc w:val="left"/>
            </w:pPr>
            <w:r>
              <w:t>11.1% (10.4% to 11.8%) for CHADS</w:t>
            </w:r>
            <w:r w:rsidRPr="00CD6936">
              <w:rPr>
                <w:vertAlign w:val="subscript"/>
              </w:rPr>
              <w:t>2</w:t>
            </w:r>
            <w:r>
              <w:t>=4</w:t>
            </w:r>
          </w:p>
        </w:tc>
        <w:tc>
          <w:tcPr>
            <w:tcW w:w="3969" w:type="dxa"/>
          </w:tcPr>
          <w:p w:rsidR="00EF4E89" w:rsidRPr="00532F44" w:rsidRDefault="00EF4E89" w:rsidP="00EF4E89">
            <w:proofErr w:type="spellStart"/>
            <w:r w:rsidRPr="00532F44">
              <w:t>Friberg</w:t>
            </w:r>
            <w:proofErr w:type="spellEnd"/>
            <w:r w:rsidRPr="00532F44">
              <w:t xml:space="preserve"> 2012</w:t>
            </w:r>
            <w:r w:rsidRPr="00532F44">
              <w:fldChar w:fldCharType="begin" w:fldLock="1"/>
            </w:r>
            <w:r w:rsidR="0009181B">
              <w:instrText>ADDIN CSL_CITATION { "citationItems" : [ { "id" : "ITEM-1", "itemData" : { "DOI" : "10.1093/eurheartj/ehr488", "ISSN" : "1522-9645", "PMID" : "22246443", "abstract" : "AimsThe impact of some risk factors for stroke and bleeding, and the value of stroke and bleeding risk scores, in atrial fibrillation (AF), has been debated, as clinical trial cohorts have not adequately tested these. Our objective was to investigate risk factors for stroke and bleeding in AF, and application of the new CHA(2)DS(2)-VASc and HAS-BLED schemes for stroke and bleeding risk assessments, respectively.Methods and resultsWe used the Swedish Atrial Fibrillation cohort study, a nationwide cohort study of 182 678 subjects with a diagnosis of AF at any Swedish hospital between 1 July 2005 and 31 December 2008, who were prospectively followed for an average of 1.5 years (260 000 years at risk). With the use of the National Swedish Drug Registry, all patients who used an oral anticoagulant anytime during follow-up were identified. Most of the analyses were made on a subset of 90 490 patients who never used anticoagulants. Risk factors for stroke, the composite thromboembolism endpoint (stroke, TIA, or systemic embolism), and bleeding, and the performance of published stroke and bleeding risk stratification schemes were investigated. On multivariable analysis, significant associations were found between the following 'new' risk factors and thromboembolic events; peripheral artery disease [hazard ratio (HR) 1.22 (95% CI 1.12-1.32)], 'vascular disease' [HR 1.14 (1.06-1.23)], prior myocardial infarction [HR 1.09 (1.03-1.15)], and female gender [HR 1.17 (1.11-1.22)]. Previous embolic events, intracranial haemorrhage (ICH), hypertension, diabetes, and renal failure were other independent predictors of the composite thromboembolism endpoint, while thyroid disease (or hyperthyroidism) was not an independent stroke risk factor. C-statistics for the composite thromboembolic endpoint with the CHADS(2) and CHA(2)DS(2)-VASc schemes were 0.66 (0.65-0.66) and 0.67 (0.67-0.68), respectively. On multivariable analysis, age, prior ischaemic stroke or thromboembolism, prior major bleeding events, and hypertension were significant predictors of ICH and major bleeding. Heart failure, diabetes, renal failure, liver disease, anaemia or platelet/coagulation defect, alcohol abuse, and cancer were other significant predictors for major bleeding, but not ICH. The ability for predicting ICH and major bleeding with both bleeding risk schemes (HEMORR(2)HAGES, HAS-BLED) were similar, with c-statistics of \u223c0.6.ConclusionSeveral independent risk factors (prior ICH, myocardial infarc\u2026", "author" : [ { "dropping-particle" : "", "family" : "Friberg", "given" : "Leif", "non-dropping-particle" : "", "parse-names" : false, "suffix" : "" }, { "dropping-particle" : "", "family" : "Rosenqvist", "given" : "M\u00e5rten", "non-dropping-particle" : "", "parse-names" : false, "suffix" : "" }, { "dropping-particle" : "", "family" : "Lip", "given" : "Gregory Y H", "non-dropping-particle" : "", "parse-names" : false, "suffix" : "" } ], "container-title" : "European heart journal", "id" : "ITEM-1", "issued" : { "date-parts" : [ [ "2012", "1", "13" ] ] }, "title" : "Evaluation of risk stratification schemes for ischaemic stroke and bleeding in 182 678 patients with atrial fibrillation: the Swedish Atrial Fibrillation cohort study.", "type" : "article-journal" }, "uris" : [ "http://www.mendeley.com/documents/?uuid=b760e15a-6020-47dc-be51-b4e110be21f8" ] } ], "mendeley" : { "previouslyFormattedCitation" : "[21]" }, "properties" : { "noteIndex" : 0 }, "schema" : "https://github.com/citation-style-language/schema/raw/master/csl-citation.json" }</w:instrText>
            </w:r>
            <w:r w:rsidRPr="00532F44">
              <w:fldChar w:fldCharType="separate"/>
            </w:r>
            <w:r w:rsidRPr="0009181B">
              <w:rPr>
                <w:noProof/>
              </w:rPr>
              <w:t>[21]</w:t>
            </w:r>
            <w:r w:rsidRPr="00532F44">
              <w:fldChar w:fldCharType="end"/>
            </w:r>
          </w:p>
        </w:tc>
      </w:tr>
      <w:tr w:rsidR="00EF4E89" w:rsidRPr="00532F44" w:rsidTr="00EF4E89">
        <w:trPr>
          <w:divId w:val="1548566716"/>
          <w:trHeight w:val="287"/>
        </w:trPr>
        <w:tc>
          <w:tcPr>
            <w:tcW w:w="1951" w:type="dxa"/>
            <w:vMerge/>
          </w:tcPr>
          <w:p w:rsidR="00EF4E89" w:rsidRPr="00532F44" w:rsidRDefault="00EF4E89" w:rsidP="00EF4E89">
            <w:pPr>
              <w:rPr>
                <w:b/>
              </w:rPr>
            </w:pPr>
          </w:p>
        </w:tc>
        <w:tc>
          <w:tcPr>
            <w:tcW w:w="3497" w:type="dxa"/>
          </w:tcPr>
          <w:p w:rsidR="00EF4E89" w:rsidRPr="00532F44" w:rsidRDefault="00EF4E89" w:rsidP="008C662C">
            <w:r w:rsidRPr="00532F44">
              <w:t xml:space="preserve">Annual stroke risk in those with ABN </w:t>
            </w:r>
          </w:p>
        </w:tc>
        <w:tc>
          <w:tcPr>
            <w:tcW w:w="4299" w:type="dxa"/>
          </w:tcPr>
          <w:p w:rsidR="00EF4E89" w:rsidRPr="00532F44" w:rsidRDefault="00EF4E89" w:rsidP="008C662C">
            <w:pPr>
              <w:jc w:val="left"/>
            </w:pPr>
            <w:r>
              <w:t xml:space="preserve">In the initial study four out of 50 patients with identified ABN had a stroke. This was used to produce a mean stroke rate of 8.0% and bootstrapped 95% </w:t>
            </w:r>
            <w:proofErr w:type="spellStart"/>
            <w:r>
              <w:t>CrIs</w:t>
            </w:r>
            <w:proofErr w:type="spellEnd"/>
            <w:r>
              <w:t xml:space="preserve"> of 7.2% to 8.2%</w:t>
            </w:r>
          </w:p>
        </w:tc>
        <w:tc>
          <w:tcPr>
            <w:tcW w:w="3969" w:type="dxa"/>
          </w:tcPr>
          <w:p w:rsidR="00EF4E89" w:rsidRPr="00532F44" w:rsidRDefault="00EF4E89" w:rsidP="00EF4E89">
            <w:r>
              <w:t>Stroke Prevention 1988</w:t>
            </w:r>
            <w:r w:rsidRPr="00532F44">
              <w:t xml:space="preserve"> </w:t>
            </w:r>
            <w:r w:rsidRPr="00532F44">
              <w:fldChar w:fldCharType="begin" w:fldLock="1"/>
            </w:r>
            <w:r w:rsidR="0009181B">
              <w:instrText>ADDIN CSL_CITATION { "citationItems" : [ { "id" : "ITEM-1", "itemData" : { "ISBN" : "0003-4819 (Print)\n0003-4819 (Linking)", "PMID" : "9537937", "abstract" : "BACKGROUND: Transesophageal echocardiography (TEE) visualizes potential sources of embolism in patients with atrial fibrillation, but the clinical significance of TEE findings has not been prospectively established. OBJECTIVE: To define TEE predictors of stroke in patients with atrial fibrillation and to examine response to antithrombotic therapy. DESIGN: Prospective correlation of TEE findings at study entry with subsequent ischemic stroke during 1.1-year mean follow-up of participants in a randomized trial. SETTING: 18 echocardiography laboratories. PATIENTS: 382 patients with atrial fibrillation at high risk for thromboembolism. INTERVENTION: Adjusted-dose warfarin (international normalized ratio, 2 to 3) or low-intensity warfarin (international normalized ratio, 1.2 to 1.5) plus aspirin (325 mg/d). MEASUREMENTS: Size of left atrium and left atrial appendage, flow velocity, spontaneous echocardiographic contrast, thrombus, and plaque on the aortic arch. RESULTS: 23 ischemic strokes occurred. In patients with dense spontaneous echocardiographic contrast (20%), the rate of stroke was 18.2% per year with combination therapy (2.9 times the rate in patients without this finding; P = 0.06) and 4.5% per year with adjusted-dose warfarin (P = 0.09 for rate reduction). Appendage thrombus, detected in 10% of patients, was associated with dense spontaneous echocardiographic contrast (P &lt; 0.001), was seen more frequently after 2 weeks of combination therapy (15%) than after 2 weeks of adjusted-dose warfarin (4%) (P = 0.004), and tripled the overall rate of stroke (P = 0.04). Patients with complex aortic plaque (35%) had a fourfold increased rate of stroke compared with plaque-free patients (P = 0.005); adjusted-dose warfarin decreased risk by 75% (P = 0.02). Dense spontaneous echocardiographic contrast and complex aortic plaque were independent of each other as predictors of thromboembolism. CONCLUSIONS: In high-risk patients with atrial fibrillation, subsequent rates of thromboembolism are correlated with dense spontaneous echocardiographic contrast, thrombus of the atrial appendage, and aortic plaque. Adjusted-dose warfarin reduces the rate of stroke among patients with dense contrast and complex plaque. In patients with atrial fibrillation, the pathogenesis of stroke is multifactorial, and warfarin seems effective for the diverse mechanisms.", "container-title" : "Ann Intern Med", "edition" : "1998/12/16", "id" : "ITEM-1", "issue" : "8", "issued" : { "date-parts" : [ [ "1998" ] ] }, "note" : "R01-NS-24224/NS/NINDS NIH HHS/United States\nR01-NS-33351/NS/NINDS NIH HHS/United States\nClinical Trial\nRandomized Controlled Trial\nResearch Support, U.S. Gov't, P.H.S.\nUnited states\nAnnals of internal medicine\nAnn Intern Med. 1998 Apr 15;128(8):639-47.", "page" : "639-647", "title" : "Transesophageal echocardiographic correlates of thromboembolism in high-risk patients with nonvalvular atrial fibrillation. The Stroke Prevention in Atrial Fibrillation Investigators Committee on Echocardiography", "type" : "article-journal", "volume" : "128" }, "uris" : [ "http://www.mendeley.com/documents/?uuid=968b0944-cf4e-4f23-91e7-760351b2bc71" ] } ], "mendeley" : { "previouslyFormattedCitation" : "[5]" }, "properties" : { "noteIndex" : 0 }, "schema" : "https://github.com/citation-style-language/schema/raw/master/csl-citation.json" }</w:instrText>
            </w:r>
            <w:r w:rsidRPr="00532F44">
              <w:fldChar w:fldCharType="separate"/>
            </w:r>
            <w:r w:rsidRPr="0009181B">
              <w:rPr>
                <w:noProof/>
              </w:rPr>
              <w:t>[5]</w:t>
            </w:r>
            <w:r w:rsidRPr="00532F44">
              <w:fldChar w:fldCharType="end"/>
            </w:r>
          </w:p>
        </w:tc>
      </w:tr>
      <w:tr w:rsidR="00EF4E89" w:rsidRPr="00532F44" w:rsidTr="00EF4E89">
        <w:trPr>
          <w:divId w:val="1548566716"/>
          <w:trHeight w:val="1317"/>
        </w:trPr>
        <w:tc>
          <w:tcPr>
            <w:tcW w:w="1951" w:type="dxa"/>
            <w:vMerge/>
          </w:tcPr>
          <w:p w:rsidR="00EF4E89" w:rsidRPr="00532F44" w:rsidRDefault="00EF4E89" w:rsidP="00EF4E89">
            <w:pPr>
              <w:rPr>
                <w:b/>
              </w:rPr>
            </w:pPr>
          </w:p>
        </w:tc>
        <w:tc>
          <w:tcPr>
            <w:tcW w:w="3497" w:type="dxa"/>
          </w:tcPr>
          <w:p w:rsidR="00EF4E89" w:rsidRPr="00532F44" w:rsidRDefault="00EF4E89" w:rsidP="00EF4E89">
            <w:r w:rsidRPr="00532F44">
              <w:t xml:space="preserve">Relative risk (RR) of stroke in patients receiving </w:t>
            </w:r>
            <w:proofErr w:type="spellStart"/>
            <w:r w:rsidRPr="00532F44">
              <w:t>dabigatran</w:t>
            </w:r>
            <w:proofErr w:type="spellEnd"/>
            <w:r>
              <w:t>.</w:t>
            </w:r>
          </w:p>
        </w:tc>
        <w:tc>
          <w:tcPr>
            <w:tcW w:w="4299" w:type="dxa"/>
          </w:tcPr>
          <w:p w:rsidR="00EF4E89" w:rsidRDefault="00EF4E89" w:rsidP="00EF4E89">
            <w:pPr>
              <w:jc w:val="left"/>
              <w:rPr>
                <w:lang w:val="en-GB"/>
              </w:rPr>
            </w:pPr>
            <w:r w:rsidRPr="00532F44">
              <w:t xml:space="preserve">Indirect comparison simulation </w:t>
            </w:r>
            <w:r w:rsidRPr="003A1166">
              <w:t>approach</w:t>
            </w:r>
            <w:r>
              <w:t>.</w:t>
            </w:r>
            <w:r w:rsidRPr="003A1166">
              <w:rPr>
                <w:rFonts w:ascii="Times New Roman" w:eastAsia="Times New Roman" w:hAnsi="Times New Roman"/>
                <w:sz w:val="22"/>
                <w:szCs w:val="22"/>
                <w:lang w:val="en-GB" w:eastAsia="en-GB"/>
              </w:rPr>
              <w:t xml:space="preserve"> </w:t>
            </w:r>
            <w:r>
              <w:rPr>
                <w:lang w:val="en-GB"/>
              </w:rPr>
              <w:t xml:space="preserve">One thousand </w:t>
            </w:r>
            <w:r w:rsidRPr="003A1166">
              <w:rPr>
                <w:lang w:val="en-GB"/>
              </w:rPr>
              <w:t xml:space="preserve">simulated values </w:t>
            </w:r>
            <w:r>
              <w:rPr>
                <w:lang w:val="en-GB"/>
              </w:rPr>
              <w:t xml:space="preserve">from a lognormal distribution representing the RR of warfarin compared with placebo were multiplied by 1000 simulated values from a lognormal distribution comparing </w:t>
            </w:r>
            <w:proofErr w:type="spellStart"/>
            <w:r>
              <w:rPr>
                <w:lang w:val="en-GB"/>
              </w:rPr>
              <w:t>dabigatran</w:t>
            </w:r>
            <w:proofErr w:type="spellEnd"/>
            <w:r>
              <w:rPr>
                <w:lang w:val="en-GB"/>
              </w:rPr>
              <w:t xml:space="preserve"> with warfarin, to produce 1000 estimates of the RR of </w:t>
            </w:r>
            <w:proofErr w:type="spellStart"/>
            <w:r>
              <w:rPr>
                <w:lang w:val="en-GB"/>
              </w:rPr>
              <w:t>dabigatran</w:t>
            </w:r>
            <w:proofErr w:type="spellEnd"/>
            <w:r>
              <w:rPr>
                <w:lang w:val="en-GB"/>
              </w:rPr>
              <w:t xml:space="preserve"> compared with placebo. Mean RRs and 95% CIs/</w:t>
            </w:r>
            <w:proofErr w:type="spellStart"/>
            <w:r>
              <w:rPr>
                <w:lang w:val="en-GB"/>
              </w:rPr>
              <w:t>CrIs</w:t>
            </w:r>
            <w:proofErr w:type="spellEnd"/>
            <w:r>
              <w:rPr>
                <w:lang w:val="en-GB"/>
              </w:rPr>
              <w:t xml:space="preserve"> are shown below: </w:t>
            </w:r>
          </w:p>
          <w:p w:rsidR="00EF4E89" w:rsidRDefault="00EF4E89" w:rsidP="00EF4E89">
            <w:pPr>
              <w:jc w:val="left"/>
              <w:rPr>
                <w:lang w:val="en-GB"/>
              </w:rPr>
            </w:pPr>
            <w:r>
              <w:rPr>
                <w:lang w:val="en-GB"/>
              </w:rPr>
              <w:t>Reported RR warfarin vs. placebo: 0.33 (0.24 to 0.45)</w:t>
            </w:r>
          </w:p>
          <w:p w:rsidR="00EF4E89" w:rsidRDefault="00EF4E89" w:rsidP="00EF4E89">
            <w:pPr>
              <w:jc w:val="left"/>
              <w:rPr>
                <w:lang w:val="en-GB"/>
              </w:rPr>
            </w:pPr>
            <w:r>
              <w:rPr>
                <w:lang w:val="en-GB"/>
              </w:rPr>
              <w:t xml:space="preserve">Reported RR </w:t>
            </w:r>
            <w:proofErr w:type="spellStart"/>
            <w:r>
              <w:rPr>
                <w:lang w:val="en-GB"/>
              </w:rPr>
              <w:t>dabigatran</w:t>
            </w:r>
            <w:proofErr w:type="spellEnd"/>
            <w:r>
              <w:rPr>
                <w:lang w:val="en-GB"/>
              </w:rPr>
              <w:t xml:space="preserve"> vs. warfarin: 0.66 (0.53 to 0.82)</w:t>
            </w:r>
          </w:p>
          <w:p w:rsidR="00EF4E89" w:rsidRPr="004C3BA6" w:rsidRDefault="00EF4E89" w:rsidP="00EF4E89">
            <w:pPr>
              <w:jc w:val="left"/>
              <w:rPr>
                <w:lang w:val="en-GB"/>
              </w:rPr>
            </w:pPr>
            <w:r>
              <w:rPr>
                <w:lang w:val="en-GB"/>
              </w:rPr>
              <w:t xml:space="preserve">Derived RR </w:t>
            </w:r>
            <w:proofErr w:type="spellStart"/>
            <w:r>
              <w:rPr>
                <w:lang w:val="en-GB"/>
              </w:rPr>
              <w:t>dabigatran</w:t>
            </w:r>
            <w:proofErr w:type="spellEnd"/>
            <w:r>
              <w:rPr>
                <w:lang w:val="en-GB"/>
              </w:rPr>
              <w:t xml:space="preserve"> vs. placebo: 0.22 (0.15 to 0.32)</w:t>
            </w:r>
          </w:p>
        </w:tc>
        <w:tc>
          <w:tcPr>
            <w:tcW w:w="3969" w:type="dxa"/>
          </w:tcPr>
          <w:p w:rsidR="00EF4E89" w:rsidRPr="00532F44" w:rsidRDefault="00EF4E89" w:rsidP="00EF4E89">
            <w:r w:rsidRPr="00532F44">
              <w:t xml:space="preserve">Lip et al 2006 for RR of warfarin compared with placebo </w:t>
            </w:r>
            <w:r w:rsidRPr="00532F44">
              <w:fldChar w:fldCharType="begin" w:fldLock="1"/>
            </w:r>
            <w:r w:rsidR="0009181B">
              <w:instrText>ADDIN CSL_CITATION { "citationItems" : [ { "id" : "ITEM-1", "itemData" : { "DOI" : "10.1016/j.thromres.2005.08.007", "ISSN" : "0049-3848", "PMID" : "16198396", "abstract" : "To compare the effectiveness of aspirin, warfarin, and ximelagatran as thromboprophylaxis in patients with non-valvular atrial fibrillation (NVAF).", "author" : [ { "dropping-particle" : "", "family" : "Lip", "given" : "Gregory Y H", "non-dropping-particle" : "", "parse-names" : false, "suffix" : "" }, { "dropping-particle" : "", "family" : "Edwards", "given" : "Steven J", "non-dropping-particle" : "", "parse-names" : false, "suffix" : "" } ], "container-title" : "Thrombosis research", "id" : "ITEM-1", "issue" : "3", "issued" : { "date-parts" : [ [ "2006", "1" ] ] }, "page" : "321-33", "title" : "Stroke prevention with aspirin, warfarin and ximelagatran in patients with non-valvular atrial fibrillation: a systematic review and meta-analysis.", "type" : "article-journal", "volume" : "118" }, "uris" : [ "http://www.mendeley.com/documents/?uuid=44a35ec8-9a44-4e09-b53d-e00b8d8fd08e" ] } ], "mendeley" : { "previouslyFormattedCitation" : "[22]" }, "properties" : { "noteIndex" : 0 }, "schema" : "https://github.com/citation-style-language/schema/raw/master/csl-citation.json" }</w:instrText>
            </w:r>
            <w:r w:rsidRPr="00532F44">
              <w:fldChar w:fldCharType="separate"/>
            </w:r>
            <w:r w:rsidRPr="0009181B">
              <w:rPr>
                <w:noProof/>
              </w:rPr>
              <w:t>[22]</w:t>
            </w:r>
            <w:r w:rsidRPr="00532F44">
              <w:fldChar w:fldCharType="end"/>
            </w:r>
          </w:p>
          <w:p w:rsidR="00EF4E89" w:rsidRPr="00532F44" w:rsidRDefault="00EF4E89" w:rsidP="00EF4E89">
            <w:proofErr w:type="spellStart"/>
            <w:r w:rsidRPr="00532F44">
              <w:t>Eikelboom</w:t>
            </w:r>
            <w:proofErr w:type="spellEnd"/>
            <w:r w:rsidRPr="00532F44">
              <w:t xml:space="preserve"> et al 2011 for RR of </w:t>
            </w:r>
            <w:proofErr w:type="spellStart"/>
            <w:r w:rsidRPr="00532F44">
              <w:t>dabigatran</w:t>
            </w:r>
            <w:proofErr w:type="spellEnd"/>
            <w:r w:rsidRPr="00532F44">
              <w:t xml:space="preserve"> compared with warfarin</w:t>
            </w:r>
            <w:r w:rsidRPr="00532F44">
              <w:fldChar w:fldCharType="begin" w:fldLock="1"/>
            </w:r>
            <w:r w:rsidR="0009181B">
              <w:instrText>ADDIN CSL_CITATION { "citationItems" : [ { "id" : "ITEM-1", "itemData" : { "DOI" : "CIRCULATIONAHA.110.004747 [pii]\n10.1161/CIRCULATIONAHA.110.004747", "ISBN" : "1524-4539 (Electronic)\n0009-7322 (Linking)", "PMID" : "21576658", "abstract" : "BACKGROUND: Dabigatran 150 and 110 mg twice a day and warfarin are effective for stroke prevention in atrial fibrillation. The purpose of this study was to compare their risks of bleeding in the Randomized Evaluation of Long-Term Anticoagulant Therapy (RE-LY) trial. METHODS AND RESULTS: The RE-LY trial randomized 18 113 patients to receive dabigatran 110 or 150 mg twice a day or warfarin dose adjusted to an international normalized ratio of 2.0 to 3.0 for a median follow-up of 2.0 years. Compared with warfarin, dabigatran 110 mg twice a day was associated with a lower risk of major bleeding (2.87% versus 3.57%; P=0.002), whereas dabigatran 150 mg twice a day was associated with a similar risk of major bleeding (3.31% versus 3.57%; P=0.32). There was a significant treatment-by-age interaction, such that dabigatran 110 mg twice a day compared with warfarin was associated with a lower risk of major bleeding in patients aged &lt;75 years (1.89% versus 3.04%; P&lt;0.001) and a similar risk in those aged &gt;/=75 years (4.43% versus 4.37%; P=0.89; P for interaction &lt;0.001), whereas dabigatran 150 mg twice a day compared with warfarin was associated with a lower risk of major bleeding in those aged &lt;75 years (2.12% versus 3.04%; P&lt;0.001) and a trend toward higher risk of major bleeding in those aged &gt;/=75 years (5.10% versus 4.37%; P=0.07; P for interaction &lt;0.001). The interaction with age was evident for extracranial bleeding, but not for intracranial bleeding, with the risk of the latter being consistently reduced with dabigatran compared with warfarin irrespective of age. CONCLUSIONS: In patients with atrial fibrillation at risk for stroke, both doses of dabigatran compared with warfarin have lower risks of both intracranial and extracranial bleeding in patients aged &lt;75 years. In those aged &gt;/=75 years, intracranial bleeding risk is lower but extracranial bleeding risk is similar or higher with both doses of dabigatran compared with warfarin. CLINICAL TRIAL REGISTRATION: http://www.clinicaltrials.gov. Unique identifier: NCT00262600.", "author" : [ { "dropping-particle" : "", "family" : "Eikelboom", "given" : "J W", "non-dropping-particle" : "", "parse-names" : false, "suffix" : "" }, { "dropping-particle" : "", "family" : "Wallentin", "given" : "L", "non-dropping-particle" : "", "parse-names" : false, "suffix" : "" }, { "dropping-particle" : "", "family" : "Connolly", "given" : "S J", "non-dropping-particle" : "", "parse-names" : false, "suffix" : "" }, { "dropping-particle" : "", "family" : "Ezekowitz", "given" : "M", "non-dropping-particle" : "", "parse-names" : false, "suffix" : "" }, { "dropping-particle" : "", "family" : "Healey", "given" : "J S", "non-dropping-particle" : "", "parse-names" : false, "suffix" : "" }, { "dropping-particle" : "", "family" : "Oldgren", "given" : "J", "non-dropping-particle" : "", "parse-names" : false, "suffix" : "" }, { "dropping-particle" : "", "family" : "Yang", "given" : "S", "non-dropping-particle" : "", "parse-names" : false, "suffix" : "" }, { "dropping-particle" : "", "family" : "Alings", "given" : "M", "non-dropping-particle" : "", "parse-names" : false, "suffix" : "" }, { "dropping-particle" : "", "family" : "Kaatz", "given" : "S", "non-dropping-particle" : "", "parse-names" : false, "suffix" : "" }, { "dropping-particle" : "", "family" : "Hohnloser", "given" : "S H", "non-dropping-particle" : "", "parse-names" : false, "suffix" : "" }, { "dropping-particle" : "", "family" : "Diener", "given" : "H C", "non-dropping-particle" : "", "parse-names" : false, "suffix" : "" }, { "dropping-particle" : "", "family" : "Franzosi", "given" : "M G", "non-dropping-particle" : "", "parse-names" : false, "suffix" : "" }, { "dropping-particle" : "", "family" : "Huber", "given" : "K", "non-dropping-particle" : "", "parse-names" : false, "suffix" : "" }, { "dropping-particle" : "", "family" : "Reilly", "given" : "P", "non-dropping-particle" : "", "parse-names" : false, "suffix" : "" }, { "dropping-particle" : "", "family" : "Varrone", "given" : "J", "non-dropping-particle" : "", "parse-names" : false, "suffix" : "" }, { "dropping-particle" : "", "family" : "Yusuf", "given" : "S", "non-dropping-particle" : "", "parse-names" : false, "suffix" : "" } ], "container-title" : "Circulation", "edition" : "2011/05/18", "id" : "ITEM-1", "issue" : "21", "issued" : { "date-parts" : [ [ "2011" ] ] }, "note" : "Eikelboom, John W\nWallentin, Lars\nConnolly, Stuart J\nEzekowitz, Mike\nHealey, Jeff S\nOldgren, Jonas\nYang, Sean\nAlings, Marco\nKaatz, Scott\nHohnloser, Stefan H\nDiener, Hans-Christoph\nFranzosi, Maria Grazia\nHuber, Kurt\nReilly, Paul\nVarrone, Jeanne\nYusuf, Salim\nComparative Study\nRandomized Controlled Trial\nResearch Support, Non-U.S. Gov't\nUnited States\nCirculation\nCirculation. 2011 May 31;123(21):2363-72. Epub 2011 May 16.", "page" : "2363-2372", "title" : "Risk of bleeding with 2 doses of dabigatran compared with warfarin in older and younger patients with atrial fibrillation: an analysis of the randomized evaluation of long-term anticoagulant therapy (RE-LY) trial", "type" : "article-journal", "volume" : "123" }, "uris" : [ "http://www.mendeley.com/documents/?uuid=7132dd64-ce8d-4895-9e83-f5e47e8838d6" ] } ], "mendeley" : { "previouslyFormattedCitation" : "[14]" }, "properties" : { "noteIndex" : 0 }, "schema" : "https://github.com/citation-style-language/schema/raw/master/csl-citation.json" }</w:instrText>
            </w:r>
            <w:r w:rsidRPr="00532F44">
              <w:fldChar w:fldCharType="separate"/>
            </w:r>
            <w:r w:rsidR="0009181B" w:rsidRPr="0009181B">
              <w:rPr>
                <w:noProof/>
              </w:rPr>
              <w:t>[14]</w:t>
            </w:r>
            <w:r w:rsidRPr="00532F44">
              <w:fldChar w:fldCharType="end"/>
            </w:r>
          </w:p>
        </w:tc>
      </w:tr>
      <w:tr w:rsidR="00EF4E89" w:rsidRPr="00532F44" w:rsidTr="00EF4E89">
        <w:trPr>
          <w:divId w:val="1548566716"/>
          <w:trHeight w:val="710"/>
        </w:trPr>
        <w:tc>
          <w:tcPr>
            <w:tcW w:w="1951" w:type="dxa"/>
            <w:vMerge/>
          </w:tcPr>
          <w:p w:rsidR="00EF4E89" w:rsidRPr="00532F44" w:rsidRDefault="00EF4E89" w:rsidP="00EF4E89">
            <w:pPr>
              <w:rPr>
                <w:b/>
              </w:rPr>
            </w:pPr>
          </w:p>
        </w:tc>
        <w:tc>
          <w:tcPr>
            <w:tcW w:w="3497" w:type="dxa"/>
          </w:tcPr>
          <w:p w:rsidR="00EF4E89" w:rsidRPr="00532F44" w:rsidRDefault="00EF4E89" w:rsidP="00EF4E89">
            <w:r w:rsidRPr="00532F44">
              <w:t xml:space="preserve">Annual major bleeding risk for patients receiving </w:t>
            </w:r>
            <w:proofErr w:type="spellStart"/>
            <w:r w:rsidRPr="00532F44">
              <w:t>dabigatran</w:t>
            </w:r>
            <w:proofErr w:type="spellEnd"/>
          </w:p>
        </w:tc>
        <w:tc>
          <w:tcPr>
            <w:tcW w:w="4299" w:type="dxa"/>
          </w:tcPr>
          <w:p w:rsidR="00EF4E89" w:rsidRDefault="00EF4E89" w:rsidP="00EF4E89">
            <w:pPr>
              <w:jc w:val="left"/>
            </w:pPr>
            <w:r w:rsidRPr="00532F44">
              <w:t>St</w:t>
            </w:r>
            <w:r>
              <w:t>r</w:t>
            </w:r>
            <w:r w:rsidRPr="00532F44">
              <w:t>atified by age. Credible interval calculated using simulation approach</w:t>
            </w:r>
            <w:r>
              <w:t xml:space="preserve">. Annual risk reported separately for people under 75 years, and people aged 75 years or older. Credible intervals were calculated by assuming sample sizes of 3618 for people aged </w:t>
            </w:r>
            <w:proofErr w:type="gramStart"/>
            <w:r>
              <w:t>under</w:t>
            </w:r>
            <w:proofErr w:type="gramEnd"/>
            <w:r>
              <w:t xml:space="preserve"> 75 years and 2419 for people aged 75 years or older, then sampling repeatedly and taking the values 2.5% and 97.5% of the way along the distributions. The central estimates </w:t>
            </w:r>
            <w:r>
              <w:lastRenderedPageBreak/>
              <w:t xml:space="preserve">(95% </w:t>
            </w:r>
            <w:proofErr w:type="spellStart"/>
            <w:r>
              <w:t>CrIs</w:t>
            </w:r>
            <w:proofErr w:type="spellEnd"/>
            <w:r>
              <w:t>) are as follows:</w:t>
            </w:r>
          </w:p>
          <w:p w:rsidR="00EF4E89" w:rsidRDefault="00EF4E89" w:rsidP="00EF4E89">
            <w:pPr>
              <w:jc w:val="left"/>
            </w:pPr>
            <w:r>
              <w:t>Under 75: 2.1% (1.7 to 2.6%)</w:t>
            </w:r>
          </w:p>
          <w:p w:rsidR="00EF4E89" w:rsidRPr="00532F44" w:rsidRDefault="00EF4E89" w:rsidP="00EF4E89">
            <w:pPr>
              <w:jc w:val="left"/>
            </w:pPr>
            <w:r>
              <w:t>75 and older: 5.1% (4.2% to 6.0%)</w:t>
            </w:r>
          </w:p>
        </w:tc>
        <w:tc>
          <w:tcPr>
            <w:tcW w:w="3969" w:type="dxa"/>
          </w:tcPr>
          <w:p w:rsidR="00EF4E89" w:rsidRPr="00532F44" w:rsidRDefault="00EF4E89" w:rsidP="00EF4E89">
            <w:proofErr w:type="spellStart"/>
            <w:r w:rsidRPr="00532F44">
              <w:lastRenderedPageBreak/>
              <w:t>Eikelboom</w:t>
            </w:r>
            <w:proofErr w:type="spellEnd"/>
            <w:r w:rsidRPr="00532F44">
              <w:t xml:space="preserve"> et al 2011 </w:t>
            </w:r>
            <w:r w:rsidRPr="00532F44">
              <w:fldChar w:fldCharType="begin" w:fldLock="1"/>
            </w:r>
            <w:r w:rsidR="0009181B">
              <w:instrText>ADDIN CSL_CITATION { "citationItems" : [ { "id" : "ITEM-1", "itemData" : { "DOI" : "CIRCULATIONAHA.110.004747 [pii]\n10.1161/CIRCULATIONAHA.110.004747", "ISBN" : "1524-4539 (Electronic)\n0009-7322 (Linking)", "PMID" : "21576658", "abstract" : "BACKGROUND: Dabigatran 150 and 110 mg twice a day and warfarin are effective for stroke prevention in atrial fibrillation. The purpose of this study was to compare their risks of bleeding in the Randomized Evaluation of Long-Term Anticoagulant Therapy (RE-LY) trial. METHODS AND RESULTS: The RE-LY trial randomized 18 113 patients to receive dabigatran 110 or 150 mg twice a day or warfarin dose adjusted to an international normalized ratio of 2.0 to 3.0 for a median follow-up of 2.0 years. Compared with warfarin, dabigatran 110 mg twice a day was associated with a lower risk of major bleeding (2.87% versus 3.57%; P=0.002), whereas dabigatran 150 mg twice a day was associated with a similar risk of major bleeding (3.31% versus 3.57%; P=0.32). There was a significant treatment-by-age interaction, such that dabigatran 110 mg twice a day compared with warfarin was associated with a lower risk of major bleeding in patients aged &lt;75 years (1.89% versus 3.04%; P&lt;0.001) and a similar risk in those aged &gt;/=75 years (4.43% versus 4.37%; P=0.89; P for interaction &lt;0.001), whereas dabigatran 150 mg twice a day compared with warfarin was associated with a lower risk of major bleeding in those aged &lt;75 years (2.12% versus 3.04%; P&lt;0.001) and a trend toward higher risk of major bleeding in those aged &gt;/=75 years (5.10% versus 4.37%; P=0.07; P for interaction &lt;0.001). The interaction with age was evident for extracranial bleeding, but not for intracranial bleeding, with the risk of the latter being consistently reduced with dabigatran compared with warfarin irrespective of age. CONCLUSIONS: In patients with atrial fibrillation at risk for stroke, both doses of dabigatran compared with warfarin have lower risks of both intracranial and extracranial bleeding in patients aged &lt;75 years. In those aged &gt;/=75 years, intracranial bleeding risk is lower but extracranial bleeding risk is similar or higher with both doses of dabigatran compared with warfarin. CLINICAL TRIAL REGISTRATION: http://www.clinicaltrials.gov. Unique identifier: NCT00262600.", "author" : [ { "dropping-particle" : "", "family" : "Eikelboom", "given" : "J W", "non-dropping-particle" : "", "parse-names" : false, "suffix" : "" }, { "dropping-particle" : "", "family" : "Wallentin", "given" : "L", "non-dropping-particle" : "", "parse-names" : false, "suffix" : "" }, { "dropping-particle" : "", "family" : "Connolly", "given" : "S J", "non-dropping-particle" : "", "parse-names" : false, "suffix" : "" }, { "dropping-particle" : "", "family" : "Ezekowitz", "given" : "M", "non-dropping-particle" : "", "parse-names" : false, "suffix" : "" }, { "dropping-particle" : "", "family" : "Healey", "given" : "J S", "non-dropping-particle" : "", "parse-names" : false, "suffix" : "" }, { "dropping-particle" : "", "family" : "Oldgren", "given" : "J", "non-dropping-particle" : "", "parse-names" : false, "suffix" : "" }, { "dropping-particle" : "", "family" : "Yang", "given" : "S", "non-dropping-particle" : "", "parse-names" : false, "suffix" : "" }, { "dropping-particle" : "", "family" : "Alings", "given" : "M", "non-dropping-particle" : "", "parse-names" : false, "suffix" : "" }, { "dropping-particle" : "", "family" : "Kaatz", "given" : "S", "non-dropping-particle" : "", "parse-names" : false, "suffix" : "" }, { "dropping-particle" : "", "family" : "Hohnloser", "given" : "S H", "non-dropping-particle" : "", "parse-names" : false, "suffix" : "" }, { "dropping-particle" : "", "family" : "Diener", "given" : "H C", "non-dropping-particle" : "", "parse-names" : false, "suffix" : "" }, { "dropping-particle" : "", "family" : "Franzosi", "given" : "M G", "non-dropping-particle" : "", "parse-names" : false, "suffix" : "" }, { "dropping-particle" : "", "family" : "Huber", "given" : "K", "non-dropping-particle" : "", "parse-names" : false, "suffix" : "" }, { "dropping-particle" : "", "family" : "Reilly", "given" : "P", "non-dropping-particle" : "", "parse-names" : false, "suffix" : "" }, { "dropping-particle" : "", "family" : "Varrone", "given" : "J", "non-dropping-particle" : "", "parse-names" : false, "suffix" : "" }, { "dropping-particle" : "", "family" : "Yusuf", "given" : "S", "non-dropping-particle" : "", "parse-names" : false, "suffix" : "" } ], "container-title" : "Circulation", "edition" : "2011/05/18", "id" : "ITEM-1", "issue" : "21", "issued" : { "date-parts" : [ [ "2011" ] ] }, "note" : "Eikelboom, John W\nWallentin, Lars\nConnolly, Stuart J\nEzekowitz, Mike\nHealey, Jeff S\nOldgren, Jonas\nYang, Sean\nAlings, Marco\nKaatz, Scott\nHohnloser, Stefan H\nDiener, Hans-Christoph\nFranzosi, Maria Grazia\nHuber, Kurt\nReilly, Paul\nVarrone, Jeanne\nYusuf, Salim\nComparative Study\nRandomized Controlled Trial\nResearch Support, Non-U.S. Gov't\nUnited States\nCirculation\nCirculation. 2011 May 31;123(21):2363-72. Epub 2011 May 16.", "page" : "2363-2372", "title" : "Risk of bleeding with 2 doses of dabigatran compared with warfarin in older and younger patients with atrial fibrillation: an analysis of the randomized evaluation of long-term anticoagulant therapy (RE-LY) trial", "type" : "article-journal", "volume" : "123" }, "uris" : [ "http://www.mendeley.com/documents/?uuid=7132dd64-ce8d-4895-9e83-f5e47e8838d6" ] } ], "mendeley" : { "previouslyFormattedCitation" : "[14]" }, "properties" : { "noteIndex" : 0 }, "schema" : "https://github.com/citation-style-language/schema/raw/master/csl-citation.json" }</w:instrText>
            </w:r>
            <w:r w:rsidRPr="00532F44">
              <w:fldChar w:fldCharType="separate"/>
            </w:r>
            <w:r w:rsidR="0009181B" w:rsidRPr="0009181B">
              <w:rPr>
                <w:noProof/>
              </w:rPr>
              <w:t>[14]</w:t>
            </w:r>
            <w:r w:rsidRPr="00532F44">
              <w:fldChar w:fldCharType="end"/>
            </w:r>
          </w:p>
        </w:tc>
      </w:tr>
      <w:tr w:rsidR="00EF4E89" w:rsidRPr="00532F44" w:rsidTr="00EF4E89">
        <w:trPr>
          <w:divId w:val="1548566716"/>
          <w:trHeight w:val="679"/>
        </w:trPr>
        <w:tc>
          <w:tcPr>
            <w:tcW w:w="1951" w:type="dxa"/>
            <w:vMerge/>
          </w:tcPr>
          <w:p w:rsidR="00EF4E89" w:rsidRPr="00532F44" w:rsidRDefault="00EF4E89" w:rsidP="00EF4E89">
            <w:pPr>
              <w:rPr>
                <w:b/>
              </w:rPr>
            </w:pPr>
          </w:p>
        </w:tc>
        <w:tc>
          <w:tcPr>
            <w:tcW w:w="3497" w:type="dxa"/>
          </w:tcPr>
          <w:p w:rsidR="00EF4E89" w:rsidRPr="00532F44" w:rsidRDefault="00EF4E89" w:rsidP="00EF4E89">
            <w:r>
              <w:t>Relative risk (RR) of stroke in patients receiving warfarin</w:t>
            </w:r>
          </w:p>
        </w:tc>
        <w:tc>
          <w:tcPr>
            <w:tcW w:w="4299" w:type="dxa"/>
          </w:tcPr>
          <w:p w:rsidR="00EF4E89" w:rsidRPr="004C3BA6" w:rsidRDefault="00EF4E89" w:rsidP="00EF4E89">
            <w:pPr>
              <w:jc w:val="left"/>
              <w:rPr>
                <w:lang w:val="en-GB"/>
              </w:rPr>
            </w:pPr>
            <w:r>
              <w:rPr>
                <w:lang w:val="en-GB"/>
              </w:rPr>
              <w:t>Reported RR warfarin vs. placebo: 0.33 (0.24 to 0.45)</w:t>
            </w:r>
          </w:p>
        </w:tc>
        <w:tc>
          <w:tcPr>
            <w:tcW w:w="3969" w:type="dxa"/>
          </w:tcPr>
          <w:p w:rsidR="00EF4E89" w:rsidRPr="00532F44" w:rsidRDefault="00EF4E89" w:rsidP="00EF4E89">
            <w:r w:rsidRPr="00532F44">
              <w:t xml:space="preserve">Lip et al 2006 </w:t>
            </w:r>
            <w:r w:rsidRPr="00532F44">
              <w:fldChar w:fldCharType="begin" w:fldLock="1"/>
            </w:r>
            <w:r w:rsidR="0009181B">
              <w:instrText>ADDIN CSL_CITATION { "citationItems" : [ { "id" : "ITEM-1", "itemData" : { "DOI" : "10.1016/j.thromres.2005.08.007", "ISSN" : "0049-3848", "PMID" : "16198396", "abstract" : "To compare the effectiveness of aspirin, warfarin, and ximelagatran as thromboprophylaxis in patients with non-valvular atrial fibrillation (NVAF).", "author" : [ { "dropping-particle" : "", "family" : "Lip", "given" : "Gregory Y H", "non-dropping-particle" : "", "parse-names" : false, "suffix" : "" }, { "dropping-particle" : "", "family" : "Edwards", "given" : "Steven J", "non-dropping-particle" : "", "parse-names" : false, "suffix" : "" } ], "container-title" : "Thrombosis research", "id" : "ITEM-1", "issue" : "3", "issued" : { "date-parts" : [ [ "2006", "1" ] ] }, "page" : "321-33", "title" : "Stroke prevention with aspirin, warfarin and ximelagatran in patients with non-valvular atrial fibrillation: a systematic review and meta-analysis.", "type" : "article-journal", "volume" : "118" }, "uris" : [ "http://www.mendeley.com/documents/?uuid=44a35ec8-9a44-4e09-b53d-e00b8d8fd08e" ] } ], "mendeley" : { "previouslyFormattedCitation" : "[22]" }, "properties" : { "noteIndex" : 0 }, "schema" : "https://github.com/citation-style-language/schema/raw/master/csl-citation.json" }</w:instrText>
            </w:r>
            <w:r w:rsidRPr="00532F44">
              <w:fldChar w:fldCharType="separate"/>
            </w:r>
            <w:r w:rsidRPr="0009181B">
              <w:rPr>
                <w:noProof/>
              </w:rPr>
              <w:t>[22]</w:t>
            </w:r>
            <w:r w:rsidRPr="00532F44">
              <w:fldChar w:fldCharType="end"/>
            </w:r>
          </w:p>
        </w:tc>
      </w:tr>
      <w:tr w:rsidR="00EF4E89" w:rsidRPr="00532F44" w:rsidTr="00EF4E89">
        <w:trPr>
          <w:divId w:val="1548566716"/>
          <w:trHeight w:val="679"/>
        </w:trPr>
        <w:tc>
          <w:tcPr>
            <w:tcW w:w="1951" w:type="dxa"/>
            <w:vMerge/>
          </w:tcPr>
          <w:p w:rsidR="00EF4E89" w:rsidRPr="00532F44" w:rsidRDefault="00EF4E89" w:rsidP="00EF4E89">
            <w:pPr>
              <w:rPr>
                <w:b/>
              </w:rPr>
            </w:pPr>
          </w:p>
        </w:tc>
        <w:tc>
          <w:tcPr>
            <w:tcW w:w="3497" w:type="dxa"/>
          </w:tcPr>
          <w:p w:rsidR="00EF4E89" w:rsidRPr="00532F44" w:rsidRDefault="00EF4E89" w:rsidP="00EF4E89">
            <w:r>
              <w:t>Annual major bleeding risk for patients receiving warfarin</w:t>
            </w:r>
          </w:p>
        </w:tc>
        <w:tc>
          <w:tcPr>
            <w:tcW w:w="4299" w:type="dxa"/>
          </w:tcPr>
          <w:p w:rsidR="00EF4E89" w:rsidRDefault="00EF4E89" w:rsidP="00EF4E89">
            <w:pPr>
              <w:jc w:val="left"/>
            </w:pPr>
            <w:r w:rsidRPr="00532F44">
              <w:t>St</w:t>
            </w:r>
            <w:r>
              <w:t>r</w:t>
            </w:r>
            <w:r w:rsidRPr="00532F44">
              <w:t>atified by age. Credible interval calculated using simulation approach</w:t>
            </w:r>
            <w:r>
              <w:t xml:space="preserve">. Annual risk reported separately for people under 75 years, and people aged 75 years or older. Credible intervals were calculated by assuming sample sizes of 3618 for people aged </w:t>
            </w:r>
            <w:proofErr w:type="gramStart"/>
            <w:r>
              <w:t>under</w:t>
            </w:r>
            <w:proofErr w:type="gramEnd"/>
            <w:r>
              <w:t xml:space="preserve"> 75 years and 2419 for people aged 75 years or older, then sampling repeatedly and taking the values 2.5% and 97.5% of the way along the distributions. The central estimates (95% </w:t>
            </w:r>
            <w:proofErr w:type="spellStart"/>
            <w:r>
              <w:t>CrIs</w:t>
            </w:r>
            <w:proofErr w:type="spellEnd"/>
            <w:r>
              <w:t>) are as follows:</w:t>
            </w:r>
          </w:p>
          <w:p w:rsidR="00EF4E89" w:rsidRDefault="00EF4E89" w:rsidP="00EF4E89">
            <w:pPr>
              <w:jc w:val="left"/>
            </w:pPr>
            <w:r>
              <w:t>Under 75: 3.4% (2.5 to 3.6%)</w:t>
            </w:r>
          </w:p>
          <w:p w:rsidR="00EF4E89" w:rsidRPr="00532F44" w:rsidRDefault="00EF4E89" w:rsidP="00EF4E89">
            <w:pPr>
              <w:jc w:val="left"/>
            </w:pPr>
            <w:r>
              <w:t>75 and older: 4.4% (3.6% to 5.2%)</w:t>
            </w:r>
          </w:p>
        </w:tc>
        <w:tc>
          <w:tcPr>
            <w:tcW w:w="3969" w:type="dxa"/>
          </w:tcPr>
          <w:p w:rsidR="00EF4E89" w:rsidRPr="00532F44" w:rsidRDefault="00EF4E89" w:rsidP="00EF4E89">
            <w:proofErr w:type="spellStart"/>
            <w:r w:rsidRPr="00532F44">
              <w:t>Eikelboom</w:t>
            </w:r>
            <w:proofErr w:type="spellEnd"/>
            <w:r w:rsidRPr="00532F44">
              <w:t xml:space="preserve"> et al 2011 </w:t>
            </w:r>
            <w:r w:rsidRPr="00532F44">
              <w:fldChar w:fldCharType="begin" w:fldLock="1"/>
            </w:r>
            <w:r w:rsidR="0009181B">
              <w:instrText>ADDIN CSL_CITATION { "citationItems" : [ { "id" : "ITEM-1", "itemData" : { "DOI" : "CIRCULATIONAHA.110.004747 [pii]\n10.1161/CIRCULATIONAHA.110.004747", "ISBN" : "1524-4539 (Electronic)\n0009-7322 (Linking)", "PMID" : "21576658", "abstract" : "BACKGROUND: Dabigatran 150 and 110 mg twice a day and warfarin are effective for stroke prevention in atrial fibrillation. The purpose of this study was to compare their risks of bleeding in the Randomized Evaluation of Long-Term Anticoagulant Therapy (RE-LY) trial. METHODS AND RESULTS: The RE-LY trial randomized 18 113 patients to receive dabigatran 110 or 150 mg twice a day or warfarin dose adjusted to an international normalized ratio of 2.0 to 3.0 for a median follow-up of 2.0 years. Compared with warfarin, dabigatran 110 mg twice a day was associated with a lower risk of major bleeding (2.87% versus 3.57%; P=0.002), whereas dabigatran 150 mg twice a day was associated with a similar risk of major bleeding (3.31% versus 3.57%; P=0.32). There was a significant treatment-by-age interaction, such that dabigatran 110 mg twice a day compared with warfarin was associated with a lower risk of major bleeding in patients aged &lt;75 years (1.89% versus 3.04%; P&lt;0.001) and a similar risk in those aged &gt;/=75 years (4.43% versus 4.37%; P=0.89; P for interaction &lt;0.001), whereas dabigatran 150 mg twice a day compared with warfarin was associated with a lower risk of major bleeding in those aged &lt;75 years (2.12% versus 3.04%; P&lt;0.001) and a trend toward higher risk of major bleeding in those aged &gt;/=75 years (5.10% versus 4.37%; P=0.07; P for interaction &lt;0.001). The interaction with age was evident for extracranial bleeding, but not for intracranial bleeding, with the risk of the latter being consistently reduced with dabigatran compared with warfarin irrespective of age. CONCLUSIONS: In patients with atrial fibrillation at risk for stroke, both doses of dabigatran compared with warfarin have lower risks of both intracranial and extracranial bleeding in patients aged &lt;75 years. In those aged &gt;/=75 years, intracranial bleeding risk is lower but extracranial bleeding risk is similar or higher with both doses of dabigatran compared with warfarin. CLINICAL TRIAL REGISTRATION: http://www.clinicaltrials.gov. Unique identifier: NCT00262600.", "author" : [ { "dropping-particle" : "", "family" : "Eikelboom", "given" : "J W", "non-dropping-particle" : "", "parse-names" : false, "suffix" : "" }, { "dropping-particle" : "", "family" : "Wallentin", "given" : "L", "non-dropping-particle" : "", "parse-names" : false, "suffix" : "" }, { "dropping-particle" : "", "family" : "Connolly", "given" : "S J", "non-dropping-particle" : "", "parse-names" : false, "suffix" : "" }, { "dropping-particle" : "", "family" : "Ezekowitz", "given" : "M", "non-dropping-particle" : "", "parse-names" : false, "suffix" : "" }, { "dropping-particle" : "", "family" : "Healey", "given" : "J S", "non-dropping-particle" : "", "parse-names" : false, "suffix" : "" }, { "dropping-particle" : "", "family" : "Oldgren", "given" : "J", "non-dropping-particle" : "", "parse-names" : false, "suffix" : "" }, { "dropping-particle" : "", "family" : "Yang", "given" : "S", "non-dropping-particle" : "", "parse-names" : false, "suffix" : "" }, { "dropping-particle" : "", "family" : "Alings", "given" : "M", "non-dropping-particle" : "", "parse-names" : false, "suffix" : "" }, { "dropping-particle" : "", "family" : "Kaatz", "given" : "S", "non-dropping-particle" : "", "parse-names" : false, "suffix" : "" }, { "dropping-particle" : "", "family" : "Hohnloser", "given" : "S H", "non-dropping-particle" : "", "parse-names" : false, "suffix" : "" }, { "dropping-particle" : "", "family" : "Diener", "given" : "H C", "non-dropping-particle" : "", "parse-names" : false, "suffix" : "" }, { "dropping-particle" : "", "family" : "Franzosi", "given" : "M G", "non-dropping-particle" : "", "parse-names" : false, "suffix" : "" }, { "dropping-particle" : "", "family" : "Huber", "given" : "K", "non-dropping-particle" : "", "parse-names" : false, "suffix" : "" }, { "dropping-particle" : "", "family" : "Reilly", "given" : "P", "non-dropping-particle" : "", "parse-names" : false, "suffix" : "" }, { "dropping-particle" : "", "family" : "Varrone", "given" : "J", "non-dropping-particle" : "", "parse-names" : false, "suffix" : "" }, { "dropping-particle" : "", "family" : "Yusuf", "given" : "S", "non-dropping-particle" : "", "parse-names" : false, "suffix" : "" } ], "container-title" : "Circulation", "edition" : "2011/05/18", "id" : "ITEM-1", "issue" : "21", "issued" : { "date-parts" : [ [ "2011" ] ] }, "note" : "Eikelboom, John W\nWallentin, Lars\nConnolly, Stuart J\nEzekowitz, Mike\nHealey, Jeff S\nOldgren, Jonas\nYang, Sean\nAlings, Marco\nKaatz, Scott\nHohnloser, Stefan H\nDiener, Hans-Christoph\nFranzosi, Maria Grazia\nHuber, Kurt\nReilly, Paul\nVarrone, Jeanne\nYusuf, Salim\nComparative Study\nRandomized Controlled Trial\nResearch Support, Non-U.S. Gov't\nUnited States\nCirculation\nCirculation. 2011 May 31;123(21):2363-72. Epub 2011 May 16.", "page" : "2363-2372", "title" : "Risk of bleeding with 2 doses of dabigatran compared with warfarin in older and younger patients with atrial fibrillation: an analysis of the randomized evaluation of long-term anticoagulant therapy (RE-LY) trial", "type" : "article-journal", "volume" : "123" }, "uris" : [ "http://www.mendeley.com/documents/?uuid=7132dd64-ce8d-4895-9e83-f5e47e8838d6" ] } ], "mendeley" : { "previouslyFormattedCitation" : "[14]" }, "properties" : { "noteIndex" : 0 }, "schema" : "https://github.com/citation-style-language/schema/raw/master/csl-citation.json" }</w:instrText>
            </w:r>
            <w:r w:rsidRPr="00532F44">
              <w:fldChar w:fldCharType="separate"/>
            </w:r>
            <w:r w:rsidR="0009181B" w:rsidRPr="0009181B">
              <w:rPr>
                <w:noProof/>
              </w:rPr>
              <w:t>[14]</w:t>
            </w:r>
            <w:r w:rsidRPr="00532F44">
              <w:fldChar w:fldCharType="end"/>
            </w:r>
          </w:p>
        </w:tc>
      </w:tr>
      <w:tr w:rsidR="00EF4E89" w:rsidRPr="00532F44" w:rsidTr="00EF4E89">
        <w:trPr>
          <w:divId w:val="1548566716"/>
          <w:trHeight w:val="679"/>
        </w:trPr>
        <w:tc>
          <w:tcPr>
            <w:tcW w:w="1951" w:type="dxa"/>
            <w:vMerge/>
          </w:tcPr>
          <w:p w:rsidR="00EF4E89" w:rsidRPr="00532F44" w:rsidRDefault="00EF4E89" w:rsidP="00EF4E89">
            <w:pPr>
              <w:rPr>
                <w:b/>
              </w:rPr>
            </w:pPr>
          </w:p>
        </w:tc>
        <w:tc>
          <w:tcPr>
            <w:tcW w:w="3497" w:type="dxa"/>
          </w:tcPr>
          <w:p w:rsidR="00EF4E89" w:rsidRDefault="00EF4E89" w:rsidP="00EF4E89">
            <w:r>
              <w:t xml:space="preserve">Relative risk (RR) of stroke in patients receiving </w:t>
            </w:r>
            <w:proofErr w:type="spellStart"/>
            <w:r>
              <w:t>rivaroxaban</w:t>
            </w:r>
            <w:proofErr w:type="spellEnd"/>
          </w:p>
        </w:tc>
        <w:tc>
          <w:tcPr>
            <w:tcW w:w="4299" w:type="dxa"/>
          </w:tcPr>
          <w:p w:rsidR="00EF4E89" w:rsidRDefault="00EF4E89" w:rsidP="00EF4E89">
            <w:pPr>
              <w:jc w:val="left"/>
              <w:rPr>
                <w:lang w:val="en-GB"/>
              </w:rPr>
            </w:pPr>
            <w:r w:rsidRPr="00532F44">
              <w:t xml:space="preserve">Indirect comparison simulation </w:t>
            </w:r>
            <w:r w:rsidRPr="003A1166">
              <w:t>approach</w:t>
            </w:r>
            <w:r>
              <w:t>.</w:t>
            </w:r>
            <w:r w:rsidRPr="003A1166">
              <w:rPr>
                <w:rFonts w:ascii="Times New Roman" w:eastAsia="Times New Roman" w:hAnsi="Times New Roman"/>
                <w:sz w:val="22"/>
                <w:szCs w:val="22"/>
                <w:lang w:val="en-GB" w:eastAsia="en-GB"/>
              </w:rPr>
              <w:t xml:space="preserve"> </w:t>
            </w:r>
            <w:r>
              <w:rPr>
                <w:lang w:val="en-GB"/>
              </w:rPr>
              <w:t xml:space="preserve">One thousand </w:t>
            </w:r>
            <w:r w:rsidRPr="003A1166">
              <w:rPr>
                <w:lang w:val="en-GB"/>
              </w:rPr>
              <w:t xml:space="preserve">simulated values </w:t>
            </w:r>
            <w:r>
              <w:rPr>
                <w:lang w:val="en-GB"/>
              </w:rPr>
              <w:t xml:space="preserve">from a lognormal distribution representing the RR of warfarin compared with placebo were multiplied by 1000 simulated values from a lognormal distribution comparing </w:t>
            </w:r>
            <w:proofErr w:type="spellStart"/>
            <w:r>
              <w:rPr>
                <w:lang w:val="en-GB"/>
              </w:rPr>
              <w:t>dabigatran</w:t>
            </w:r>
            <w:proofErr w:type="spellEnd"/>
            <w:r>
              <w:rPr>
                <w:lang w:val="en-GB"/>
              </w:rPr>
              <w:t xml:space="preserve"> with warfarin, to produce 1000 estimates of the RR of </w:t>
            </w:r>
            <w:proofErr w:type="spellStart"/>
            <w:r>
              <w:rPr>
                <w:lang w:val="en-GB"/>
              </w:rPr>
              <w:t>dabigatran</w:t>
            </w:r>
            <w:proofErr w:type="spellEnd"/>
            <w:r>
              <w:rPr>
                <w:lang w:val="en-GB"/>
              </w:rPr>
              <w:t xml:space="preserve"> compared </w:t>
            </w:r>
            <w:r>
              <w:rPr>
                <w:lang w:val="en-GB"/>
              </w:rPr>
              <w:lastRenderedPageBreak/>
              <w:t>with placebo. Mean RRs and 95% CIs/</w:t>
            </w:r>
            <w:proofErr w:type="spellStart"/>
            <w:r>
              <w:rPr>
                <w:lang w:val="en-GB"/>
              </w:rPr>
              <w:t>CrIs</w:t>
            </w:r>
            <w:proofErr w:type="spellEnd"/>
            <w:r>
              <w:rPr>
                <w:lang w:val="en-GB"/>
              </w:rPr>
              <w:t xml:space="preserve"> are shown below: </w:t>
            </w:r>
          </w:p>
          <w:p w:rsidR="00EF4E89" w:rsidRDefault="00EF4E89" w:rsidP="00EF4E89">
            <w:pPr>
              <w:jc w:val="left"/>
              <w:rPr>
                <w:lang w:val="en-GB"/>
              </w:rPr>
            </w:pPr>
            <w:r>
              <w:rPr>
                <w:lang w:val="en-GB"/>
              </w:rPr>
              <w:t>Reported RR warfarin vs. placebo: 0.33 (0.24 to 0.45)</w:t>
            </w:r>
          </w:p>
          <w:p w:rsidR="00EF4E89" w:rsidRDefault="00EF4E89" w:rsidP="00EF4E89">
            <w:pPr>
              <w:jc w:val="left"/>
              <w:rPr>
                <w:lang w:val="en-GB"/>
              </w:rPr>
            </w:pPr>
            <w:r>
              <w:rPr>
                <w:lang w:val="en-GB"/>
              </w:rPr>
              <w:t xml:space="preserve">Reported RR </w:t>
            </w:r>
            <w:proofErr w:type="spellStart"/>
            <w:r>
              <w:rPr>
                <w:lang w:val="en-GB"/>
              </w:rPr>
              <w:t>Rivaroxaban</w:t>
            </w:r>
            <w:proofErr w:type="spellEnd"/>
            <w:r>
              <w:rPr>
                <w:lang w:val="en-GB"/>
              </w:rPr>
              <w:t xml:space="preserve">  vs. warfarin: 0.88 (0.74 to 1.03)</w:t>
            </w:r>
          </w:p>
          <w:p w:rsidR="00EF4E89" w:rsidRPr="00532F44" w:rsidRDefault="00EF4E89" w:rsidP="00EF4E89">
            <w:pPr>
              <w:jc w:val="left"/>
            </w:pPr>
            <w:r>
              <w:rPr>
                <w:lang w:val="en-GB"/>
              </w:rPr>
              <w:t xml:space="preserve">Derived RR </w:t>
            </w:r>
            <w:proofErr w:type="spellStart"/>
            <w:r>
              <w:rPr>
                <w:lang w:val="en-GB"/>
              </w:rPr>
              <w:t>Rivaroxaban</w:t>
            </w:r>
            <w:proofErr w:type="spellEnd"/>
            <w:r>
              <w:rPr>
                <w:lang w:val="en-GB"/>
              </w:rPr>
              <w:t xml:space="preserve"> vs. placebo: 0.30 (0.20 to 0.41)</w:t>
            </w:r>
          </w:p>
        </w:tc>
        <w:tc>
          <w:tcPr>
            <w:tcW w:w="3969" w:type="dxa"/>
          </w:tcPr>
          <w:p w:rsidR="00EF4E89" w:rsidRDefault="00EF4E89" w:rsidP="00EF4E89">
            <w:r w:rsidRPr="00532F44">
              <w:lastRenderedPageBreak/>
              <w:t xml:space="preserve">Lip et al 2006 for RR of warfarin compared with placebo </w:t>
            </w:r>
            <w:r w:rsidRPr="00532F44">
              <w:fldChar w:fldCharType="begin" w:fldLock="1"/>
            </w:r>
            <w:r w:rsidR="0009181B">
              <w:instrText>ADDIN CSL_CITATION { "citationItems" : [ { "id" : "ITEM-1", "itemData" : { "DOI" : "10.1016/j.thromres.2005.08.007", "ISSN" : "0049-3848", "PMID" : "16198396", "abstract" : "To compare the effectiveness of aspirin, warfarin, and ximelagatran as thromboprophylaxis in patients with non-valvular atrial fibrillation (NVAF).", "author" : [ { "dropping-particle" : "", "family" : "Lip", "given" : "Gregory Y H", "non-dropping-particle" : "", "parse-names" : false, "suffix" : "" }, { "dropping-particle" : "", "family" : "Edwards", "given" : "Steven J", "non-dropping-particle" : "", "parse-names" : false, "suffix" : "" } ], "container-title" : "Thrombosis research", "id" : "ITEM-1", "issue" : "3", "issued" : { "date-parts" : [ [ "2006", "1" ] ] }, "page" : "321-33", "title" : "Stroke prevention with aspirin, warfarin and ximelagatran in patients with non-valvular atrial fibrillation: a systematic review and meta-analysis.", "type" : "article-journal", "volume" : "118" }, "uris" : [ "http://www.mendeley.com/documents/?uuid=44a35ec8-9a44-4e09-b53d-e00b8d8fd08e" ] } ], "mendeley" : { "previouslyFormattedCitation" : "[22]" }, "properties" : { "noteIndex" : 0 }, "schema" : "https://github.com/citation-style-language/schema/raw/master/csl-citation.json" }</w:instrText>
            </w:r>
            <w:r w:rsidRPr="00532F44">
              <w:fldChar w:fldCharType="separate"/>
            </w:r>
            <w:r w:rsidRPr="0009181B">
              <w:rPr>
                <w:noProof/>
              </w:rPr>
              <w:t>[22]</w:t>
            </w:r>
            <w:r w:rsidRPr="00532F44">
              <w:fldChar w:fldCharType="end"/>
            </w:r>
          </w:p>
          <w:p w:rsidR="00EF4E89" w:rsidRPr="00532F44" w:rsidRDefault="00EF4E89" w:rsidP="00EF4E89">
            <w:r>
              <w:t xml:space="preserve">Patel et al 2011 for RR of </w:t>
            </w:r>
            <w:proofErr w:type="spellStart"/>
            <w:r>
              <w:t>rivaroxaban</w:t>
            </w:r>
            <w:proofErr w:type="spellEnd"/>
            <w:r>
              <w:t xml:space="preserve"> compared with warfarin </w:t>
            </w:r>
            <w:r>
              <w:fldChar w:fldCharType="begin" w:fldLock="1"/>
            </w:r>
            <w:r w:rsidR="0009181B">
              <w:instrText>ADDIN CSL_CITATION { "citationItems" : [ { "id" : "ITEM-1", "itemData" : { "DOI" : "doi:10.1056/NEJMoa1009638", "author" : [ { "dropping-particle" : "", "family" : "Patel", "given" : "Manesh R", "non-dropping-particle" : "", "parse-names" : false, "suffix" : "" }, { "dropping-particle" : "", "family" : "Mahaffey", "given" : "Kenneth W", "non-dropping-particle" : "", "parse-names" : false, "suffix" : "" }, { "dropping-particle" : "", "family" : "Garg", "given" : "Jyotsna", "non-dropping-particle" : "", "parse-names" : false, "suffix" : "" }, { "dropping-particle" : "", "family" : "Pan", "given" : "Guohua", "non-dropping-particle" : "", "parse-names" : false, "suffix" : "" }, { "dropping-particle" : "", "family" : "Singer", "given" : "Daniel E", "non-dropping-particle" : "", "parse-names" : false, "suffix" : "" }, { "dropping-particle" : "", "family" : "Hacke", "given" : "Werner", "non-dropping-particle" : "", "parse-names" : false, "suffix" : "" }, { "dropping-particle" : "", "family" : "Breithardt", "given" : "G\u00fcnter", "non-dropping-particle" : "", "parse-names" : false, "suffix" : "" }, { "dropping-particle" : "", "family" : "Halperin", "given" : "Jonathan L", "non-dropping-particle" : "", "parse-names" : false, "suffix" : "" }, { "dropping-particle" : "", "family" : "Hankey", "given" : "Graeme J", "non-dropping-particle" : "", "parse-names" : false, "suffix" : "" }, { "dropping-particle" : "", "family" : "Piccini", "given" : "Jonathan P", "non-dropping-particle" : "", "parse-names" : false, "suffix" : "" }, { "dropping-particle" : "", "family" : "Becker", "given" : "Richard C", "non-dropping-particle" : "", "parse-names" : false, "suffix" : "" }, { "dropping-particle" : "", "family" : "Nessel", "given" : "Christopher C", "non-dropping-particle" : "", "parse-names" : false, "suffix" : "" }, { "dropping-particle" : "", "family" : "Paolini", "given" : "John F", "non-dropping-particle" : "", "parse-names" : false, "suffix" : "" }, { "dropping-particle" : "", "family" : "Berkowitz", "given" : "Scott D", "non-dropping-particle" : "", "parse-names" : false, "suffix" : "" }, { "dropping-particle" : "", "family" : "Fox", "given" : "Keith A A", "non-dropping-particle" : "", "parse-names" : false, "suffix" : "" }, { "dropping-particle" : "", "family" : "Califf", "given" : "Robert M", "non-dropping-particle" : "", "parse-names" : false, "suffix" : "" } ], "container-title" : "New England Journal of Medicine", "id" : "ITEM-1", "issue" : "10", "issued" : { "date-parts" : [ [ "2011" ] ] }, "page" : "883-891", "title" : "Rivaroxaban versus Warfarin in Nonvalvular Atrial Fibrillation", "type" : "article-journal", "volume" : "365" }, "uris" : [ "http://www.mendeley.com/documents/?uuid=2bccc0b9-1986-4e0c-9e56-45269b395a6b" ] } ], "mendeley" : { "previouslyFormattedCitation" : "[23]" }, "properties" : { "noteIndex" : 0 }, "schema" : "https://github.com/citation-style-language/schema/raw/master/csl-citation.json" }</w:instrText>
            </w:r>
            <w:r>
              <w:fldChar w:fldCharType="separate"/>
            </w:r>
            <w:r w:rsidRPr="0009181B">
              <w:rPr>
                <w:noProof/>
              </w:rPr>
              <w:t>[23]</w:t>
            </w:r>
            <w:r>
              <w:fldChar w:fldCharType="end"/>
            </w:r>
          </w:p>
        </w:tc>
      </w:tr>
      <w:tr w:rsidR="00EF4E89" w:rsidRPr="00532F44" w:rsidTr="00EF4E89">
        <w:trPr>
          <w:divId w:val="1548566716"/>
          <w:trHeight w:val="679"/>
        </w:trPr>
        <w:tc>
          <w:tcPr>
            <w:tcW w:w="1951" w:type="dxa"/>
            <w:vMerge/>
          </w:tcPr>
          <w:p w:rsidR="00EF4E89" w:rsidRPr="00532F44" w:rsidRDefault="00EF4E89" w:rsidP="00EF4E89">
            <w:pPr>
              <w:rPr>
                <w:b/>
              </w:rPr>
            </w:pPr>
          </w:p>
        </w:tc>
        <w:tc>
          <w:tcPr>
            <w:tcW w:w="3497" w:type="dxa"/>
          </w:tcPr>
          <w:p w:rsidR="00EF4E89" w:rsidRDefault="00EF4E89" w:rsidP="00EF4E89">
            <w:r>
              <w:t xml:space="preserve">Annual major bleeding risk for patients receiving </w:t>
            </w:r>
            <w:proofErr w:type="spellStart"/>
            <w:r>
              <w:t>rivaroxaban</w:t>
            </w:r>
            <w:proofErr w:type="spellEnd"/>
          </w:p>
        </w:tc>
        <w:tc>
          <w:tcPr>
            <w:tcW w:w="4299" w:type="dxa"/>
          </w:tcPr>
          <w:p w:rsidR="00EF4E89" w:rsidRDefault="00EF4E89" w:rsidP="00EF4E89">
            <w:pPr>
              <w:jc w:val="left"/>
            </w:pPr>
            <w:r w:rsidRPr="00B92B64">
              <w:rPr>
                <w:lang w:val="en-GB"/>
              </w:rPr>
              <w:t xml:space="preserve">The annual risk of bleeding given </w:t>
            </w:r>
            <w:proofErr w:type="spellStart"/>
            <w:r w:rsidRPr="00B92B64">
              <w:rPr>
                <w:lang w:val="en-GB"/>
              </w:rPr>
              <w:t>rivaroxaban</w:t>
            </w:r>
            <w:proofErr w:type="spellEnd"/>
            <w:r w:rsidRPr="00B92B64">
              <w:rPr>
                <w:lang w:val="en-GB"/>
              </w:rPr>
              <w:t xml:space="preserve"> was estimated indirectly by combining estimates of the risk of bleed given warfarin compared with placebo with estimates of the risk of bleed given </w:t>
            </w:r>
            <w:proofErr w:type="spellStart"/>
            <w:r w:rsidRPr="00B92B64">
              <w:rPr>
                <w:lang w:val="en-GB"/>
              </w:rPr>
              <w:t>rivaroxiban</w:t>
            </w:r>
            <w:proofErr w:type="spellEnd"/>
            <w:r w:rsidRPr="00B92B64">
              <w:rPr>
                <w:lang w:val="en-GB"/>
              </w:rPr>
              <w:t xml:space="preserve"> compared with warfarin.</w:t>
            </w:r>
            <w:r w:rsidRPr="00532F44">
              <w:t xml:space="preserve"> </w:t>
            </w:r>
            <w:r>
              <w:t xml:space="preserve">The central estimates (95% </w:t>
            </w:r>
            <w:proofErr w:type="spellStart"/>
            <w:r>
              <w:t>CrIs</w:t>
            </w:r>
            <w:proofErr w:type="spellEnd"/>
            <w:r>
              <w:t>) were estimated to be as follows:</w:t>
            </w:r>
          </w:p>
          <w:p w:rsidR="00EF4E89" w:rsidRDefault="00EF4E89" w:rsidP="00EF4E89">
            <w:pPr>
              <w:jc w:val="left"/>
            </w:pPr>
            <w:r>
              <w:t>Under 75: 3.2% (2.5% to 4.0%)</w:t>
            </w:r>
          </w:p>
          <w:p w:rsidR="00EF4E89" w:rsidRPr="00532F44" w:rsidRDefault="00EF4E89" w:rsidP="00EF4E89">
            <w:pPr>
              <w:jc w:val="left"/>
            </w:pPr>
            <w:r>
              <w:t>75 or older: 4.6% (3.6% to 5.7%)</w:t>
            </w:r>
          </w:p>
        </w:tc>
        <w:tc>
          <w:tcPr>
            <w:tcW w:w="3969" w:type="dxa"/>
          </w:tcPr>
          <w:p w:rsidR="00EF4E89" w:rsidRDefault="00EF4E89" w:rsidP="00EF4E89">
            <w:proofErr w:type="spellStart"/>
            <w:r w:rsidRPr="00532F44">
              <w:t>Eikelboom</w:t>
            </w:r>
            <w:proofErr w:type="spellEnd"/>
            <w:r w:rsidRPr="00532F44">
              <w:t xml:space="preserve"> et al 2011 </w:t>
            </w:r>
            <w:r w:rsidRPr="00532F44">
              <w:fldChar w:fldCharType="begin" w:fldLock="1"/>
            </w:r>
            <w:r w:rsidR="0009181B">
              <w:instrText>ADDIN CSL_CITATION { "citationItems" : [ { "id" : "ITEM-1", "itemData" : { "DOI" : "CIRCULATIONAHA.110.004747 [pii]\n10.1161/CIRCULATIONAHA.110.004747", "ISBN" : "1524-4539 (Electronic)\n0009-7322 (Linking)", "PMID" : "21576658", "abstract" : "BACKGROUND: Dabigatran 150 and 110 mg twice a day and warfarin are effective for stroke prevention in atrial fibrillation. The purpose of this study was to compare their risks of bleeding in the Randomized Evaluation of Long-Term Anticoagulant Therapy (RE-LY) trial. METHODS AND RESULTS: The RE-LY trial randomized 18 113 patients to receive dabigatran 110 or 150 mg twice a day or warfarin dose adjusted to an international normalized ratio of 2.0 to 3.0 for a median follow-up of 2.0 years. Compared with warfarin, dabigatran 110 mg twice a day was associated with a lower risk of major bleeding (2.87% versus 3.57%; P=0.002), whereas dabigatran 150 mg twice a day was associated with a similar risk of major bleeding (3.31% versus 3.57%; P=0.32). There was a significant treatment-by-age interaction, such that dabigatran 110 mg twice a day compared with warfarin was associated with a lower risk of major bleeding in patients aged &lt;75 years (1.89% versus 3.04%; P&lt;0.001) and a similar risk in those aged &gt;/=75 years (4.43% versus 4.37%; P=0.89; P for interaction &lt;0.001), whereas dabigatran 150 mg twice a day compared with warfarin was associated with a lower risk of major bleeding in those aged &lt;75 years (2.12% versus 3.04%; P&lt;0.001) and a trend toward higher risk of major bleeding in those aged &gt;/=75 years (5.10% versus 4.37%; P=0.07; P for interaction &lt;0.001). The interaction with age was evident for extracranial bleeding, but not for intracranial bleeding, with the risk of the latter being consistently reduced with dabigatran compared with warfarin irrespective of age. CONCLUSIONS: In patients with atrial fibrillation at risk for stroke, both doses of dabigatran compared with warfarin have lower risks of both intracranial and extracranial bleeding in patients aged &lt;75 years. In those aged &gt;/=75 years, intracranial bleeding risk is lower but extracranial bleeding risk is similar or higher with both doses of dabigatran compared with warfarin. CLINICAL TRIAL REGISTRATION: http://www.clinicaltrials.gov. Unique identifier: NCT00262600.", "author" : [ { "dropping-particle" : "", "family" : "Eikelboom", "given" : "J W", "non-dropping-particle" : "", "parse-names" : false, "suffix" : "" }, { "dropping-particle" : "", "family" : "Wallentin", "given" : "L", "non-dropping-particle" : "", "parse-names" : false, "suffix" : "" }, { "dropping-particle" : "", "family" : "Connolly", "given" : "S J", "non-dropping-particle" : "", "parse-names" : false, "suffix" : "" }, { "dropping-particle" : "", "family" : "Ezekowitz", "given" : "M", "non-dropping-particle" : "", "parse-names" : false, "suffix" : "" }, { "dropping-particle" : "", "family" : "Healey", "given" : "J S", "non-dropping-particle" : "", "parse-names" : false, "suffix" : "" }, { "dropping-particle" : "", "family" : "Oldgren", "given" : "J", "non-dropping-particle" : "", "parse-names" : false, "suffix" : "" }, { "dropping-particle" : "", "family" : "Yang", "given" : "S", "non-dropping-particle" : "", "parse-names" : false, "suffix" : "" }, { "dropping-particle" : "", "family" : "Alings", "given" : "M", "non-dropping-particle" : "", "parse-names" : false, "suffix" : "" }, { "dropping-particle" : "", "family" : "Kaatz", "given" : "S", "non-dropping-particle" : "", "parse-names" : false, "suffix" : "" }, { "dropping-particle" : "", "family" : "Hohnloser", "given" : "S H", "non-dropping-particle" : "", "parse-names" : false, "suffix" : "" }, { "dropping-particle" : "", "family" : "Diener", "given" : "H C", "non-dropping-particle" : "", "parse-names" : false, "suffix" : "" }, { "dropping-particle" : "", "family" : "Franzosi", "given" : "M G", "non-dropping-particle" : "", "parse-names" : false, "suffix" : "" }, { "dropping-particle" : "", "family" : "Huber", "given" : "K", "non-dropping-particle" : "", "parse-names" : false, "suffix" : "" }, { "dropping-particle" : "", "family" : "Reilly", "given" : "P", "non-dropping-particle" : "", "parse-names" : false, "suffix" : "" }, { "dropping-particle" : "", "family" : "Varrone", "given" : "J", "non-dropping-particle" : "", "parse-names" : false, "suffix" : "" }, { "dropping-particle" : "", "family" : "Yusuf", "given" : "S", "non-dropping-particle" : "", "parse-names" : false, "suffix" : "" } ], "container-title" : "Circulation", "edition" : "2011/05/18", "id" : "ITEM-1", "issue" : "21", "issued" : { "date-parts" : [ [ "2011" ] ] }, "note" : "Eikelboom, John W\nWallentin, Lars\nConnolly, Stuart J\nEzekowitz, Mike\nHealey, Jeff S\nOldgren, Jonas\nYang, Sean\nAlings, Marco\nKaatz, Scott\nHohnloser, Stefan H\nDiener, Hans-Christoph\nFranzosi, Maria Grazia\nHuber, Kurt\nReilly, Paul\nVarrone, Jeanne\nYusuf, Salim\nComparative Study\nRandomized Controlled Trial\nResearch Support, Non-U.S. Gov't\nUnited States\nCirculation\nCirculation. 2011 May 31;123(21):2363-72. Epub 2011 May 16.", "page" : "2363-2372", "title" : "Risk of bleeding with 2 doses of dabigatran compared with warfarin in older and younger patients with atrial fibrillation: an analysis of the randomized evaluation of long-term anticoagulant therapy (RE-LY) trial", "type" : "article-journal", "volume" : "123" }, "uris" : [ "http://www.mendeley.com/documents/?uuid=7132dd64-ce8d-4895-9e83-f5e47e8838d6" ] } ], "mendeley" : { "previouslyFormattedCitation" : "[14]" }, "properties" : { "noteIndex" : 0 }, "schema" : "https://github.com/citation-style-language/schema/raw/master/csl-citation.json" }</w:instrText>
            </w:r>
            <w:r w:rsidRPr="00532F44">
              <w:fldChar w:fldCharType="separate"/>
            </w:r>
            <w:r w:rsidR="0009181B" w:rsidRPr="0009181B">
              <w:rPr>
                <w:noProof/>
              </w:rPr>
              <w:t>[14]</w:t>
            </w:r>
            <w:r w:rsidRPr="00532F44">
              <w:fldChar w:fldCharType="end"/>
            </w:r>
          </w:p>
          <w:p w:rsidR="00EF4E89" w:rsidRPr="00532F44" w:rsidRDefault="00EF4E89" w:rsidP="00EF4E89">
            <w:r>
              <w:t xml:space="preserve">Patel et al 2011 </w:t>
            </w:r>
            <w:r>
              <w:fldChar w:fldCharType="begin" w:fldLock="1"/>
            </w:r>
            <w:r w:rsidR="0009181B">
              <w:instrText>ADDIN CSL_CITATION { "citationItems" : [ { "id" : "ITEM-1", "itemData" : { "DOI" : "doi:10.1056/NEJMoa1009638", "author" : [ { "dropping-particle" : "", "family" : "Patel", "given" : "Manesh R", "non-dropping-particle" : "", "parse-names" : false, "suffix" : "" }, { "dropping-particle" : "", "family" : "Mahaffey", "given" : "Kenneth W", "non-dropping-particle" : "", "parse-names" : false, "suffix" : "" }, { "dropping-particle" : "", "family" : "Garg", "given" : "Jyotsna", "non-dropping-particle" : "", "parse-names" : false, "suffix" : "" }, { "dropping-particle" : "", "family" : "Pan", "given" : "Guohua", "non-dropping-particle" : "", "parse-names" : false, "suffix" : "" }, { "dropping-particle" : "", "family" : "Singer", "given" : "Daniel E", "non-dropping-particle" : "", "parse-names" : false, "suffix" : "" }, { "dropping-particle" : "", "family" : "Hacke", "given" : "Werner", "non-dropping-particle" : "", "parse-names" : false, "suffix" : "" }, { "dropping-particle" : "", "family" : "Breithardt", "given" : "G\u00fcnter", "non-dropping-particle" : "", "parse-names" : false, "suffix" : "" }, { "dropping-particle" : "", "family" : "Halperin", "given" : "Jonathan L", "non-dropping-particle" : "", "parse-names" : false, "suffix" : "" }, { "dropping-particle" : "", "family" : "Hankey", "given" : "Graeme J", "non-dropping-particle" : "", "parse-names" : false, "suffix" : "" }, { "dropping-particle" : "", "family" : "Piccini", "given" : "Jonathan P", "non-dropping-particle" : "", "parse-names" : false, "suffix" : "" }, { "dropping-particle" : "", "family" : "Becker", "given" : "Richard C", "non-dropping-particle" : "", "parse-names" : false, "suffix" : "" }, { "dropping-particle" : "", "family" : "Nessel", "given" : "Christopher C", "non-dropping-particle" : "", "parse-names" : false, "suffix" : "" }, { "dropping-particle" : "", "family" : "Paolini", "given" : "John F", "non-dropping-particle" : "", "parse-names" : false, "suffix" : "" }, { "dropping-particle" : "", "family" : "Berkowitz", "given" : "Scott D", "non-dropping-particle" : "", "parse-names" : false, "suffix" : "" }, { "dropping-particle" : "", "family" : "Fox", "given" : "Keith A A", "non-dropping-particle" : "", "parse-names" : false, "suffix" : "" }, { "dropping-particle" : "", "family" : "Califf", "given" : "Robert M", "non-dropping-particle" : "", "parse-names" : false, "suffix" : "" } ], "container-title" : "New England Journal of Medicine", "id" : "ITEM-1", "issue" : "10", "issued" : { "date-parts" : [ [ "2011" ] ] }, "page" : "883-891", "title" : "Rivaroxaban versus Warfarin in Nonvalvular Atrial Fibrillation", "type" : "article-journal", "volume" : "365" }, "uris" : [ "http://www.mendeley.com/documents/?uuid=2bccc0b9-1986-4e0c-9e56-45269b395a6b" ] } ], "mendeley" : { "previouslyFormattedCitation" : "[23]" }, "properties" : { "noteIndex" : 0 }, "schema" : "https://github.com/citation-style-language/schema/raw/master/csl-citation.json" }</w:instrText>
            </w:r>
            <w:r>
              <w:fldChar w:fldCharType="separate"/>
            </w:r>
            <w:r w:rsidRPr="0009181B">
              <w:rPr>
                <w:noProof/>
              </w:rPr>
              <w:t>[23]</w:t>
            </w:r>
            <w:r>
              <w:fldChar w:fldCharType="end"/>
            </w:r>
          </w:p>
        </w:tc>
      </w:tr>
      <w:tr w:rsidR="00EF4E89" w:rsidRPr="00532F44" w:rsidTr="00EF4E89">
        <w:trPr>
          <w:divId w:val="1548566716"/>
          <w:trHeight w:val="679"/>
        </w:trPr>
        <w:tc>
          <w:tcPr>
            <w:tcW w:w="1951" w:type="dxa"/>
            <w:vMerge/>
          </w:tcPr>
          <w:p w:rsidR="00EF4E89" w:rsidRPr="00532F44" w:rsidRDefault="00EF4E89" w:rsidP="00EF4E89">
            <w:pPr>
              <w:rPr>
                <w:b/>
              </w:rPr>
            </w:pPr>
          </w:p>
        </w:tc>
        <w:tc>
          <w:tcPr>
            <w:tcW w:w="3497" w:type="dxa"/>
          </w:tcPr>
          <w:p w:rsidR="00EF4E89" w:rsidRPr="00532F44" w:rsidRDefault="00EF4E89" w:rsidP="00EF4E89">
            <w:r w:rsidRPr="00532F44">
              <w:t>Outcome following stroke</w:t>
            </w:r>
          </w:p>
        </w:tc>
        <w:tc>
          <w:tcPr>
            <w:tcW w:w="4299" w:type="dxa"/>
          </w:tcPr>
          <w:p w:rsidR="00EF4E89" w:rsidRDefault="00EF4E89" w:rsidP="00EF4E89">
            <w:pPr>
              <w:jc w:val="left"/>
            </w:pPr>
            <w:r w:rsidRPr="00532F44">
              <w:t>Simulation &amp; mapping based approach</w:t>
            </w:r>
            <w:r>
              <w:t xml:space="preserve"> described in an upcoming report. </w:t>
            </w:r>
          </w:p>
          <w:p w:rsidR="00EF4E89" w:rsidRPr="00532F44" w:rsidRDefault="00EF4E89" w:rsidP="00EF4E89">
            <w:pPr>
              <w:jc w:val="left"/>
            </w:pPr>
            <w:r>
              <w:t xml:space="preserve">The proportion dying of a stroke (95% </w:t>
            </w:r>
            <w:proofErr w:type="spellStart"/>
            <w:r>
              <w:t>CrI</w:t>
            </w:r>
            <w:proofErr w:type="spellEnd"/>
            <w:r>
              <w:t xml:space="preserve">) was estimated to be 0.25 (0.23 to 0.27); the proportion in an independent </w:t>
            </w:r>
            <w:proofErr w:type="gramStart"/>
            <w:r>
              <w:t>state  was</w:t>
            </w:r>
            <w:proofErr w:type="gramEnd"/>
            <w:r>
              <w:t xml:space="preserve"> estimated to be 0.56 (0.52 to 0.59); and the proportion in an dependent state following a </w:t>
            </w:r>
            <w:r>
              <w:lastRenderedPageBreak/>
              <w:t>stroke was estimated to be 0.19 (0.16 to 0.23).</w:t>
            </w:r>
          </w:p>
        </w:tc>
        <w:tc>
          <w:tcPr>
            <w:tcW w:w="3969" w:type="dxa"/>
          </w:tcPr>
          <w:p w:rsidR="00EF4E89" w:rsidRPr="00532F44" w:rsidRDefault="00EF4E89" w:rsidP="00EF4E89">
            <w:r w:rsidRPr="00532F44">
              <w:lastRenderedPageBreak/>
              <w:t xml:space="preserve">Method described in report using results published in </w:t>
            </w:r>
            <w:proofErr w:type="spellStart"/>
            <w:r w:rsidRPr="00532F44">
              <w:t>Rivero</w:t>
            </w:r>
            <w:proofErr w:type="spellEnd"/>
            <w:r w:rsidRPr="00532F44">
              <w:t xml:space="preserve">-Arias et al 2010 </w:t>
            </w:r>
            <w:r w:rsidRPr="00532F44">
              <w:fldChar w:fldCharType="begin" w:fldLock="1"/>
            </w:r>
            <w:r w:rsidR="0009181B">
              <w:instrText>ADDIN CSL_CITATION { "citationItems" : [ { "id" : "ITEM-1", "itemData" : { "ISBN" : "0272-989X", "abstract" : "Background. Mapping disease-specific instruments into generic health outcomes or utility values is an expanding field of interest in health economics. This article constructs an algorithm to translate the modified Rankin scale (mRS) into EQ-5D utility values. Methods. mRS and EQ-5D information was derived from stroke or transient ischemic attack (TIA) patients identified as part of the Oxford Vascular study (OXVASC). Ordinary least squares (OLS) regression was used to predict UK EQ-5D tariffs from mRS scores. An alternative method, using multinomial logistic regression with a Monte Carlo simulation approach (MLogit) to predict responses to each EQ-5D question, was also explored. The performance of the models was compared according to the magnitude of their predicted-to-actual mean EQ-5D tariff difference, their mean absolute and mean squared errors (MAE and MSE), and associated 95% confidence intervals (CIs). Out-of-sample validation was carried out in a subset of coronary disease and peripheral vascular disease (PVD) patients also identified as part of OXVASC but not used in the original estimation. Results. The OLS and MLogit yielded similar MAE and MSE in the internal and external validation data sets. Both approaches also underestimated the uncertainty around the actual mean EQ-5D tariff producing tighter 95% CIs in both data sets. Conclusions. The choice of algorithm will be dependent on the study aim. Individuals outside the United Kingdom may find it more useful to use the multinomial results, which can be used with different country-specific tariff valuations. However, these algorithms should not replace prospective collection of utility data.", "author" : [ { "dropping-particle" : "", "family" : "Rivero-Arias", "given" : "O", "non-dropping-particle" : "", "parse-names" : false, "suffix" : "" }, { "dropping-particle" : "", "family" : "Ouellet", "given" : "M", "non-dropping-particle" : "", "parse-names" : false, "suffix" : "" }, { "dropping-particle" : "", "family" : "Gray", "given" : "A", "non-dropping-particle" : "", "parse-names" : false, "suffix" : "" }, { "dropping-particle" : "", "family" : "Wolstenholme", "given" : "J", "non-dropping-particle" : "", "parse-names" : false, "suffix" : "" }, { "dropping-particle" : "", "family" : "Rothwell", "given" : "P M", "non-dropping-particle" : "", "parse-names" : false, "suffix" : "" }, { "dropping-particle" : "", "family" : "Luengo-Fernandez", "given" : "R", "non-dropping-particle" : "", "parse-names" : false, "suffix" : "" } ], "container-title" : "Medical Decision Making", "id" : "ITEM-1", "issue" : "3", "issued" : { "date-parts" : [ [ "2010" ] ] }, "note" : "599EH\nTimes Cited:2\nCited References Count:28", "page" : "341-354", "title" : "Mapping the Modified Rankin Scale (mRS) Measurement into the Generic EuroQol (EQ-5D) Health Outcome", "type" : "article-journal", "volume" : "30" }, "uris" : [ "http://www.mendeley.com/documents/?uuid=46c5ac94-26e5-463f-b59e-19565ae7b9c4" ] } ], "mendeley" : { "previouslyFormattedCitation" : "[24]" }, "properties" : { "noteIndex" : 0 }, "schema" : "https://github.com/citation-style-language/schema/raw/master/csl-citation.json" }</w:instrText>
            </w:r>
            <w:r w:rsidRPr="00532F44">
              <w:fldChar w:fldCharType="separate"/>
            </w:r>
            <w:r w:rsidRPr="0009181B">
              <w:rPr>
                <w:noProof/>
              </w:rPr>
              <w:t>[24]</w:t>
            </w:r>
            <w:r w:rsidRPr="00532F44">
              <w:fldChar w:fldCharType="end"/>
            </w:r>
            <w:r w:rsidRPr="00532F44">
              <w:t xml:space="preserve"> </w:t>
            </w:r>
          </w:p>
        </w:tc>
      </w:tr>
      <w:tr w:rsidR="00EF4E89" w:rsidRPr="00532F44" w:rsidTr="00EF4E89">
        <w:trPr>
          <w:divId w:val="1548566716"/>
          <w:trHeight w:val="109"/>
        </w:trPr>
        <w:tc>
          <w:tcPr>
            <w:tcW w:w="1951" w:type="dxa"/>
            <w:vMerge/>
          </w:tcPr>
          <w:p w:rsidR="00EF4E89" w:rsidRPr="00532F44" w:rsidRDefault="00EF4E89" w:rsidP="00EF4E89">
            <w:pPr>
              <w:rPr>
                <w:b/>
              </w:rPr>
            </w:pPr>
          </w:p>
        </w:tc>
        <w:tc>
          <w:tcPr>
            <w:tcW w:w="3497" w:type="dxa"/>
          </w:tcPr>
          <w:p w:rsidR="00EF4E89" w:rsidRPr="00532F44" w:rsidRDefault="00EF4E89" w:rsidP="00EF4E89">
            <w:r w:rsidRPr="00532F44">
              <w:t>Outcome following a major bleeding event</w:t>
            </w:r>
          </w:p>
        </w:tc>
        <w:tc>
          <w:tcPr>
            <w:tcW w:w="4299" w:type="dxa"/>
          </w:tcPr>
          <w:p w:rsidR="00EF4E89" w:rsidRDefault="00EF4E89" w:rsidP="00EF4E89">
            <w:pPr>
              <w:jc w:val="left"/>
              <w:rPr>
                <w:ins w:id="130" w:author="Jon Minton" w:date="2013-09-03T20:18:00Z"/>
              </w:rPr>
            </w:pPr>
            <w:r w:rsidRPr="00532F44">
              <w:t>Previous estimates</w:t>
            </w:r>
            <w:ins w:id="131" w:author="Jon Minton" w:date="2013-09-03T20:18:00Z">
              <w:r w:rsidR="00516779">
                <w:t>.</w:t>
              </w:r>
            </w:ins>
          </w:p>
          <w:p w:rsidR="00516779" w:rsidRPr="00532F44" w:rsidRDefault="00516779" w:rsidP="00516779">
            <w:pPr>
              <w:jc w:val="left"/>
            </w:pPr>
          </w:p>
        </w:tc>
        <w:tc>
          <w:tcPr>
            <w:tcW w:w="3969" w:type="dxa"/>
          </w:tcPr>
          <w:p w:rsidR="00EF4E89" w:rsidRPr="00532F44" w:rsidRDefault="00EF4E89" w:rsidP="00EF4E89">
            <w:r w:rsidRPr="00532F44">
              <w:t xml:space="preserve"> Simpson et al 2010 </w:t>
            </w:r>
            <w:r w:rsidRPr="00532F44">
              <w:fldChar w:fldCharType="begin" w:fldLock="1"/>
            </w:r>
            <w:r w:rsidR="0009181B">
              <w:instrText>ADDIN CSL_CITATION { "citationItems" : [ { "id" : "ITEM-1", "itemData" : { "DOI" : "10.3310/hta13020", "author" : [ { "dropping-particle" : "", "family" : "Simpson", "given" : "E L", "non-dropping-particle" : "", "parse-names" : false, "suffix" : "" }, { "dropping-particle" : "", "family" : "Stevenson", "given" : "M D", "non-dropping-particle" : "", "parse-names" : false, "suffix" : "" }, { "dropping-particle" : "", "family" : "Rawdin", "given" : "A", "non-dropping-particle" : "", "parse-names" : false, "suffix" : "" }, { "dropping-particle" : "", "family" : "Papaioannou", "given" : "D", "non-dropping-particle" : "", "parse-names" : false, "suffix" : "" } ], "container-title" : "Health Technology Assessment", "id" : "ITEM-1", "issue" : "2", "issued" : { "date-parts" : [ [ "2009" ] ] }, "title" : "Thrombophilia testing in people with venous thromboembolism: systematic review and cost-effectiveness analysis", "type" : "article-journal", "volume" : "13" }, "uris" : [ "http://www.mendeley.com/documents/?uuid=dbac3526-14ee-4ea7-9960-f60763d63120" ] } ], "mendeley" : { "previouslyFormattedCitation" : "[25]" }, "properties" : { "noteIndex" : 0 }, "schema" : "https://github.com/citation-style-language/schema/raw/master/csl-citation.json" }</w:instrText>
            </w:r>
            <w:r w:rsidRPr="00532F44">
              <w:fldChar w:fldCharType="separate"/>
            </w:r>
            <w:r w:rsidRPr="0009181B">
              <w:rPr>
                <w:noProof/>
              </w:rPr>
              <w:t>[25]</w:t>
            </w:r>
            <w:r w:rsidRPr="00532F44">
              <w:fldChar w:fldCharType="end"/>
            </w:r>
          </w:p>
        </w:tc>
      </w:tr>
      <w:tr w:rsidR="00EF4E89" w:rsidRPr="00532F44" w:rsidTr="00EF4E89">
        <w:trPr>
          <w:divId w:val="1548566716"/>
          <w:trHeight w:val="612"/>
        </w:trPr>
        <w:tc>
          <w:tcPr>
            <w:tcW w:w="1951" w:type="dxa"/>
            <w:vMerge w:val="restart"/>
          </w:tcPr>
          <w:p w:rsidR="00EF4E89" w:rsidRPr="00532F44" w:rsidRDefault="00EF4E89" w:rsidP="00EF4E89">
            <w:pPr>
              <w:rPr>
                <w:b/>
              </w:rPr>
            </w:pPr>
            <w:r w:rsidRPr="00532F44">
              <w:rPr>
                <w:b/>
              </w:rPr>
              <w:t>Utilities</w:t>
            </w:r>
          </w:p>
        </w:tc>
        <w:tc>
          <w:tcPr>
            <w:tcW w:w="3497" w:type="dxa"/>
          </w:tcPr>
          <w:p w:rsidR="00EF4E89" w:rsidRPr="00532F44" w:rsidRDefault="00EF4E89" w:rsidP="00EF4E89">
            <w:r w:rsidRPr="00532F44">
              <w:t>Baseline utilities by age and gender</w:t>
            </w:r>
          </w:p>
        </w:tc>
        <w:tc>
          <w:tcPr>
            <w:tcW w:w="4299" w:type="dxa"/>
          </w:tcPr>
          <w:p w:rsidR="00EF4E89" w:rsidRPr="00532F44" w:rsidRDefault="00EF4E89" w:rsidP="00EF4E89">
            <w:r w:rsidRPr="00532F44">
              <w:t>Regression based approach</w:t>
            </w:r>
            <w:r>
              <w:t xml:space="preserve">, described in full in the reference. </w:t>
            </w:r>
            <w:proofErr w:type="spellStart"/>
            <w:r>
              <w:t>HRQoL</w:t>
            </w:r>
            <w:proofErr w:type="spellEnd"/>
            <w:r>
              <w:t xml:space="preserve"> is estimated as a function of age and gender, using the equation for the general population.</w:t>
            </w:r>
          </w:p>
        </w:tc>
        <w:tc>
          <w:tcPr>
            <w:tcW w:w="3969" w:type="dxa"/>
          </w:tcPr>
          <w:p w:rsidR="00EF4E89" w:rsidRPr="00532F44" w:rsidRDefault="00EF4E89" w:rsidP="00EF4E89">
            <w:proofErr w:type="spellStart"/>
            <w:r w:rsidRPr="00532F44">
              <w:t>Ara</w:t>
            </w:r>
            <w:proofErr w:type="spellEnd"/>
            <w:r w:rsidRPr="00532F44">
              <w:t xml:space="preserve"> et al 2010 </w:t>
            </w:r>
            <w:r w:rsidRPr="00532F44">
              <w:fldChar w:fldCharType="begin" w:fldLock="1"/>
            </w:r>
            <w:r w:rsidR="0009181B">
              <w:instrText>ADDIN CSL_CITATION { "citationItems" : [ { "id" : "ITEM-1", "itemData" : { "DOI" : "10.1111/j.1524-4733.2010.00700.x", "ISSN" : "1524-4733", "PMID" : "20230546", "abstract" : "The methods used to estimate health-state utility values (HSUV) for multiple health conditions can produce very different values. Economic results generated using baselines of perfect health are not comparable with those generated using baselines adjusted to reflect the HSUVs associated with the health condition. Despite this, there is no guidance on the preferred techniques and little research describing the effect on cost per quality adjusted life-year (QALY) results when using the different methods.", "author" : [ { "dropping-particle" : "", "family" : "Ara", "given" : "Roberta", "non-dropping-particle" : "", "parse-names" : false, "suffix" : "" }, { "dropping-particle" : "", "family" : "Brazier", "given" : "John E", "non-dropping-particle" : "", "parse-names" : false, "suffix" : "" } ], "container-title" : "Value in health : the journal of the International Society for Pharmacoeconomics and Outcomes Research", "id" : "ITEM-1", "issue" : "5", "issued" : { "date-parts" : [ [ "2010", "8" ] ] }, "page" : "509-18", "title" : "Populating an economic model with health state utility values: moving toward better practice.", "type" : "article-journal", "volume" : "13" }, "uris" : [ "http://www.mendeley.com/documents/?uuid=bfe4d3b7-823a-4c85-b21f-49ab22620108" ] } ], "mendeley" : { "previouslyFormattedCitation" : "[26]" }, "properties" : { "noteIndex" : 0 }, "schema" : "https://github.com/citation-style-language/schema/raw/master/csl-citation.json" }</w:instrText>
            </w:r>
            <w:r w:rsidRPr="00532F44">
              <w:fldChar w:fldCharType="separate"/>
            </w:r>
            <w:r w:rsidRPr="0009181B">
              <w:rPr>
                <w:noProof/>
              </w:rPr>
              <w:t>[26]</w:t>
            </w:r>
            <w:r w:rsidRPr="00532F44">
              <w:fldChar w:fldCharType="end"/>
            </w:r>
          </w:p>
          <w:p w:rsidR="00EF4E89" w:rsidRPr="00532F44" w:rsidRDefault="00EF4E89" w:rsidP="00EF4E89"/>
        </w:tc>
      </w:tr>
      <w:tr w:rsidR="00EF4E89" w:rsidRPr="00532F44" w:rsidTr="00EF4E89">
        <w:trPr>
          <w:divId w:val="1548566716"/>
          <w:trHeight w:val="122"/>
        </w:trPr>
        <w:tc>
          <w:tcPr>
            <w:tcW w:w="1951" w:type="dxa"/>
            <w:vMerge/>
          </w:tcPr>
          <w:p w:rsidR="00EF4E89" w:rsidRPr="00532F44" w:rsidRDefault="00EF4E89" w:rsidP="00EF4E89"/>
        </w:tc>
        <w:tc>
          <w:tcPr>
            <w:tcW w:w="3497" w:type="dxa"/>
          </w:tcPr>
          <w:p w:rsidR="00EF4E89" w:rsidRPr="00532F44" w:rsidRDefault="00EF4E89" w:rsidP="00EF4E89">
            <w:r w:rsidRPr="00532F44">
              <w:t>Utility multiplier following stroke, utility multiplier following major non-fatal intracranial bleed</w:t>
            </w:r>
          </w:p>
        </w:tc>
        <w:tc>
          <w:tcPr>
            <w:tcW w:w="4299" w:type="dxa"/>
          </w:tcPr>
          <w:p w:rsidR="00EF4E89" w:rsidRDefault="00EF4E89" w:rsidP="00EF4E89">
            <w:pPr>
              <w:jc w:val="left"/>
            </w:pPr>
            <w:r w:rsidRPr="00532F44">
              <w:t>Simulation &amp; mapping based approach</w:t>
            </w:r>
            <w:r>
              <w:t xml:space="preserve"> described in an upcoming report. </w:t>
            </w:r>
          </w:p>
          <w:p w:rsidR="00EF4E89" w:rsidRPr="00532F44" w:rsidRDefault="00EF4E89" w:rsidP="00EF4E89">
            <w:pPr>
              <w:jc w:val="left"/>
            </w:pPr>
            <w:r>
              <w:t xml:space="preserve">Utility multipliers (95% </w:t>
            </w:r>
            <w:proofErr w:type="spellStart"/>
            <w:r>
              <w:t>CrIs</w:t>
            </w:r>
            <w:proofErr w:type="spellEnd"/>
            <w:r>
              <w:t>) were estimated to be 0.822 (0.819 to 0.824) for an independent state following a stroke, and 0.482 (0.477 to 0.487) for a dependent state following a stroke.</w:t>
            </w:r>
          </w:p>
        </w:tc>
        <w:tc>
          <w:tcPr>
            <w:tcW w:w="3969" w:type="dxa"/>
          </w:tcPr>
          <w:p w:rsidR="00EF4E89" w:rsidRPr="00532F44" w:rsidRDefault="00EF4E89" w:rsidP="00EF4E89">
            <w:r w:rsidRPr="00532F44">
              <w:t xml:space="preserve">Method described in report results published in </w:t>
            </w:r>
          </w:p>
          <w:p w:rsidR="00EF4E89" w:rsidRDefault="00EF4E89" w:rsidP="00EF4E89">
            <w:pPr>
              <w:rPr>
                <w:ins w:id="132" w:author="Jon Minton" w:date="2013-09-03T20:20:00Z"/>
              </w:rPr>
            </w:pPr>
            <w:proofErr w:type="spellStart"/>
            <w:r w:rsidRPr="00532F44">
              <w:t>Rivero</w:t>
            </w:r>
            <w:proofErr w:type="spellEnd"/>
            <w:r w:rsidRPr="00532F44">
              <w:t xml:space="preserve">-Arias et al 2010 </w:t>
            </w:r>
            <w:r w:rsidRPr="00532F44">
              <w:fldChar w:fldCharType="begin" w:fldLock="1"/>
            </w:r>
            <w:r w:rsidR="0009181B" w:rsidRPr="00516779">
              <w:instrText>ADDIN CSL_CITATION { "citationItems" : [ { "id" : "ITEM-1", "itemData" : { "ISBN" : "0272-989X", "abstract" : "Background. Mapping disease-specific instruments into generic health outcomes or utility values is an expanding field of interest in health economics. This article constructs an algorithm to translate the modified Rankin scale (mRS) into EQ-5D utility values. Methods. mRS and EQ-5D information was derived from stroke or transient ischemic attack (TIA) patients identified as part of the Oxford Vascular study (OXVASC). Ordinary least squares (OLS) regression was used to predict UK EQ-5D tariffs from mRS scores. An alternative method, using multinomial logistic regression with a Monte Carlo simulation approach (MLogit) to predict responses to each EQ-5D question, was also explored. The performance of the models was compared according to the magnitude of their predicted-to-actual mean EQ-5D tariff difference, their mean absolute and mean squared errors (MAE and MSE), and associated 95% confidence intervals (CIs). Out-of-sample validation was carried out in a subset of coronary disease and peripheral vascular disease (PVD) patients also identified as part of OXVASC but not used in the original estimation. Results. The OLS and MLogit yielded similar MAE and MSE in the internal and external validation data sets. Both approaches also underestimated the uncertainty around the actual mean EQ-5D tariff producing tighter 95% CIs in both data sets. Conclusions. The choice of algorithm will be dependent on the study aim. Individuals outside the United Kingdom may find it more useful to use the multinomial results, which can be used with different country-specific tariff valuations. However, these algorithms should not replace prospective collection of utility data.", "author" : [ { "dropping-particle" : "", "family" : "Rivero-Arias", "given" : "O", "non-dropping-particle" : "", "parse-names" : false, "suffix" : "" }, { "dropping-particle" : "", "family" : "Ouellet", "given" : "M", "non-dropping-particle" : "", "parse-names" : false, "suffix" : "" }, { "dropping-particle" : "", "family" : "Gray", "given" : "A", "non-dropping-particle" : "", "parse-names" : false, "suffix" : "" }, { "dropping-particle" : "", "family" : "Wolstenholme", "given" : "J", "non-dropping-particle" : "", "parse-names" : false, "suffix" : "" }, { "dropping-particle" : "", "family" : "Rothwell", "given" : "P M", "non-dropping-particle" : "", "parse-names" : false, "suffix" : "" }, { "dropping-particle" : "", "family" : "Luengo-Fernandez", "given" : "R", "non-dropping-particle" : "", "parse-names" : false, "suffix" : "" } ], "container-title" : "Medical Decision Making", "id" : "ITEM-1", "issue" : "3", "issued" : { "date-parts" : [ [ "2010" ] ] }, "note" : "599EH\nTimes Cited:2\nCited References Count:28", "page" : "341-354", "title" : "Mapping the Modified Rankin Scale (mRS) Measurement into the Generic EuroQol (EQ-5D) Health Outcome", "type" : "article-journal", "volume" : "30" }, "uris" : [ "http://www.mendeley.com/documents/?uuid=46c5ac94-26e5-463f-b59e-19565ae7b9c4" ] } ], "mendeley" : { "previouslyFormattedCitation" : "[24]" }, "properties" : { "noteIndex" : 0 }, "schema" : "https://github.com/citation-style-language/schema/raw/master/csl-citation.json" }</w:instrText>
            </w:r>
            <w:r w:rsidRPr="00532F44">
              <w:fldChar w:fldCharType="separate"/>
            </w:r>
            <w:r w:rsidRPr="0009181B">
              <w:rPr>
                <w:noProof/>
              </w:rPr>
              <w:t>[24]</w:t>
            </w:r>
            <w:r w:rsidRPr="00532F44">
              <w:fldChar w:fldCharType="end"/>
            </w:r>
          </w:p>
          <w:p w:rsidR="00516779" w:rsidRPr="00532F44" w:rsidRDefault="00516779" w:rsidP="00DB728C">
            <w:commentRangeStart w:id="133"/>
            <w:ins w:id="134" w:author="Jon Minton" w:date="2013-09-03T20:20:00Z">
              <w:r>
                <w:t xml:space="preserve">See </w:t>
              </w:r>
            </w:ins>
            <w:del w:id="135" w:author="Jon Minton" w:date="2013-09-05T21:11:00Z">
              <w:r w:rsidDel="00DB728C">
                <w:fldChar w:fldCharType="begin"/>
              </w:r>
              <w:r w:rsidRPr="00516779" w:rsidDel="00DB728C">
                <w:delInstrText xml:space="preserve"> REF _Ref366003102 \h </w:delInstrText>
              </w:r>
              <w:r w:rsidDel="00DB728C">
                <w:fldChar w:fldCharType="end"/>
              </w:r>
            </w:del>
            <w:r>
              <w:fldChar w:fldCharType="begin"/>
            </w:r>
            <w:r w:rsidRPr="00516779">
              <w:instrText xml:space="preserve"> REF _Ref366003107 \h </w:instrText>
            </w:r>
            <w:r>
              <w:fldChar w:fldCharType="separate"/>
            </w:r>
            <w:r w:rsidR="007A2563">
              <w:t xml:space="preserve">Table </w:t>
            </w:r>
            <w:r w:rsidR="007A2563">
              <w:rPr>
                <w:noProof/>
              </w:rPr>
              <w:t>6</w:t>
            </w:r>
            <w:r>
              <w:fldChar w:fldCharType="end"/>
            </w:r>
            <w:r>
              <w:t xml:space="preserve"> </w:t>
            </w:r>
            <w:ins w:id="136" w:author="Jon Minton" w:date="2013-09-03T20:20:00Z">
              <w:r>
                <w:t xml:space="preserve">for assumed mapping between Glasgow Outcome Scale (GOS) states and modified Rankin Scale </w:t>
              </w:r>
            </w:ins>
            <w:ins w:id="137" w:author="Jon Minton" w:date="2013-09-03T20:21:00Z">
              <w:r>
                <w:t>(</w:t>
              </w:r>
              <w:proofErr w:type="spellStart"/>
              <w:r>
                <w:t>mRS</w:t>
              </w:r>
              <w:proofErr w:type="spellEnd"/>
              <w:r>
                <w:t xml:space="preserve">) </w:t>
              </w:r>
            </w:ins>
            <w:ins w:id="138" w:author="Jon Minton" w:date="2013-09-03T20:20:00Z">
              <w:r>
                <w:t>scores</w:t>
              </w:r>
            </w:ins>
            <w:ins w:id="139" w:author="Jon Minton" w:date="2013-09-03T20:21:00Z">
              <w:r>
                <w:t xml:space="preserve">, </w:t>
              </w:r>
            </w:ins>
            <w:r>
              <w:t xml:space="preserve">and </w:t>
            </w:r>
            <w:ins w:id="140" w:author="Jon Minton" w:date="2013-09-03T20:21:00Z">
              <w:r>
                <w:t>estimated utility multipliers associated with each state.</w:t>
              </w:r>
            </w:ins>
            <w:commentRangeEnd w:id="133"/>
            <w:ins w:id="141" w:author="Jon Minton" w:date="2013-09-05T21:11:00Z">
              <w:r w:rsidR="00DB728C">
                <w:rPr>
                  <w:rStyle w:val="CommentReference"/>
                  <w:rFonts w:ascii="Times New Roman" w:eastAsia="Times New Roman" w:hAnsi="Times New Roman"/>
                  <w:lang w:val="en-GB" w:eastAsia="en-GB"/>
                </w:rPr>
                <w:commentReference w:id="133"/>
              </w:r>
            </w:ins>
          </w:p>
        </w:tc>
      </w:tr>
      <w:tr w:rsidR="00EF4E89" w:rsidRPr="00532F44" w:rsidTr="00EF4E89">
        <w:trPr>
          <w:divId w:val="1548566716"/>
          <w:trHeight w:val="304"/>
        </w:trPr>
        <w:tc>
          <w:tcPr>
            <w:tcW w:w="1951" w:type="dxa"/>
            <w:vMerge w:val="restart"/>
          </w:tcPr>
          <w:p w:rsidR="00EF4E89" w:rsidRPr="00532F44" w:rsidRDefault="00EF4E89" w:rsidP="00EF4E89">
            <w:pPr>
              <w:rPr>
                <w:b/>
              </w:rPr>
            </w:pPr>
            <w:r w:rsidRPr="00532F44">
              <w:rPr>
                <w:b/>
              </w:rPr>
              <w:t>Costs</w:t>
            </w:r>
          </w:p>
        </w:tc>
        <w:tc>
          <w:tcPr>
            <w:tcW w:w="3497" w:type="dxa"/>
          </w:tcPr>
          <w:p w:rsidR="00EF4E89" w:rsidRPr="00532F44" w:rsidRDefault="00EF4E89" w:rsidP="00EF4E89">
            <w:r w:rsidRPr="00532F44">
              <w:t xml:space="preserve">Annual cost of </w:t>
            </w:r>
            <w:proofErr w:type="spellStart"/>
            <w:r w:rsidRPr="00532F44">
              <w:t>dabigatran</w:t>
            </w:r>
            <w:proofErr w:type="spellEnd"/>
          </w:p>
        </w:tc>
        <w:tc>
          <w:tcPr>
            <w:tcW w:w="4299" w:type="dxa"/>
          </w:tcPr>
          <w:p w:rsidR="00EF4E89" w:rsidRPr="00532F44" w:rsidRDefault="00EF4E89" w:rsidP="00EF4E89">
            <w:r w:rsidRPr="00532F44">
              <w:t>£</w:t>
            </w:r>
            <w:r>
              <w:t>920. A fixed cost was assumed.</w:t>
            </w:r>
          </w:p>
        </w:tc>
        <w:tc>
          <w:tcPr>
            <w:tcW w:w="3969" w:type="dxa"/>
          </w:tcPr>
          <w:p w:rsidR="00EF4E89" w:rsidRPr="00532F44" w:rsidRDefault="00EF4E89" w:rsidP="00EF4E89">
            <w:r w:rsidRPr="00532F44">
              <w:t xml:space="preserve">NICE FAD, 2011   </w:t>
            </w:r>
            <w:r w:rsidRPr="00532F44">
              <w:fldChar w:fldCharType="begin" w:fldLock="1"/>
            </w:r>
            <w:r w:rsidR="0009181B">
              <w:instrText>ADDIN CSL_CITATION { "citationItems" : [ { "id" : "ITEM-1", "itemData" : { "author" : [ { "dropping-particle" : "", "family" : "NICE", "given" : "", "non-dropping-particle" : "", "parse-names" : false, "suffix" : "" } ], "id" : "ITEM-1", "issue" : "12 January", "issued" : { "date-parts" : [ [ "2011" ] ] }, "title" : "Dabigatran etexilate for the prevention of stroke and systemic embolism in atrial fibrillation: Final appraisal determination", "type" : "article", "volume" : "2012" }, "uris" : [ "http://www.mendeley.com/documents/?uuid=6d827589-3505-4467-8e9e-7bf24f2e9e81" ] } ], "mendeley" : { "previouslyFormattedCitation" : "[27]" }, "properties" : { "noteIndex" : 0 }, "schema" : "https://github.com/citation-style-language/schema/raw/master/csl-citation.json" }</w:instrText>
            </w:r>
            <w:r w:rsidRPr="00532F44">
              <w:fldChar w:fldCharType="separate"/>
            </w:r>
            <w:r w:rsidRPr="0009181B">
              <w:rPr>
                <w:noProof/>
              </w:rPr>
              <w:t>[27]</w:t>
            </w:r>
            <w:r w:rsidRPr="00532F44">
              <w:fldChar w:fldCharType="end"/>
            </w:r>
          </w:p>
        </w:tc>
      </w:tr>
      <w:tr w:rsidR="00EF4E89" w:rsidRPr="00532F44" w:rsidTr="00EF4E89">
        <w:trPr>
          <w:divId w:val="1548566716"/>
          <w:trHeight w:val="231"/>
        </w:trPr>
        <w:tc>
          <w:tcPr>
            <w:tcW w:w="1951" w:type="dxa"/>
            <w:vMerge/>
          </w:tcPr>
          <w:p w:rsidR="00EF4E89" w:rsidRPr="00532F44" w:rsidRDefault="00EF4E89" w:rsidP="00EF4E89"/>
        </w:tc>
        <w:tc>
          <w:tcPr>
            <w:tcW w:w="3497" w:type="dxa"/>
          </w:tcPr>
          <w:p w:rsidR="00EF4E89" w:rsidRPr="00532F44" w:rsidRDefault="00EF4E89" w:rsidP="00EF4E89">
            <w:r>
              <w:t xml:space="preserve">Annual cost of </w:t>
            </w:r>
            <w:proofErr w:type="spellStart"/>
            <w:r>
              <w:t>rivaroxaban</w:t>
            </w:r>
            <w:proofErr w:type="spellEnd"/>
          </w:p>
        </w:tc>
        <w:tc>
          <w:tcPr>
            <w:tcW w:w="4299" w:type="dxa"/>
          </w:tcPr>
          <w:p w:rsidR="00EF4E89" w:rsidRPr="00532F44" w:rsidRDefault="00EF4E89" w:rsidP="00EF4E89">
            <w:r>
              <w:t>£767. A fixed cost was assumed.</w:t>
            </w:r>
          </w:p>
        </w:tc>
        <w:tc>
          <w:tcPr>
            <w:tcW w:w="3969" w:type="dxa"/>
          </w:tcPr>
          <w:p w:rsidR="00EF4E89" w:rsidRPr="00532F44" w:rsidRDefault="00EF4E89" w:rsidP="00EF4E89">
            <w:r>
              <w:t xml:space="preserve">London New Drugs Group </w:t>
            </w:r>
            <w:r>
              <w:fldChar w:fldCharType="begin" w:fldLock="1"/>
            </w:r>
            <w:r w:rsidR="0009181B">
              <w:instrText>ADDIN CSL_CITATION { "citationItems" : [ { "id" : "ITEM-1", "itemData" : { "author" : [ { "dropping-particle" : "", "family" : "Group", "given" : "London New Drugs", "non-dropping-particle" : "", "parse-names" : false, "suffix" : "" } ], "id" : "ITEM-1", "issue" : "2 February", "issued" : { "date-parts" : [ [ "2012" ] ] }, "publisher" : "UKMI", "publisher-place" : "London", "title" : "A briefing paper on Dabigatran and Rivaroxaban: What we know so far...", "type" : "article", "volume" : "2012" }, "uris" : [ "http://www.mendeley.com/documents/?uuid=6da80716-8a4b-4d44-aaf3-c1d24ea8c9b8" ] } ], "mendeley" : { "previouslyFormattedCitation" : "[28]" }, "properties" : { "noteIndex" : 0 }, "schema" : "https://github.com/citation-style-language/schema/raw/master/csl-citation.json" }</w:instrText>
            </w:r>
            <w:r>
              <w:fldChar w:fldCharType="separate"/>
            </w:r>
            <w:r w:rsidRPr="0009181B">
              <w:rPr>
                <w:noProof/>
              </w:rPr>
              <w:t>[28]</w:t>
            </w:r>
            <w:r>
              <w:fldChar w:fldCharType="end"/>
            </w:r>
          </w:p>
        </w:tc>
      </w:tr>
      <w:tr w:rsidR="00EF4E89" w:rsidRPr="00532F44" w:rsidTr="00EF4E89">
        <w:trPr>
          <w:divId w:val="1548566716"/>
          <w:trHeight w:val="231"/>
        </w:trPr>
        <w:tc>
          <w:tcPr>
            <w:tcW w:w="1951" w:type="dxa"/>
            <w:vMerge/>
          </w:tcPr>
          <w:p w:rsidR="00EF4E89" w:rsidRPr="00532F44" w:rsidRDefault="00EF4E89" w:rsidP="00EF4E89"/>
        </w:tc>
        <w:tc>
          <w:tcPr>
            <w:tcW w:w="3497" w:type="dxa"/>
          </w:tcPr>
          <w:p w:rsidR="00EF4E89" w:rsidRDefault="00EF4E89" w:rsidP="00EF4E89">
            <w:r>
              <w:t>Annual cost of warfarin</w:t>
            </w:r>
          </w:p>
        </w:tc>
        <w:tc>
          <w:tcPr>
            <w:tcW w:w="4299" w:type="dxa"/>
          </w:tcPr>
          <w:p w:rsidR="00EF4E89" w:rsidRDefault="00EF4E89" w:rsidP="00EF4E89">
            <w:r>
              <w:t>£252 to £259 including monitoring costs. A uniform distribution was assumed.</w:t>
            </w:r>
          </w:p>
        </w:tc>
        <w:tc>
          <w:tcPr>
            <w:tcW w:w="3969" w:type="dxa"/>
          </w:tcPr>
          <w:p w:rsidR="00EF4E89" w:rsidRPr="00532F44" w:rsidRDefault="00EF4E89" w:rsidP="00EF4E89">
            <w:r>
              <w:t xml:space="preserve">BNF </w:t>
            </w:r>
            <w:r>
              <w:fldChar w:fldCharType="begin" w:fldLock="1"/>
            </w:r>
            <w:r w:rsidR="0009181B">
              <w:instrText>ADDIN CSL_CITATION { "citationItems" : [ { "id" : "ITEM-1", "itemData" : { "author" : [ { "dropping-particle" : "", "family" : "BNF", "given" : "", "non-dropping-particle" : "", "parse-names" : false, "suffix" : "" } ], "id" : "ITEM-1", "issue" : "18 January", "issued" : { "date-parts" : [ [ "2011" ] ] }, "note" : "Tablets, warfarin sodium 500 micrograms (white), net price 28-tab pack = \u00a31.67; 1 mg (brown), 28-tab pack = 86p; 3 mg (blue), 28-tab pack = 86p; 5 mg (pink), 28-tab pack = 92p. Label: 10, anticoagulant card\nBrands include Marevan\u00ae\nOral suspension, warfarin sodium 5 mg/5 mL, net price 150 mL = \u00a390.00. Label: 10, anticoagulant card", "title" : "Warfarin", "type" : "article", "volume" : "2012" }, "uris" : [ "http://www.mendeley.com/documents/?uuid=cec702a9-a87f-424a-b46c-3f39d2e26706" ] } ], "mendeley" : { "previouslyFormattedCitation" : "[29]" }, "properties" : { "noteIndex" : 0 }, "schema" : "https://github.com/citation-style-language/schema/raw/master/csl-citation.json" }</w:instrText>
            </w:r>
            <w:r>
              <w:fldChar w:fldCharType="separate"/>
            </w:r>
            <w:r w:rsidRPr="0009181B">
              <w:rPr>
                <w:noProof/>
              </w:rPr>
              <w:t>[29]</w:t>
            </w:r>
            <w:r>
              <w:fldChar w:fldCharType="end"/>
            </w:r>
          </w:p>
        </w:tc>
      </w:tr>
      <w:tr w:rsidR="00EF4E89" w:rsidRPr="00532F44" w:rsidTr="00EF4E89">
        <w:trPr>
          <w:divId w:val="1548566716"/>
          <w:trHeight w:val="231"/>
        </w:trPr>
        <w:tc>
          <w:tcPr>
            <w:tcW w:w="1951" w:type="dxa"/>
            <w:vMerge/>
          </w:tcPr>
          <w:p w:rsidR="00EF4E89" w:rsidRPr="00532F44" w:rsidRDefault="00EF4E89" w:rsidP="00EF4E89"/>
        </w:tc>
        <w:tc>
          <w:tcPr>
            <w:tcW w:w="3497" w:type="dxa"/>
          </w:tcPr>
          <w:p w:rsidR="00EF4E89" w:rsidRPr="00621BC9" w:rsidRDefault="00EF4E89" w:rsidP="00EF4E89">
            <w:r w:rsidRPr="00621BC9">
              <w:t>Cost of TTE</w:t>
            </w:r>
          </w:p>
        </w:tc>
        <w:tc>
          <w:tcPr>
            <w:tcW w:w="4299" w:type="dxa"/>
          </w:tcPr>
          <w:p w:rsidR="00EF4E89" w:rsidRPr="00532F44" w:rsidRDefault="00EF4E89" w:rsidP="00EF4E89">
            <w:r w:rsidRPr="00532F44">
              <w:t>£66</w:t>
            </w:r>
          </w:p>
        </w:tc>
        <w:tc>
          <w:tcPr>
            <w:tcW w:w="3969" w:type="dxa"/>
          </w:tcPr>
          <w:p w:rsidR="00EF4E89" w:rsidRPr="00532F44" w:rsidRDefault="00EF4E89" w:rsidP="00EF4E89">
            <w:r w:rsidRPr="00532F44">
              <w:t xml:space="preserve">NHS Reference Costs </w:t>
            </w:r>
            <w:r>
              <w:fldChar w:fldCharType="begin" w:fldLock="1"/>
            </w:r>
            <w:r w:rsidR="0009181B">
              <w:instrText>ADDIN CSL_CITATION { "citationItems" : [ { "id" : "ITEM-1", "itemData" : { "author" : [ { "dropping-particle" : "", "family" : "DoH", "given" : "", "non-dropping-particle" : "", "parse-names" : false, "suffix" : "" } ], "id" : "ITEM-1", "issue" : "12 January", "issued" : { "date-parts" : [ [ "2011" ] ] }, "publisher" : "Crown", "publisher-place" : "London", "title" : "NHS Reference Costs 2009-2010", "type" : "article", "volume" : "2012" }, "uris" : [ "http://www.mendeley.com/documents/?uuid=83ecf639-a58b-4bc0-9392-407007d1467d" ] } ], "mendeley" : { "previouslyFormattedCitation" : "[19]" }, "properties" : { "noteIndex" : 0 }, "schema" : "https://github.com/citation-style-language/schema/raw/master/csl-citation.json" }</w:instrText>
            </w:r>
            <w:r>
              <w:fldChar w:fldCharType="separate"/>
            </w:r>
            <w:r w:rsidR="0009181B" w:rsidRPr="0009181B">
              <w:rPr>
                <w:noProof/>
              </w:rPr>
              <w:t>[19]</w:t>
            </w:r>
            <w:r>
              <w:fldChar w:fldCharType="end"/>
            </w:r>
          </w:p>
        </w:tc>
      </w:tr>
      <w:tr w:rsidR="00EF4E89" w:rsidRPr="00532F44" w:rsidTr="00EF4E89">
        <w:trPr>
          <w:divId w:val="1548566716"/>
          <w:trHeight w:val="399"/>
        </w:trPr>
        <w:tc>
          <w:tcPr>
            <w:tcW w:w="1951" w:type="dxa"/>
            <w:vMerge/>
          </w:tcPr>
          <w:p w:rsidR="00EF4E89" w:rsidRPr="00532F44" w:rsidRDefault="00EF4E89" w:rsidP="00EF4E89"/>
        </w:tc>
        <w:tc>
          <w:tcPr>
            <w:tcW w:w="3497" w:type="dxa"/>
          </w:tcPr>
          <w:p w:rsidR="00EF4E89" w:rsidRPr="00532F44" w:rsidRDefault="00EF4E89" w:rsidP="00EF4E89">
            <w:r w:rsidRPr="00532F44">
              <w:t>Cost of death due to stroke</w:t>
            </w:r>
          </w:p>
        </w:tc>
        <w:tc>
          <w:tcPr>
            <w:tcW w:w="4299" w:type="dxa"/>
          </w:tcPr>
          <w:p w:rsidR="00EF4E89" w:rsidRPr="00532F44" w:rsidRDefault="00EF4E89" w:rsidP="00EF4E89">
            <w:r w:rsidRPr="00532F44">
              <w:t xml:space="preserve">£7,019 (95% </w:t>
            </w:r>
            <w:proofErr w:type="spellStart"/>
            <w:r w:rsidRPr="00532F44">
              <w:t>CrI</w:t>
            </w:r>
            <w:proofErr w:type="spellEnd"/>
            <w:r w:rsidRPr="00532F44">
              <w:t xml:space="preserve"> £6,975 to £7,064)</w:t>
            </w:r>
          </w:p>
        </w:tc>
        <w:tc>
          <w:tcPr>
            <w:tcW w:w="3969" w:type="dxa"/>
          </w:tcPr>
          <w:p w:rsidR="00EF4E89" w:rsidRPr="00532F44" w:rsidRDefault="00EF4E89" w:rsidP="00EF4E89">
            <w:proofErr w:type="spellStart"/>
            <w:r w:rsidRPr="00532F44">
              <w:t>Sandercock</w:t>
            </w:r>
            <w:proofErr w:type="spellEnd"/>
            <w:r w:rsidRPr="00532F44">
              <w:t xml:space="preserve"> et al 2002 </w:t>
            </w:r>
            <w:r w:rsidRPr="00532F44">
              <w:fldChar w:fldCharType="begin" w:fldLock="1"/>
            </w:r>
            <w:r w:rsidR="0009181B">
              <w:instrText>ADDIN CSL_CITATION { "citationItems" : [ { "id" : "ITEM-1", "itemData" : { "author" : [ { "dropping-particle" : "", "family" : "Sandercock", "given" : "P", "non-dropping-particle" : "", "parse-names" : false, "suffix" : "" }, { "dropping-particle" : "", "family" : "Berge", "given" : "E", "non-dropping-particle" : "", "parse-names" : false, "suffix" : "" }, { "dropping-particle" : "", "family" : "Dennis", "given" : "M", "non-dropping-particle" : "", "parse-names" : false, "suffix" : "" }, { "dropping-particle" : "", "family" : "Forbes", "given" : "J", "non-dropping-particle" : "", "parse-names" : false, "suffix" : "" }, { "dropping-particle" : "", "family" : "Hand", "given" : "P", "non-dropping-particle" : "", "parse-names" : false, "suffix" : "" }, { "dropping-particle" : "", "family" : "Kwan", "given" : "J", "non-dropping-particle" : "", "parse-names" : false, "suffix" : "" }, { "dropping-particle" : "", "family" : "Lewis", "given" : "S", "non-dropping-particle" : "", "parse-names" : false, "suffix" : "" }, { "dropping-particle" : "", "family" : "Lindley", "given" : "R", "non-dropping-particle" : "", "parse-names" : false, "suffix" : "" }, { "dropping-particle" : "", "family" : "Neilson", "given" : "A", "non-dropping-particle" : "", "parse-names" : false, "suffix" : "" }, { "dropping-particle" : "", "family" : "Thomas", "given" : "B", "non-dropping-particle" : "", "parse-names" : false, "suffix" : "" }, { "dropping-particle" : "", "family" : "Wardlaw", "given" : "J", "non-dropping-particle" : "", "parse-names" : false, "suffix" : "" } ], "container-title" : "Health Technology Assessment", "id" : "ITEM-1", "issue" : "26", "issued" : { "date-parts" : [ [ "2002" ] ] }, "title" : "A systematic review of the effectiveness, cost-effectiveness and barriers to implementation of thrombolytic and neuroprotective therapy for acute ischaemic stroke in the NHS", "type" : "article-journal", "volume" : "6" }, "uris" : [ "http://www.mendeley.com/documents/?uuid=bd4d8f3a-ea79-42f8-98dd-23e6f4f46cb5" ] } ], "mendeley" : { "previouslyFormattedCitation" : "[30]" }, "properties" : { "noteIndex" : 0 }, "schema" : "https://github.com/citation-style-language/schema/raw/master/csl-citation.json" }</w:instrText>
            </w:r>
            <w:r w:rsidRPr="00532F44">
              <w:fldChar w:fldCharType="separate"/>
            </w:r>
            <w:r w:rsidRPr="0009181B">
              <w:rPr>
                <w:noProof/>
              </w:rPr>
              <w:t>[30]</w:t>
            </w:r>
            <w:r w:rsidRPr="00532F44">
              <w:fldChar w:fldCharType="end"/>
            </w:r>
          </w:p>
        </w:tc>
      </w:tr>
      <w:tr w:rsidR="00EF4E89" w:rsidRPr="00532F44" w:rsidTr="00EF4E89">
        <w:trPr>
          <w:divId w:val="1548566716"/>
          <w:trHeight w:val="699"/>
        </w:trPr>
        <w:tc>
          <w:tcPr>
            <w:tcW w:w="1951" w:type="dxa"/>
            <w:vMerge/>
          </w:tcPr>
          <w:p w:rsidR="00EF4E89" w:rsidRPr="00532F44" w:rsidRDefault="00EF4E89" w:rsidP="00EF4E89"/>
        </w:tc>
        <w:tc>
          <w:tcPr>
            <w:tcW w:w="3497" w:type="dxa"/>
          </w:tcPr>
          <w:p w:rsidR="00EF4E89" w:rsidRPr="00532F44" w:rsidRDefault="00EF4E89" w:rsidP="00EF4E89">
            <w:r w:rsidRPr="00532F44">
              <w:t>Costs in stroke survivors</w:t>
            </w:r>
          </w:p>
        </w:tc>
        <w:tc>
          <w:tcPr>
            <w:tcW w:w="4299" w:type="dxa"/>
          </w:tcPr>
          <w:p w:rsidR="00EF4E89" w:rsidRDefault="00EF4E89" w:rsidP="00EF4E89">
            <w:r w:rsidRPr="00532F44">
              <w:t xml:space="preserve">Various. Differing according to dependent and independent states. Subdivided into </w:t>
            </w:r>
            <w:r>
              <w:t xml:space="preserve">one-off </w:t>
            </w:r>
            <w:r w:rsidRPr="00532F44">
              <w:t xml:space="preserve">and </w:t>
            </w:r>
            <w:r w:rsidRPr="00532F44">
              <w:lastRenderedPageBreak/>
              <w:t>continuing costs</w:t>
            </w:r>
            <w:r>
              <w:t xml:space="preserve">. Estimates (95% </w:t>
            </w:r>
            <w:proofErr w:type="spellStart"/>
            <w:r>
              <w:t>CrIs</w:t>
            </w:r>
            <w:proofErr w:type="spellEnd"/>
            <w:r>
              <w:t>) are as follows:</w:t>
            </w:r>
          </w:p>
          <w:p w:rsidR="00EF4E89" w:rsidRDefault="00EF4E89" w:rsidP="00EF4E89">
            <w:r>
              <w:t>Dependent stroke, one-off costs: £2830 (£2708 to £2952)</w:t>
            </w:r>
          </w:p>
          <w:p w:rsidR="00EF4E89" w:rsidRDefault="00EF4E89" w:rsidP="00EF4E89">
            <w:r>
              <w:t>Dependent stroke, continuing annual cost: £6386 (£5749 to £7023)</w:t>
            </w:r>
          </w:p>
          <w:p w:rsidR="00EF4E89" w:rsidRDefault="00EF4E89" w:rsidP="00EF4E89">
            <w:r>
              <w:t>Independent stroke, one-off costs: £542 (£513 to £571)</w:t>
            </w:r>
          </w:p>
          <w:p w:rsidR="00EF4E89" w:rsidRPr="00532F44" w:rsidRDefault="00EF4E89" w:rsidP="00EF4E89">
            <w:r>
              <w:t>Independent stroke, continuing annual cost: £3195 (£2871 to £3518)</w:t>
            </w:r>
          </w:p>
        </w:tc>
        <w:tc>
          <w:tcPr>
            <w:tcW w:w="3969" w:type="dxa"/>
          </w:tcPr>
          <w:p w:rsidR="00EF4E89" w:rsidRPr="00532F44" w:rsidRDefault="00EF4E89" w:rsidP="00EF4E89">
            <w:r w:rsidRPr="00532F44">
              <w:lastRenderedPageBreak/>
              <w:t xml:space="preserve">NHS Reference Costs </w:t>
            </w:r>
            <w:r w:rsidRPr="00532F44">
              <w:fldChar w:fldCharType="begin" w:fldLock="1"/>
            </w:r>
            <w:r w:rsidR="0009181B">
              <w:instrText>ADDIN CSL_CITATION { "citationItems" : [ { "id" : "ITEM-1", "itemData" : { "author" : [ { "dropping-particle" : "", "family" : "DoH", "given" : "", "non-dropping-particle" : "", "parse-names" : false, "suffix" : "" } ], "id" : "ITEM-1", "issue" : "12 January", "issued" : { "date-parts" : [ [ "2011" ] ] }, "publisher" : "Crown", "publisher-place" : "London", "title" : "NHS Reference Costs 2009-2010", "type" : "article", "volume" : "2012" }, "uris" : [ "http://www.mendeley.com/documents/?uuid=83ecf639-a58b-4bc0-9392-407007d1467d" ] } ], "mendeley" : { "previouslyFormattedCitation" : "[19]" }, "properties" : { "noteIndex" : 0 }, "schema" : "https://github.com/citation-style-language/schema/raw/master/csl-citation.json" }</w:instrText>
            </w:r>
            <w:r w:rsidRPr="00532F44">
              <w:fldChar w:fldCharType="separate"/>
            </w:r>
            <w:r w:rsidR="0009181B" w:rsidRPr="0009181B">
              <w:rPr>
                <w:noProof/>
              </w:rPr>
              <w:t>[19]</w:t>
            </w:r>
            <w:r w:rsidRPr="00532F44">
              <w:fldChar w:fldCharType="end"/>
            </w:r>
          </w:p>
          <w:p w:rsidR="00EF4E89" w:rsidRPr="00532F44" w:rsidRDefault="00EF4E89" w:rsidP="00EF4E89">
            <w:r w:rsidRPr="00532F44">
              <w:t xml:space="preserve">NHS Stroke Strategy Impact Assessment  </w:t>
            </w:r>
            <w:r w:rsidRPr="00532F44">
              <w:fldChar w:fldCharType="begin" w:fldLock="1"/>
            </w:r>
            <w:r w:rsidR="0009181B">
              <w:instrText>ADDIN CSL_CITATION { "citationItems" : [ { "id" : "ITEM-1", "itemData" : { "author" : [ { "dropping-particle" : "", "family" : "NHS", "given" : "", "non-dropping-particle" : "", "parse-names" : false, "suffix" : "" } ], "id" : "ITEM-1", "issue" : "13 January", "issued" : { "date-parts" : [ [ "2007" ] ] }, "title" : "National Stroke Strategy Impact Assessment", "type" : "article", "volume" : "2012" }, "uris" : [ "http://www.mendeley.com/documents/?uuid=a0421089-5288-4a8d-a7a4-42744d167907" ] } ], "mendeley" : { "previouslyFormattedCitation" : "[31]" }, "properties" : { "noteIndex" : 0 }, "schema" : "https://github.com/citation-style-language/schema/raw/master/csl-citation.json" }</w:instrText>
            </w:r>
            <w:r w:rsidRPr="00532F44">
              <w:fldChar w:fldCharType="separate"/>
            </w:r>
            <w:r w:rsidRPr="0009181B">
              <w:rPr>
                <w:noProof/>
              </w:rPr>
              <w:t>[31]</w:t>
            </w:r>
            <w:r w:rsidRPr="00532F44">
              <w:fldChar w:fldCharType="end"/>
            </w:r>
          </w:p>
          <w:p w:rsidR="00EF4E89" w:rsidRPr="00532F44" w:rsidRDefault="00EF4E89" w:rsidP="00EF4E89">
            <w:r w:rsidRPr="00532F44">
              <w:lastRenderedPageBreak/>
              <w:t xml:space="preserve">Unit Costs of Health and Social Care 2010 </w:t>
            </w:r>
            <w:r w:rsidRPr="00532F44">
              <w:fldChar w:fldCharType="begin" w:fldLock="1"/>
            </w:r>
            <w:r w:rsidR="0009181B">
              <w:instrText>ADDIN CSL_CITATION { "citationItems" : [ { "id" : "ITEM-1", "itemData" : { "author" : [ { "dropping-particle" : "", "family" : "Curtis", "given" : "L", "non-dropping-particle" : "", "parse-names" : false, "suffix" : "" } ], "id" : "ITEM-1", "issued" : { "date-parts" : [ [ "2010" ] ] }, "page" : "257", "publisher-place" : "Kent", "title" : "Unit Costs of Health and Social Care 2010", "type" : "report" }, "uris" : [ "http://www.mendeley.com/documents/?uuid=83ce0d2a-1f8f-4642-908d-f6d610aa3940" ] } ], "mendeley" : { "previouslyFormattedCitation" : "[32]" }, "properties" : { "noteIndex" : 0 }, "schema" : "https://github.com/citation-style-language/schema/raw/master/csl-citation.json" }</w:instrText>
            </w:r>
            <w:r w:rsidRPr="00532F44">
              <w:fldChar w:fldCharType="separate"/>
            </w:r>
            <w:r w:rsidRPr="0009181B">
              <w:rPr>
                <w:noProof/>
              </w:rPr>
              <w:t>[32]</w:t>
            </w:r>
            <w:r w:rsidRPr="00532F44">
              <w:fldChar w:fldCharType="end"/>
            </w:r>
          </w:p>
        </w:tc>
      </w:tr>
      <w:tr w:rsidR="00EF4E89" w:rsidRPr="00532F44" w:rsidTr="00EF4E89">
        <w:trPr>
          <w:divId w:val="1548566716"/>
          <w:trHeight w:val="231"/>
        </w:trPr>
        <w:tc>
          <w:tcPr>
            <w:tcW w:w="1951" w:type="dxa"/>
            <w:vMerge/>
          </w:tcPr>
          <w:p w:rsidR="00EF4E89" w:rsidRPr="00532F44" w:rsidRDefault="00EF4E89" w:rsidP="00EF4E89"/>
        </w:tc>
        <w:tc>
          <w:tcPr>
            <w:tcW w:w="3497" w:type="dxa"/>
          </w:tcPr>
          <w:p w:rsidR="00EF4E89" w:rsidRPr="00532F44" w:rsidRDefault="00EF4E89" w:rsidP="00EF4E89">
            <w:r w:rsidRPr="00532F44">
              <w:t>Costs of fatal bleed</w:t>
            </w:r>
          </w:p>
        </w:tc>
        <w:tc>
          <w:tcPr>
            <w:tcW w:w="8268" w:type="dxa"/>
            <w:gridSpan w:val="2"/>
          </w:tcPr>
          <w:p w:rsidR="00EF4E89" w:rsidRPr="00532F44" w:rsidRDefault="00EF4E89" w:rsidP="00EF4E89">
            <w:r w:rsidRPr="00532F44">
              <w:t>Assumed identical to costs of death due to stroke</w:t>
            </w:r>
          </w:p>
        </w:tc>
      </w:tr>
      <w:tr w:rsidR="00EF4E89" w:rsidRPr="00532F44" w:rsidTr="00EF4E89">
        <w:trPr>
          <w:divId w:val="1548566716"/>
          <w:trHeight w:val="122"/>
        </w:trPr>
        <w:tc>
          <w:tcPr>
            <w:tcW w:w="1951" w:type="dxa"/>
            <w:vMerge/>
          </w:tcPr>
          <w:p w:rsidR="00EF4E89" w:rsidRPr="00532F44" w:rsidRDefault="00EF4E89" w:rsidP="00EF4E89"/>
        </w:tc>
        <w:tc>
          <w:tcPr>
            <w:tcW w:w="3497" w:type="dxa"/>
          </w:tcPr>
          <w:p w:rsidR="00EF4E89" w:rsidRPr="00532F44" w:rsidRDefault="00EF4E89" w:rsidP="00EF4E89">
            <w:r w:rsidRPr="00532F44">
              <w:t>Costs of nonfatal bleed</w:t>
            </w:r>
          </w:p>
        </w:tc>
        <w:tc>
          <w:tcPr>
            <w:tcW w:w="4299" w:type="dxa"/>
          </w:tcPr>
          <w:p w:rsidR="00EF4E89" w:rsidRDefault="00EF4E89" w:rsidP="00EF4E89">
            <w:pPr>
              <w:jc w:val="left"/>
            </w:pPr>
            <w:r>
              <w:t xml:space="preserve">Major bleeds subdivided into gastrointestinal (GI) and intracranial (IC). GI bleeds were assumed to incur a one-off cost but no continuing costs. The one-off cost (95% </w:t>
            </w:r>
            <w:proofErr w:type="spellStart"/>
            <w:r>
              <w:t>CrI</w:t>
            </w:r>
            <w:proofErr w:type="spellEnd"/>
            <w:r>
              <w:t>) was £1261 (£1212 to £1310).</w:t>
            </w:r>
          </w:p>
          <w:p w:rsidR="00EF4E89" w:rsidRDefault="00EF4E89" w:rsidP="00EF4E89">
            <w:pPr>
              <w:jc w:val="left"/>
            </w:pPr>
            <w:r>
              <w:t xml:space="preserve">For IC bleeds, the costs depended on the Glasgow Outcome Scale (GOS) level of disability that they cause, from GOS 2 (most severe) to GOS 5 (least severe). </w:t>
            </w:r>
          </w:p>
          <w:p w:rsidR="00EF4E89" w:rsidRDefault="00EF4E89" w:rsidP="00EF4E89">
            <w:pPr>
              <w:jc w:val="left"/>
            </w:pPr>
            <w:r>
              <w:t xml:space="preserve">The one-off costs (95% </w:t>
            </w:r>
            <w:proofErr w:type="spellStart"/>
            <w:r>
              <w:t>CrIs</w:t>
            </w:r>
            <w:proofErr w:type="spellEnd"/>
            <w:r>
              <w:t>) used were as follows:</w:t>
            </w:r>
          </w:p>
          <w:p w:rsidR="00EF4E89" w:rsidRDefault="00EF4E89" w:rsidP="00EF4E89">
            <w:pPr>
              <w:jc w:val="left"/>
            </w:pPr>
            <w:r>
              <w:t>GOS 2: £46785 (£40895 to £53250)</w:t>
            </w:r>
          </w:p>
          <w:p w:rsidR="00EF4E89" w:rsidRDefault="00EF4E89" w:rsidP="00EF4E89">
            <w:pPr>
              <w:jc w:val="left"/>
            </w:pPr>
            <w:r>
              <w:t>GOS 3: £10096 (£8849 to £11363)</w:t>
            </w:r>
          </w:p>
          <w:p w:rsidR="00EF4E89" w:rsidRDefault="00EF4E89" w:rsidP="00EF4E89">
            <w:pPr>
              <w:jc w:val="left"/>
            </w:pPr>
            <w:r>
              <w:t>GOS 4: £27419 (£22582 to £32964)</w:t>
            </w:r>
          </w:p>
          <w:p w:rsidR="00EF4E89" w:rsidRDefault="00EF4E89" w:rsidP="00EF4E89">
            <w:pPr>
              <w:jc w:val="left"/>
            </w:pPr>
            <w:r>
              <w:lastRenderedPageBreak/>
              <w:t>GOS 5: £1261 (£1211 to £1309)</w:t>
            </w:r>
          </w:p>
          <w:p w:rsidR="00EF4E89" w:rsidRDefault="00EF4E89" w:rsidP="00EF4E89">
            <w:pPr>
              <w:jc w:val="left"/>
            </w:pPr>
          </w:p>
          <w:p w:rsidR="00EF4E89" w:rsidRDefault="00EF4E89" w:rsidP="00EF4E89">
            <w:pPr>
              <w:jc w:val="left"/>
            </w:pPr>
            <w:r>
              <w:t xml:space="preserve">GOS 4 and GOS 5 states were assumed not to have ongoing costs. The ongoing annual costs (95% </w:t>
            </w:r>
            <w:proofErr w:type="spellStart"/>
            <w:r>
              <w:t>CrIs</w:t>
            </w:r>
            <w:proofErr w:type="spellEnd"/>
            <w:r>
              <w:t>) of the other states were as follows:</w:t>
            </w:r>
          </w:p>
          <w:p w:rsidR="00EF4E89" w:rsidRDefault="00EF4E89" w:rsidP="00EF4E89">
            <w:pPr>
              <w:jc w:val="left"/>
            </w:pPr>
            <w:r>
              <w:t>GOS 2: £50047 (£49645 to £50343)</w:t>
            </w:r>
          </w:p>
          <w:p w:rsidR="00EF4E89" w:rsidRPr="00532F44" w:rsidRDefault="00EF4E89" w:rsidP="00EF4E89">
            <w:pPr>
              <w:jc w:val="left"/>
            </w:pPr>
            <w:r>
              <w:t>GOS 3: £33949 (£33843 to £33969)</w:t>
            </w:r>
          </w:p>
        </w:tc>
        <w:tc>
          <w:tcPr>
            <w:tcW w:w="3969" w:type="dxa"/>
          </w:tcPr>
          <w:p w:rsidR="00EF4E89" w:rsidRPr="00532F44" w:rsidRDefault="00EF4E89" w:rsidP="00EF4E89">
            <w:pPr>
              <w:keepNext/>
            </w:pPr>
            <w:r w:rsidRPr="00532F44">
              <w:lastRenderedPageBreak/>
              <w:t xml:space="preserve">NHS Reference Costs </w:t>
            </w:r>
            <w:r w:rsidRPr="00532F44">
              <w:fldChar w:fldCharType="begin" w:fldLock="1"/>
            </w:r>
            <w:r w:rsidR="0009181B">
              <w:instrText>ADDIN CSL_CITATION { "citationItems" : [ { "id" : "ITEM-1", "itemData" : { "author" : [ { "dropping-particle" : "", "family" : "DoH", "given" : "", "non-dropping-particle" : "", "parse-names" : false, "suffix" : "" } ], "id" : "ITEM-1", "issue" : "12 January", "issued" : { "date-parts" : [ [ "2011" ] ] }, "publisher" : "Crown", "publisher-place" : "London", "title" : "NHS Reference Costs 2009-2010", "type" : "article", "volume" : "2012" }, "uris" : [ "http://www.mendeley.com/documents/?uuid=83ecf639-a58b-4bc0-9392-407007d1467d" ] } ], "mendeley" : { "previouslyFormattedCitation" : "[19]" }, "properties" : { "noteIndex" : 0 }, "schema" : "https://github.com/citation-style-language/schema/raw/master/csl-citation.json" }</w:instrText>
            </w:r>
            <w:r w:rsidRPr="00532F44">
              <w:fldChar w:fldCharType="separate"/>
            </w:r>
            <w:r w:rsidR="0009181B" w:rsidRPr="0009181B">
              <w:rPr>
                <w:noProof/>
              </w:rPr>
              <w:t>[19]</w:t>
            </w:r>
            <w:r w:rsidRPr="00532F44">
              <w:fldChar w:fldCharType="end"/>
            </w:r>
          </w:p>
          <w:p w:rsidR="00EF4E89" w:rsidRPr="00532F44" w:rsidRDefault="00EF4E89" w:rsidP="00EF4E89">
            <w:pPr>
              <w:keepNext/>
            </w:pPr>
          </w:p>
        </w:tc>
      </w:tr>
    </w:tbl>
    <w:p w:rsidR="00EF4E89" w:rsidRPr="00EF4E89" w:rsidRDefault="00EF4E89" w:rsidP="00EF4E89">
      <w:pPr>
        <w:pStyle w:val="Caption"/>
        <w:divId w:val="1548566716"/>
      </w:pPr>
      <w:bookmarkStart w:id="142" w:name="_Ref349918428"/>
      <w:r>
        <w:lastRenderedPageBreak/>
        <w:t xml:space="preserve">Table </w:t>
      </w:r>
      <w:r w:rsidR="00516779">
        <w:fldChar w:fldCharType="begin"/>
      </w:r>
      <w:r w:rsidR="00516779">
        <w:instrText xml:space="preserve"> SEQ Table \* ARABIC </w:instrText>
      </w:r>
      <w:r w:rsidR="00516779">
        <w:fldChar w:fldCharType="separate"/>
      </w:r>
      <w:r w:rsidR="007A2563">
        <w:rPr>
          <w:noProof/>
        </w:rPr>
        <w:t>5</w:t>
      </w:r>
      <w:r w:rsidR="00516779">
        <w:fldChar w:fldCharType="end"/>
      </w:r>
      <w:bookmarkEnd w:id="142"/>
      <w:r>
        <w:t xml:space="preserve"> Parameters used in model</w:t>
      </w:r>
    </w:p>
    <w:p w:rsidR="00516779" w:rsidRDefault="00516779" w:rsidP="00516779">
      <w:pPr>
        <w:divId w:val="1548566716"/>
        <w:rPr>
          <w:ins w:id="143" w:author="Jon Minton" w:date="2013-09-03T20:18:00Z"/>
        </w:rPr>
      </w:pPr>
      <w:commentRangeStart w:id="1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40"/>
        <w:gridCol w:w="3040"/>
        <w:gridCol w:w="3040"/>
      </w:tblGrid>
      <w:tr w:rsidR="00516779" w:rsidRPr="00774D14" w:rsidTr="00516779">
        <w:trPr>
          <w:divId w:val="1548566716"/>
          <w:trHeight w:val="103"/>
          <w:ins w:id="145" w:author="Jon Minton" w:date="2013-09-03T20:18:00Z"/>
        </w:trPr>
        <w:tc>
          <w:tcPr>
            <w:tcW w:w="3040" w:type="dxa"/>
          </w:tcPr>
          <w:p w:rsidR="00516779" w:rsidRPr="00774D14" w:rsidRDefault="00516779" w:rsidP="00CF6CB9">
            <w:pPr>
              <w:autoSpaceDE w:val="0"/>
              <w:autoSpaceDN w:val="0"/>
              <w:adjustRightInd w:val="0"/>
              <w:spacing w:after="0" w:line="240" w:lineRule="auto"/>
              <w:rPr>
                <w:ins w:id="146" w:author="Jon Minton" w:date="2013-09-03T20:18:00Z"/>
                <w:rFonts w:ascii="Humanist 77 7 BT" w:hAnsi="Humanist 77 7 BT" w:cs="Humanist 77 7 BT"/>
                <w:color w:val="000000"/>
                <w:sz w:val="17"/>
                <w:szCs w:val="17"/>
              </w:rPr>
            </w:pPr>
            <w:ins w:id="147" w:author="Jon Minton" w:date="2013-09-03T20:18:00Z">
              <w:r w:rsidRPr="00774D14">
                <w:rPr>
                  <w:rFonts w:ascii="Humanist 77 7 BT" w:hAnsi="Humanist 77 7 BT" w:cs="Humanist 77 7 BT"/>
                  <w:b/>
                  <w:bCs/>
                  <w:color w:val="000000"/>
                  <w:sz w:val="17"/>
                  <w:szCs w:val="17"/>
                </w:rPr>
                <w:t>GOS state</w:t>
              </w:r>
            </w:ins>
          </w:p>
        </w:tc>
        <w:tc>
          <w:tcPr>
            <w:tcW w:w="3040" w:type="dxa"/>
          </w:tcPr>
          <w:p w:rsidR="00516779" w:rsidRPr="00774D14" w:rsidRDefault="00516779" w:rsidP="00CF6CB9">
            <w:pPr>
              <w:autoSpaceDE w:val="0"/>
              <w:autoSpaceDN w:val="0"/>
              <w:adjustRightInd w:val="0"/>
              <w:spacing w:after="0" w:line="240" w:lineRule="auto"/>
              <w:rPr>
                <w:ins w:id="148" w:author="Jon Minton" w:date="2013-09-03T20:18:00Z"/>
                <w:rFonts w:ascii="Humanist 77 7 BT" w:hAnsi="Humanist 77 7 BT" w:cs="Humanist 77 7 BT"/>
                <w:color w:val="000000"/>
                <w:sz w:val="17"/>
                <w:szCs w:val="17"/>
              </w:rPr>
            </w:pPr>
            <w:ins w:id="149" w:author="Jon Minton" w:date="2013-09-03T20:18:00Z">
              <w:r w:rsidRPr="00774D14">
                <w:rPr>
                  <w:rFonts w:ascii="Humanist 77 7 BT" w:hAnsi="Humanist 77 7 BT" w:cs="Humanist 77 7 BT"/>
                  <w:b/>
                  <w:bCs/>
                  <w:color w:val="000000"/>
                  <w:sz w:val="17"/>
                  <w:szCs w:val="17"/>
                </w:rPr>
                <w:t>Assumed equivalent to</w:t>
              </w:r>
            </w:ins>
          </w:p>
        </w:tc>
        <w:tc>
          <w:tcPr>
            <w:tcW w:w="3040" w:type="dxa"/>
          </w:tcPr>
          <w:p w:rsidR="00516779" w:rsidRPr="00774D14" w:rsidRDefault="00516779" w:rsidP="00CF6CB9">
            <w:pPr>
              <w:autoSpaceDE w:val="0"/>
              <w:autoSpaceDN w:val="0"/>
              <w:adjustRightInd w:val="0"/>
              <w:spacing w:after="0" w:line="240" w:lineRule="auto"/>
              <w:rPr>
                <w:ins w:id="150" w:author="Jon Minton" w:date="2013-09-03T20:18:00Z"/>
                <w:rFonts w:ascii="Humanist 77 7 BT" w:hAnsi="Humanist 77 7 BT" w:cs="Humanist 77 7 BT"/>
                <w:color w:val="000000"/>
                <w:sz w:val="17"/>
                <w:szCs w:val="17"/>
              </w:rPr>
            </w:pPr>
            <w:ins w:id="151" w:author="Jon Minton" w:date="2013-09-03T20:18:00Z">
              <w:r w:rsidRPr="00774D14">
                <w:rPr>
                  <w:rFonts w:ascii="Humanist 77 7 BT" w:hAnsi="Humanist 77 7 BT" w:cs="Humanist 77 7 BT"/>
                  <w:b/>
                  <w:bCs/>
                  <w:color w:val="000000"/>
                  <w:sz w:val="17"/>
                  <w:szCs w:val="17"/>
                </w:rPr>
                <w:t>Utility multiplier</w:t>
              </w:r>
            </w:ins>
          </w:p>
        </w:tc>
      </w:tr>
      <w:tr w:rsidR="00516779" w:rsidRPr="00774D14" w:rsidTr="00516779">
        <w:trPr>
          <w:divId w:val="1548566716"/>
          <w:trHeight w:val="101"/>
          <w:ins w:id="152" w:author="Jon Minton" w:date="2013-09-03T20:18:00Z"/>
        </w:trPr>
        <w:tc>
          <w:tcPr>
            <w:tcW w:w="3040" w:type="dxa"/>
          </w:tcPr>
          <w:p w:rsidR="00516779" w:rsidRPr="00774D14" w:rsidRDefault="00516779" w:rsidP="00CF6CB9">
            <w:pPr>
              <w:autoSpaceDE w:val="0"/>
              <w:autoSpaceDN w:val="0"/>
              <w:adjustRightInd w:val="0"/>
              <w:spacing w:after="0" w:line="240" w:lineRule="auto"/>
              <w:rPr>
                <w:ins w:id="153" w:author="Jon Minton" w:date="2013-09-03T20:18:00Z"/>
                <w:rFonts w:ascii="Humanist 77 7 BT" w:hAnsi="Humanist 77 7 BT" w:cs="Humanist 77 7 BT"/>
                <w:color w:val="000000"/>
                <w:sz w:val="17"/>
                <w:szCs w:val="17"/>
              </w:rPr>
            </w:pPr>
            <w:ins w:id="154" w:author="Jon Minton" w:date="2013-09-03T20:18:00Z">
              <w:r w:rsidRPr="00774D14">
                <w:rPr>
                  <w:rFonts w:ascii="Humanist 77 7 BT" w:hAnsi="Humanist 77 7 BT" w:cs="Humanist 77 7 BT"/>
                  <w:color w:val="000000"/>
                  <w:sz w:val="17"/>
                  <w:szCs w:val="17"/>
                </w:rPr>
                <w:t xml:space="preserve">GOS 2: vegetative state </w:t>
              </w:r>
            </w:ins>
          </w:p>
        </w:tc>
        <w:tc>
          <w:tcPr>
            <w:tcW w:w="3040" w:type="dxa"/>
          </w:tcPr>
          <w:p w:rsidR="00516779" w:rsidRPr="00774D14" w:rsidRDefault="00516779" w:rsidP="00CF6CB9">
            <w:pPr>
              <w:autoSpaceDE w:val="0"/>
              <w:autoSpaceDN w:val="0"/>
              <w:adjustRightInd w:val="0"/>
              <w:spacing w:after="0" w:line="240" w:lineRule="auto"/>
              <w:rPr>
                <w:ins w:id="155" w:author="Jon Minton" w:date="2013-09-03T20:18:00Z"/>
                <w:rFonts w:ascii="Humanist 77 7 BT" w:hAnsi="Humanist 77 7 BT" w:cs="Humanist 77 7 BT"/>
                <w:color w:val="000000"/>
                <w:sz w:val="17"/>
                <w:szCs w:val="17"/>
              </w:rPr>
            </w:pPr>
            <w:proofErr w:type="spellStart"/>
            <w:ins w:id="156" w:author="Jon Minton" w:date="2013-09-03T20:18:00Z">
              <w:r w:rsidRPr="00774D14">
                <w:rPr>
                  <w:rFonts w:ascii="Humanist 77 7 BT" w:hAnsi="Humanist 77 7 BT" w:cs="Humanist 77 7 BT"/>
                  <w:color w:val="000000"/>
                  <w:sz w:val="17"/>
                  <w:szCs w:val="17"/>
                </w:rPr>
                <w:t>mRS</w:t>
              </w:r>
              <w:proofErr w:type="spellEnd"/>
              <w:r w:rsidRPr="00774D14">
                <w:rPr>
                  <w:rFonts w:ascii="Humanist 77 7 BT" w:hAnsi="Humanist 77 7 BT" w:cs="Humanist 77 7 BT"/>
                  <w:color w:val="000000"/>
                  <w:sz w:val="17"/>
                  <w:szCs w:val="17"/>
                </w:rPr>
                <w:t xml:space="preserve"> 6: dead</w:t>
              </w:r>
            </w:ins>
          </w:p>
        </w:tc>
        <w:tc>
          <w:tcPr>
            <w:tcW w:w="3040" w:type="dxa"/>
          </w:tcPr>
          <w:p w:rsidR="00516779" w:rsidRPr="00774D14" w:rsidRDefault="00516779" w:rsidP="00CF6CB9">
            <w:pPr>
              <w:autoSpaceDE w:val="0"/>
              <w:autoSpaceDN w:val="0"/>
              <w:adjustRightInd w:val="0"/>
              <w:spacing w:after="0" w:line="240" w:lineRule="auto"/>
              <w:rPr>
                <w:ins w:id="157" w:author="Jon Minton" w:date="2013-09-03T20:18:00Z"/>
                <w:rFonts w:ascii="Humanist 77 7 BT" w:hAnsi="Humanist 77 7 BT" w:cs="Humanist 77 7 BT"/>
                <w:color w:val="000000"/>
                <w:sz w:val="17"/>
                <w:szCs w:val="17"/>
              </w:rPr>
            </w:pPr>
            <w:ins w:id="158" w:author="Jon Minton" w:date="2013-09-03T20:18:00Z">
              <w:r w:rsidRPr="00774D14">
                <w:rPr>
                  <w:rFonts w:ascii="Humanist 77 7 BT" w:hAnsi="Humanist 77 7 BT" w:cs="Humanist 77 7 BT"/>
                  <w:color w:val="000000"/>
                  <w:sz w:val="17"/>
                  <w:szCs w:val="17"/>
                </w:rPr>
                <w:t>0</w:t>
              </w:r>
            </w:ins>
          </w:p>
        </w:tc>
      </w:tr>
      <w:tr w:rsidR="00516779" w:rsidRPr="00774D14" w:rsidTr="00516779">
        <w:trPr>
          <w:divId w:val="1548566716"/>
          <w:trHeight w:val="201"/>
          <w:ins w:id="159" w:author="Jon Minton" w:date="2013-09-03T20:18:00Z"/>
        </w:trPr>
        <w:tc>
          <w:tcPr>
            <w:tcW w:w="3040" w:type="dxa"/>
          </w:tcPr>
          <w:p w:rsidR="00516779" w:rsidRPr="00774D14" w:rsidRDefault="00516779" w:rsidP="00CF6CB9">
            <w:pPr>
              <w:autoSpaceDE w:val="0"/>
              <w:autoSpaceDN w:val="0"/>
              <w:adjustRightInd w:val="0"/>
              <w:spacing w:after="0" w:line="240" w:lineRule="auto"/>
              <w:rPr>
                <w:ins w:id="160" w:author="Jon Minton" w:date="2013-09-03T20:18:00Z"/>
                <w:rFonts w:ascii="Humanist 77 7 BT" w:hAnsi="Humanist 77 7 BT" w:cs="Humanist 77 7 BT"/>
                <w:color w:val="000000"/>
                <w:sz w:val="17"/>
                <w:szCs w:val="17"/>
              </w:rPr>
            </w:pPr>
            <w:ins w:id="161" w:author="Jon Minton" w:date="2013-09-03T20:18:00Z">
              <w:r w:rsidRPr="00774D14">
                <w:rPr>
                  <w:rFonts w:ascii="Humanist 77 7 BT" w:hAnsi="Humanist 77 7 BT" w:cs="Humanist 77 7 BT"/>
                  <w:color w:val="000000"/>
                  <w:sz w:val="17"/>
                  <w:szCs w:val="17"/>
                </w:rPr>
                <w:t>GOS 3: severely disabled</w:t>
              </w:r>
            </w:ins>
          </w:p>
        </w:tc>
        <w:tc>
          <w:tcPr>
            <w:tcW w:w="3040" w:type="dxa"/>
          </w:tcPr>
          <w:p w:rsidR="00516779" w:rsidRPr="00774D14" w:rsidRDefault="00516779" w:rsidP="00CF6CB9">
            <w:pPr>
              <w:autoSpaceDE w:val="0"/>
              <w:autoSpaceDN w:val="0"/>
              <w:adjustRightInd w:val="0"/>
              <w:spacing w:after="0" w:line="240" w:lineRule="auto"/>
              <w:rPr>
                <w:ins w:id="162" w:author="Jon Minton" w:date="2013-09-03T20:18:00Z"/>
                <w:rFonts w:ascii="Humanist 77 7 BT" w:hAnsi="Humanist 77 7 BT" w:cs="Humanist 77 7 BT"/>
                <w:color w:val="000000"/>
                <w:sz w:val="17"/>
                <w:szCs w:val="17"/>
              </w:rPr>
            </w:pPr>
            <w:proofErr w:type="spellStart"/>
            <w:ins w:id="163" w:author="Jon Minton" w:date="2013-09-03T20:18:00Z">
              <w:r w:rsidRPr="00774D14">
                <w:rPr>
                  <w:rFonts w:ascii="Humanist 77 7 BT" w:hAnsi="Humanist 77 7 BT" w:cs="Humanist 77 7 BT"/>
                  <w:color w:val="000000"/>
                  <w:sz w:val="17"/>
                  <w:szCs w:val="17"/>
                </w:rPr>
                <w:t>mRS</w:t>
              </w:r>
              <w:proofErr w:type="spellEnd"/>
              <w:r w:rsidRPr="00774D14">
                <w:rPr>
                  <w:rFonts w:ascii="Humanist 77 7 BT" w:hAnsi="Humanist 77 7 BT" w:cs="Humanist 77 7 BT"/>
                  <w:color w:val="000000"/>
                  <w:sz w:val="17"/>
                  <w:szCs w:val="17"/>
                </w:rPr>
                <w:t xml:space="preserve"> 4: moderately severely disabled; and </w:t>
              </w:r>
              <w:proofErr w:type="spellStart"/>
              <w:r w:rsidRPr="00774D14">
                <w:rPr>
                  <w:rFonts w:ascii="Humanist 77 7 BT" w:hAnsi="Humanist 77 7 BT" w:cs="Humanist 77 7 BT"/>
                  <w:color w:val="000000"/>
                  <w:sz w:val="17"/>
                  <w:szCs w:val="17"/>
                </w:rPr>
                <w:t>mRS</w:t>
              </w:r>
              <w:proofErr w:type="spellEnd"/>
              <w:r w:rsidRPr="00774D14">
                <w:rPr>
                  <w:rFonts w:ascii="Humanist 77 7 BT" w:hAnsi="Humanist 77 7 BT" w:cs="Humanist 77 7 BT"/>
                  <w:color w:val="000000"/>
                  <w:sz w:val="17"/>
                  <w:szCs w:val="17"/>
                </w:rPr>
                <w:t xml:space="preserve"> 5: severely disabled</w:t>
              </w:r>
            </w:ins>
          </w:p>
        </w:tc>
        <w:tc>
          <w:tcPr>
            <w:tcW w:w="3040" w:type="dxa"/>
          </w:tcPr>
          <w:p w:rsidR="00516779" w:rsidRPr="00774D14" w:rsidRDefault="00516779" w:rsidP="00CF6CB9">
            <w:pPr>
              <w:autoSpaceDE w:val="0"/>
              <w:autoSpaceDN w:val="0"/>
              <w:adjustRightInd w:val="0"/>
              <w:spacing w:after="0" w:line="240" w:lineRule="auto"/>
              <w:rPr>
                <w:ins w:id="164" w:author="Jon Minton" w:date="2013-09-03T20:18:00Z"/>
                <w:rFonts w:ascii="Humanist 77 7 BT" w:hAnsi="Humanist 77 7 BT" w:cs="Humanist 77 7 BT"/>
                <w:color w:val="000000"/>
                <w:sz w:val="17"/>
                <w:szCs w:val="17"/>
              </w:rPr>
            </w:pPr>
            <w:ins w:id="165" w:author="Jon Minton" w:date="2013-09-03T20:18:00Z">
              <w:r w:rsidRPr="00774D14">
                <w:rPr>
                  <w:rFonts w:ascii="Humanist 77 7 BT" w:hAnsi="Humanist 77 7 BT" w:cs="Humanist 77 7 BT"/>
                  <w:color w:val="000000"/>
                  <w:sz w:val="17"/>
                  <w:szCs w:val="17"/>
                </w:rPr>
                <w:t xml:space="preserve">0.226 (95% CI 0.221 to 0.231) </w:t>
              </w:r>
            </w:ins>
          </w:p>
        </w:tc>
      </w:tr>
      <w:tr w:rsidR="00516779" w:rsidRPr="00774D14" w:rsidTr="00516779">
        <w:trPr>
          <w:divId w:val="1548566716"/>
          <w:trHeight w:val="361"/>
          <w:ins w:id="166" w:author="Jon Minton" w:date="2013-09-03T20:18:00Z"/>
        </w:trPr>
        <w:tc>
          <w:tcPr>
            <w:tcW w:w="3040" w:type="dxa"/>
          </w:tcPr>
          <w:p w:rsidR="00516779" w:rsidRPr="00774D14" w:rsidRDefault="00516779" w:rsidP="00CF6CB9">
            <w:pPr>
              <w:autoSpaceDE w:val="0"/>
              <w:autoSpaceDN w:val="0"/>
              <w:adjustRightInd w:val="0"/>
              <w:spacing w:after="0" w:line="240" w:lineRule="auto"/>
              <w:rPr>
                <w:ins w:id="167" w:author="Jon Minton" w:date="2013-09-03T20:18:00Z"/>
                <w:rFonts w:ascii="Humanist 77 7 BT" w:hAnsi="Humanist 77 7 BT" w:cs="Humanist 77 7 BT"/>
                <w:color w:val="000000"/>
                <w:sz w:val="17"/>
                <w:szCs w:val="17"/>
              </w:rPr>
            </w:pPr>
            <w:ins w:id="168" w:author="Jon Minton" w:date="2013-09-03T20:18:00Z">
              <w:r w:rsidRPr="00774D14">
                <w:rPr>
                  <w:rFonts w:ascii="Humanist 77 7 BT" w:hAnsi="Humanist 77 7 BT" w:cs="Humanist 77 7 BT"/>
                  <w:color w:val="000000"/>
                  <w:sz w:val="17"/>
                  <w:szCs w:val="17"/>
                </w:rPr>
                <w:t>GOS 4: moderately disabled</w:t>
              </w:r>
            </w:ins>
          </w:p>
        </w:tc>
        <w:tc>
          <w:tcPr>
            <w:tcW w:w="3040" w:type="dxa"/>
          </w:tcPr>
          <w:p w:rsidR="00516779" w:rsidRDefault="00516779" w:rsidP="00CF6CB9">
            <w:pPr>
              <w:autoSpaceDE w:val="0"/>
              <w:autoSpaceDN w:val="0"/>
              <w:adjustRightInd w:val="0"/>
              <w:spacing w:after="0" w:line="240" w:lineRule="auto"/>
              <w:rPr>
                <w:ins w:id="169" w:author="Jon Minton" w:date="2013-09-03T20:18:00Z"/>
                <w:rFonts w:ascii="Humanist 77 7 BT" w:hAnsi="Humanist 77 7 BT" w:cs="Humanist 77 7 BT"/>
                <w:color w:val="000000"/>
                <w:sz w:val="17"/>
                <w:szCs w:val="17"/>
              </w:rPr>
            </w:pPr>
            <w:proofErr w:type="spellStart"/>
            <w:ins w:id="170" w:author="Jon Minton" w:date="2013-09-03T20:18:00Z">
              <w:r w:rsidRPr="00774D14">
                <w:rPr>
                  <w:rFonts w:ascii="Humanist 77 7 BT" w:hAnsi="Humanist 77 7 BT" w:cs="Humanist 77 7 BT"/>
                  <w:color w:val="000000"/>
                  <w:sz w:val="17"/>
                  <w:szCs w:val="17"/>
                </w:rPr>
                <w:t>mRS</w:t>
              </w:r>
              <w:proofErr w:type="spellEnd"/>
              <w:r w:rsidRPr="00774D14">
                <w:rPr>
                  <w:rFonts w:ascii="Humanist 77 7 BT" w:hAnsi="Humanist 77 7 BT" w:cs="Humanist 77 7 BT"/>
                  <w:color w:val="000000"/>
                  <w:sz w:val="17"/>
                  <w:szCs w:val="17"/>
                </w:rPr>
                <w:t xml:space="preserve"> 2: slight disability</w:t>
              </w:r>
            </w:ins>
          </w:p>
          <w:p w:rsidR="00516779" w:rsidRDefault="00516779" w:rsidP="00CF6CB9">
            <w:pPr>
              <w:autoSpaceDE w:val="0"/>
              <w:autoSpaceDN w:val="0"/>
              <w:adjustRightInd w:val="0"/>
              <w:spacing w:after="0" w:line="240" w:lineRule="auto"/>
              <w:rPr>
                <w:ins w:id="171" w:author="Jon Minton" w:date="2013-09-03T20:18:00Z"/>
                <w:rFonts w:ascii="Humanist 77 7 BT" w:hAnsi="Humanist 77 7 BT" w:cs="Humanist 77 7 BT"/>
                <w:i/>
                <w:iCs/>
                <w:color w:val="000000"/>
                <w:sz w:val="17"/>
                <w:szCs w:val="17"/>
              </w:rPr>
            </w:pPr>
            <w:ins w:id="172" w:author="Jon Minton" w:date="2013-09-03T20:18:00Z">
              <w:r w:rsidRPr="00774D14">
                <w:rPr>
                  <w:rFonts w:ascii="Humanist 77 7 BT" w:hAnsi="Humanist 77 7 BT" w:cs="Humanist 77 7 BT"/>
                  <w:i/>
                  <w:iCs/>
                  <w:color w:val="000000"/>
                  <w:sz w:val="17"/>
                  <w:szCs w:val="17"/>
                </w:rPr>
                <w:t>and</w:t>
              </w:r>
            </w:ins>
          </w:p>
          <w:p w:rsidR="00516779" w:rsidRPr="00774D14" w:rsidRDefault="00516779" w:rsidP="00CF6CB9">
            <w:pPr>
              <w:autoSpaceDE w:val="0"/>
              <w:autoSpaceDN w:val="0"/>
              <w:adjustRightInd w:val="0"/>
              <w:spacing w:after="0" w:line="240" w:lineRule="auto"/>
              <w:rPr>
                <w:ins w:id="173" w:author="Jon Minton" w:date="2013-09-03T20:18:00Z"/>
                <w:rFonts w:ascii="Humanist 77 7 BT" w:hAnsi="Humanist 77 7 BT" w:cs="Humanist 77 7 BT"/>
                <w:color w:val="000000"/>
                <w:sz w:val="17"/>
                <w:szCs w:val="17"/>
              </w:rPr>
            </w:pPr>
            <w:proofErr w:type="spellStart"/>
            <w:ins w:id="174" w:author="Jon Minton" w:date="2013-09-03T20:18:00Z">
              <w:r w:rsidRPr="00774D14">
                <w:rPr>
                  <w:rFonts w:ascii="Humanist 77 7 BT" w:hAnsi="Humanist 77 7 BT" w:cs="Humanist 77 7 BT"/>
                  <w:color w:val="000000"/>
                  <w:sz w:val="17"/>
                  <w:szCs w:val="17"/>
                </w:rPr>
                <w:t>mRS</w:t>
              </w:r>
              <w:proofErr w:type="spellEnd"/>
              <w:r w:rsidRPr="00774D14">
                <w:rPr>
                  <w:rFonts w:ascii="Humanist 77 7 BT" w:hAnsi="Humanist 77 7 BT" w:cs="Humanist 77 7 BT"/>
                  <w:color w:val="000000"/>
                  <w:sz w:val="17"/>
                  <w:szCs w:val="17"/>
                </w:rPr>
                <w:t xml:space="preserve"> 3: moderate disability</w:t>
              </w:r>
            </w:ins>
          </w:p>
        </w:tc>
        <w:tc>
          <w:tcPr>
            <w:tcW w:w="3040" w:type="dxa"/>
          </w:tcPr>
          <w:p w:rsidR="00516779" w:rsidRPr="00774D14" w:rsidRDefault="00516779" w:rsidP="00CF6CB9">
            <w:pPr>
              <w:autoSpaceDE w:val="0"/>
              <w:autoSpaceDN w:val="0"/>
              <w:adjustRightInd w:val="0"/>
              <w:spacing w:after="0" w:line="240" w:lineRule="auto"/>
              <w:rPr>
                <w:ins w:id="175" w:author="Jon Minton" w:date="2013-09-03T20:18:00Z"/>
                <w:rFonts w:ascii="Humanist 77 7 BT" w:hAnsi="Humanist 77 7 BT" w:cs="Humanist 77 7 BT"/>
                <w:color w:val="000000"/>
                <w:sz w:val="17"/>
                <w:szCs w:val="17"/>
              </w:rPr>
            </w:pPr>
            <w:ins w:id="176" w:author="Jon Minton" w:date="2013-09-03T20:18:00Z">
              <w:r w:rsidRPr="00774D14">
                <w:rPr>
                  <w:rFonts w:ascii="Humanist 77 7 BT" w:hAnsi="Humanist 77 7 BT" w:cs="Humanist 77 7 BT"/>
                  <w:color w:val="000000"/>
                  <w:sz w:val="17"/>
                  <w:szCs w:val="17"/>
                </w:rPr>
                <w:t>0.642 (95% CI 0.638 to 0.645)</w:t>
              </w:r>
            </w:ins>
          </w:p>
        </w:tc>
      </w:tr>
      <w:tr w:rsidR="00516779" w:rsidRPr="00774D14" w:rsidTr="00516779">
        <w:trPr>
          <w:divId w:val="1548566716"/>
          <w:trHeight w:val="361"/>
          <w:ins w:id="177" w:author="Jon Minton" w:date="2013-09-03T20:18:00Z"/>
        </w:trPr>
        <w:tc>
          <w:tcPr>
            <w:tcW w:w="3040" w:type="dxa"/>
          </w:tcPr>
          <w:p w:rsidR="00516779" w:rsidRPr="00774D14" w:rsidRDefault="00516779" w:rsidP="00CF6CB9">
            <w:pPr>
              <w:autoSpaceDE w:val="0"/>
              <w:autoSpaceDN w:val="0"/>
              <w:adjustRightInd w:val="0"/>
              <w:spacing w:after="0" w:line="240" w:lineRule="auto"/>
              <w:rPr>
                <w:ins w:id="178" w:author="Jon Minton" w:date="2013-09-03T20:18:00Z"/>
                <w:rFonts w:ascii="Humanist 77 7 BT" w:hAnsi="Humanist 77 7 BT" w:cs="Humanist 77 7 BT"/>
                <w:color w:val="000000"/>
                <w:sz w:val="17"/>
                <w:szCs w:val="17"/>
              </w:rPr>
            </w:pPr>
            <w:ins w:id="179" w:author="Jon Minton" w:date="2013-09-03T20:18:00Z">
              <w:r w:rsidRPr="00774D14">
                <w:rPr>
                  <w:rFonts w:ascii="Humanist 77 7 BT" w:hAnsi="Humanist 77 7 BT" w:cs="Humanist 77 7 BT"/>
                  <w:color w:val="000000"/>
                  <w:sz w:val="17"/>
                  <w:szCs w:val="17"/>
                </w:rPr>
                <w:t>GOS 5: good recovery</w:t>
              </w:r>
            </w:ins>
          </w:p>
        </w:tc>
        <w:tc>
          <w:tcPr>
            <w:tcW w:w="3040" w:type="dxa"/>
          </w:tcPr>
          <w:p w:rsidR="00516779" w:rsidRDefault="00516779" w:rsidP="00CF6CB9">
            <w:pPr>
              <w:autoSpaceDE w:val="0"/>
              <w:autoSpaceDN w:val="0"/>
              <w:adjustRightInd w:val="0"/>
              <w:spacing w:after="0" w:line="240" w:lineRule="auto"/>
              <w:rPr>
                <w:ins w:id="180" w:author="Jon Minton" w:date="2013-09-03T20:18:00Z"/>
                <w:rFonts w:ascii="Humanist 77 7 BT" w:hAnsi="Humanist 77 7 BT" w:cs="Humanist 77 7 BT"/>
                <w:color w:val="000000"/>
                <w:sz w:val="17"/>
                <w:szCs w:val="17"/>
              </w:rPr>
            </w:pPr>
            <w:proofErr w:type="spellStart"/>
            <w:ins w:id="181" w:author="Jon Minton" w:date="2013-09-03T20:18:00Z">
              <w:r w:rsidRPr="00774D14">
                <w:rPr>
                  <w:rFonts w:ascii="Humanist 77 7 BT" w:hAnsi="Humanist 77 7 BT" w:cs="Humanist 77 7 BT"/>
                  <w:color w:val="000000"/>
                  <w:sz w:val="17"/>
                  <w:szCs w:val="17"/>
                </w:rPr>
                <w:t>mRS</w:t>
              </w:r>
              <w:proofErr w:type="spellEnd"/>
              <w:r w:rsidRPr="00774D14">
                <w:rPr>
                  <w:rFonts w:ascii="Humanist 77 7 BT" w:hAnsi="Humanist 77 7 BT" w:cs="Humanist 77 7 BT"/>
                  <w:color w:val="000000"/>
                  <w:sz w:val="17"/>
                  <w:szCs w:val="17"/>
                </w:rPr>
                <w:t xml:space="preserve"> 0: no symptoms</w:t>
              </w:r>
            </w:ins>
          </w:p>
          <w:p w:rsidR="00516779" w:rsidRDefault="00516779" w:rsidP="00CF6CB9">
            <w:pPr>
              <w:autoSpaceDE w:val="0"/>
              <w:autoSpaceDN w:val="0"/>
              <w:adjustRightInd w:val="0"/>
              <w:spacing w:after="0" w:line="240" w:lineRule="auto"/>
              <w:rPr>
                <w:ins w:id="182" w:author="Jon Minton" w:date="2013-09-03T20:18:00Z"/>
                <w:rFonts w:ascii="Humanist 77 7 BT" w:hAnsi="Humanist 77 7 BT" w:cs="Humanist 77 7 BT"/>
                <w:i/>
                <w:iCs/>
                <w:color w:val="000000"/>
                <w:sz w:val="17"/>
                <w:szCs w:val="17"/>
              </w:rPr>
            </w:pPr>
            <w:ins w:id="183" w:author="Jon Minton" w:date="2013-09-03T20:18:00Z">
              <w:r w:rsidRPr="00774D14">
                <w:rPr>
                  <w:rFonts w:ascii="Humanist 77 7 BT" w:hAnsi="Humanist 77 7 BT" w:cs="Humanist 77 7 BT"/>
                  <w:i/>
                  <w:iCs/>
                  <w:color w:val="000000"/>
                  <w:sz w:val="17"/>
                  <w:szCs w:val="17"/>
                </w:rPr>
                <w:t>and</w:t>
              </w:r>
            </w:ins>
          </w:p>
          <w:p w:rsidR="00516779" w:rsidRPr="00774D14" w:rsidRDefault="00516779" w:rsidP="00CF6CB9">
            <w:pPr>
              <w:autoSpaceDE w:val="0"/>
              <w:autoSpaceDN w:val="0"/>
              <w:adjustRightInd w:val="0"/>
              <w:spacing w:after="0" w:line="240" w:lineRule="auto"/>
              <w:rPr>
                <w:ins w:id="184" w:author="Jon Minton" w:date="2013-09-03T20:18:00Z"/>
                <w:rFonts w:ascii="Humanist 77 7 BT" w:hAnsi="Humanist 77 7 BT" w:cs="Humanist 77 7 BT"/>
                <w:color w:val="000000"/>
                <w:sz w:val="17"/>
                <w:szCs w:val="17"/>
              </w:rPr>
            </w:pPr>
            <w:proofErr w:type="spellStart"/>
            <w:ins w:id="185" w:author="Jon Minton" w:date="2013-09-03T20:18:00Z">
              <w:r w:rsidRPr="00774D14">
                <w:rPr>
                  <w:rFonts w:ascii="Humanist 77 7 BT" w:hAnsi="Humanist 77 7 BT" w:cs="Humanist 77 7 BT"/>
                  <w:color w:val="000000"/>
                  <w:sz w:val="17"/>
                  <w:szCs w:val="17"/>
                </w:rPr>
                <w:t>mRS</w:t>
              </w:r>
              <w:proofErr w:type="spellEnd"/>
              <w:r w:rsidRPr="00774D14">
                <w:rPr>
                  <w:rFonts w:ascii="Humanist 77 7 BT" w:hAnsi="Humanist 77 7 BT" w:cs="Humanist 77 7 BT"/>
                  <w:color w:val="000000"/>
                  <w:sz w:val="17"/>
                  <w:szCs w:val="17"/>
                </w:rPr>
                <w:t xml:space="preserve"> 1: no significant disability</w:t>
              </w:r>
            </w:ins>
          </w:p>
        </w:tc>
        <w:tc>
          <w:tcPr>
            <w:tcW w:w="3040" w:type="dxa"/>
          </w:tcPr>
          <w:p w:rsidR="00516779" w:rsidRPr="00774D14" w:rsidRDefault="00516779" w:rsidP="00516779">
            <w:pPr>
              <w:keepNext/>
              <w:autoSpaceDE w:val="0"/>
              <w:autoSpaceDN w:val="0"/>
              <w:adjustRightInd w:val="0"/>
              <w:spacing w:after="0" w:line="240" w:lineRule="auto"/>
              <w:rPr>
                <w:ins w:id="186" w:author="Jon Minton" w:date="2013-09-03T20:18:00Z"/>
                <w:rFonts w:ascii="Humanist 77 7 BT" w:hAnsi="Humanist 77 7 BT" w:cs="Humanist 77 7 BT"/>
                <w:color w:val="000000"/>
                <w:sz w:val="17"/>
                <w:szCs w:val="17"/>
              </w:rPr>
            </w:pPr>
            <w:ins w:id="187" w:author="Jon Minton" w:date="2013-09-03T20:18:00Z">
              <w:r w:rsidRPr="00774D14">
                <w:rPr>
                  <w:rFonts w:ascii="Humanist 77 7 BT" w:hAnsi="Humanist 77 7 BT" w:cs="Humanist 77 7 BT"/>
                  <w:color w:val="000000"/>
                  <w:sz w:val="17"/>
                  <w:szCs w:val="17"/>
                </w:rPr>
                <w:t xml:space="preserve">0.895 (95% CI 0.892 to 0.898) </w:t>
              </w:r>
            </w:ins>
          </w:p>
        </w:tc>
      </w:tr>
    </w:tbl>
    <w:p w:rsidR="00EF4E89" w:rsidRDefault="00516779" w:rsidP="00516779">
      <w:pPr>
        <w:pStyle w:val="Caption"/>
        <w:jc w:val="left"/>
        <w:divId w:val="1548566716"/>
        <w:sectPr w:rsidR="00EF4E89" w:rsidSect="00EF4E89">
          <w:pgSz w:w="16838" w:h="11906" w:orient="landscape"/>
          <w:pgMar w:top="1440" w:right="1440" w:bottom="1440" w:left="1440" w:header="709" w:footer="709" w:gutter="0"/>
          <w:cols w:space="708"/>
          <w:docGrid w:linePitch="360"/>
        </w:sectPr>
      </w:pPr>
      <w:bookmarkStart w:id="188" w:name="_Ref366003102"/>
      <w:bookmarkStart w:id="189" w:name="_Ref366003107"/>
      <w:r>
        <w:t xml:space="preserve">Table </w:t>
      </w:r>
      <w:r>
        <w:fldChar w:fldCharType="begin"/>
      </w:r>
      <w:r>
        <w:instrText xml:space="preserve"> SEQ Table \* ARABIC </w:instrText>
      </w:r>
      <w:r>
        <w:fldChar w:fldCharType="separate"/>
      </w:r>
      <w:r w:rsidR="007A2563">
        <w:rPr>
          <w:noProof/>
        </w:rPr>
        <w:t>6</w:t>
      </w:r>
      <w:r>
        <w:fldChar w:fldCharType="end"/>
      </w:r>
      <w:bookmarkEnd w:id="189"/>
      <w:proofErr w:type="gramStart"/>
      <w:r>
        <w:t xml:space="preserve"> Assumed relationship</w:t>
      </w:r>
      <w:proofErr w:type="gramEnd"/>
      <w:r>
        <w:t xml:space="preserve"> between GOS and </w:t>
      </w:r>
      <w:proofErr w:type="spellStart"/>
      <w:r>
        <w:t>mRS</w:t>
      </w:r>
      <w:proofErr w:type="spellEnd"/>
      <w:r>
        <w:t>, and estimated utility multipliers for each GOS state</w:t>
      </w:r>
      <w:bookmarkEnd w:id="188"/>
      <w:commentRangeEnd w:id="144"/>
      <w:r w:rsidR="00AD0F91">
        <w:rPr>
          <w:rStyle w:val="CommentReference"/>
          <w:rFonts w:ascii="Times New Roman" w:eastAsia="Times New Roman" w:hAnsi="Times New Roman" w:cs="Times New Roman"/>
          <w:b w:val="0"/>
          <w:bCs w:val="0"/>
          <w:color w:val="auto"/>
          <w:lang w:eastAsia="en-GB" w:bidi="ar-SA"/>
        </w:rPr>
        <w:commentReference w:id="144"/>
      </w:r>
    </w:p>
    <w:p w:rsidR="00EF4E89" w:rsidRDefault="00C2196C" w:rsidP="00EF4E89">
      <w:pPr>
        <w:pStyle w:val="Heading2"/>
        <w:numPr>
          <w:ilvl w:val="0"/>
          <w:numId w:val="0"/>
        </w:numPr>
        <w:divId w:val="1548566716"/>
        <w:rPr>
          <w:ins w:id="190" w:author="Jon Minton" w:date="2013-09-05T21:12:00Z"/>
          <w:lang w:val="en-GB"/>
        </w:rPr>
      </w:pPr>
      <w:r>
        <w:rPr>
          <w:lang w:val="en-GB"/>
        </w:rPr>
        <w:lastRenderedPageBreak/>
        <w:t xml:space="preserve">Appendix </w:t>
      </w:r>
      <w:r w:rsidR="00EF4E89">
        <w:rPr>
          <w:lang w:val="en-GB"/>
        </w:rPr>
        <w:t xml:space="preserve">B: </w:t>
      </w:r>
      <w:r w:rsidR="00EF4E89" w:rsidRPr="0031099C">
        <w:rPr>
          <w:lang w:val="en-GB"/>
        </w:rPr>
        <w:t>Sensitivity and Specificity tables</w:t>
      </w:r>
    </w:p>
    <w:p w:rsidR="00DB728C" w:rsidRPr="00DB728C" w:rsidRDefault="00DB728C">
      <w:pPr>
        <w:divId w:val="1548566716"/>
        <w:rPr>
          <w:lang w:val="en-GB"/>
        </w:rPr>
        <w:pPrChange w:id="191" w:author="Jon Minton" w:date="2013-09-05T21:12:00Z">
          <w:pPr>
            <w:pStyle w:val="Heading2"/>
            <w:numPr>
              <w:ilvl w:val="0"/>
              <w:numId w:val="0"/>
            </w:numPr>
            <w:divId w:val="1548566716"/>
          </w:pPr>
        </w:pPrChange>
      </w:pPr>
      <w:ins w:id="192" w:author="Jon Minton" w:date="2013-09-05T21:12:00Z">
        <w:r>
          <w:rPr>
            <w:lang w:val="en-GB"/>
          </w:rPr>
          <w:t xml:space="preserve">The tables below show how the mean ICER of the TTE compared with the No TTE strategy varies for each of </w:t>
        </w:r>
      </w:ins>
      <w:ins w:id="193" w:author="Jon Minton" w:date="2013-09-05T21:13:00Z">
        <w:r>
          <w:rPr>
            <w:lang w:val="en-GB"/>
          </w:rPr>
          <w:t xml:space="preserve">121 joint configurations of TTE sensitivity and specificity. D indicates that the TTE </w:t>
        </w:r>
      </w:ins>
      <w:ins w:id="194" w:author="Jon Minton" w:date="2013-09-05T21:14:00Z">
        <w:r>
          <w:rPr>
            <w:lang w:val="en-GB"/>
          </w:rPr>
          <w:t xml:space="preserve">strategy </w:t>
        </w:r>
      </w:ins>
      <w:ins w:id="195" w:author="Jon Minton" w:date="2013-09-05T21:13:00Z">
        <w:r>
          <w:rPr>
            <w:lang w:val="en-GB"/>
          </w:rPr>
          <w:t xml:space="preserve">is dominated by the No TTE </w:t>
        </w:r>
      </w:ins>
      <w:ins w:id="196" w:author="Jon Minton" w:date="2013-09-05T21:14:00Z">
        <w:r>
          <w:rPr>
            <w:lang w:val="en-GB"/>
          </w:rPr>
          <w:t xml:space="preserve">strategy. Numbers show the ICER to the </w:t>
        </w:r>
      </w:ins>
      <w:ins w:id="197" w:author="Jon Minton" w:date="2013-09-05T21:15:00Z">
        <w:r>
          <w:rPr>
            <w:lang w:val="en-GB"/>
          </w:rPr>
          <w:t>nearest £1000 (i.e. 19.2 refers to an ICER of £19 200/QALY)</w:t>
        </w:r>
      </w:ins>
      <w:ins w:id="198" w:author="Jon Minton" w:date="2013-09-05T21:16:00Z">
        <w:r>
          <w:rPr>
            <w:lang w:val="en-GB"/>
          </w:rPr>
          <w:t>. The code in the top left of each table refers to the patient population and OAC strategy under evaluation. (For example, W_65_0_M refers to 65 year old males with warfarin as the OAC of choice</w:t>
        </w:r>
      </w:ins>
      <w:ins w:id="199" w:author="Jon Minton" w:date="2013-09-05T21:18:00Z">
        <w:r w:rsidR="00AD0F91">
          <w:rPr>
            <w:lang w:val="en-GB"/>
          </w:rPr>
          <w:t>.)</w:t>
        </w:r>
      </w:ins>
    </w:p>
    <w:tbl>
      <w:tblPr>
        <w:tblStyle w:val="TableGrid"/>
        <w:tblW w:w="0" w:type="auto"/>
        <w:tblLook w:val="04A0" w:firstRow="1" w:lastRow="0" w:firstColumn="1" w:lastColumn="0" w:noHBand="0" w:noVBand="1"/>
      </w:tblPr>
      <w:tblGrid>
        <w:gridCol w:w="7905"/>
        <w:gridCol w:w="141"/>
        <w:gridCol w:w="142"/>
      </w:tblGrid>
      <w:tr w:rsidR="004B4D95" w:rsidRPr="0031099C" w:rsidTr="006E20FD">
        <w:trPr>
          <w:gridAfter w:val="2"/>
          <w:divId w:val="1548566716"/>
          <w:wAfter w:w="283" w:type="dxa"/>
        </w:trPr>
        <w:tc>
          <w:tcPr>
            <w:tcW w:w="7905" w:type="dxa"/>
          </w:tcPr>
          <w:tbl>
            <w:tblPr>
              <w:tblW w:w="0" w:type="auto"/>
              <w:tblInd w:w="93" w:type="dxa"/>
              <w:tblLook w:val="04A0" w:firstRow="1" w:lastRow="0" w:firstColumn="1" w:lastColumn="0" w:noHBand="0" w:noVBand="1"/>
            </w:tblPr>
            <w:tblGrid>
              <w:gridCol w:w="556"/>
              <w:gridCol w:w="557"/>
              <w:gridCol w:w="391"/>
              <w:gridCol w:w="554"/>
              <w:gridCol w:w="554"/>
              <w:gridCol w:w="554"/>
              <w:gridCol w:w="554"/>
              <w:gridCol w:w="554"/>
              <w:gridCol w:w="610"/>
              <w:gridCol w:w="702"/>
              <w:gridCol w:w="702"/>
              <w:gridCol w:w="702"/>
              <w:gridCol w:w="552"/>
            </w:tblGrid>
            <w:tr w:rsidR="004B4D95" w:rsidRPr="0031099C" w:rsidTr="006E20FD">
              <w:trPr>
                <w:trHeight w:val="329"/>
              </w:trPr>
              <w:tc>
                <w:tcPr>
                  <w:tcW w:w="1113"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W_50</w:t>
                  </w:r>
                </w:p>
              </w:tc>
              <w:tc>
                <w:tcPr>
                  <w:tcW w:w="6429"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31099C" w:rsidRDefault="004B4D95"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Specificity</w:t>
                  </w:r>
                </w:p>
              </w:tc>
            </w:tr>
            <w:tr w:rsidR="004B4D95" w:rsidRPr="0031099C" w:rsidTr="006E20FD">
              <w:trPr>
                <w:trHeight w:val="329"/>
              </w:trPr>
              <w:tc>
                <w:tcPr>
                  <w:tcW w:w="1113"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0_M</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r>
            <w:tr w:rsidR="004B4D95" w:rsidRPr="0031099C" w:rsidTr="006E20FD">
              <w:trPr>
                <w:trHeight w:val="329"/>
              </w:trPr>
              <w:tc>
                <w:tcPr>
                  <w:tcW w:w="556"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31099C" w:rsidRDefault="004B4D95"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Sensitivity</w:t>
                  </w: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w:t>
                  </w:r>
                </w:p>
              </w:tc>
            </w:tr>
            <w:tr w:rsidR="004B4D95" w:rsidRPr="0031099C"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8.4</w:t>
                  </w:r>
                </w:p>
              </w:tc>
            </w:tr>
            <w:tr w:rsidR="004B4D95" w:rsidRPr="0031099C"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5.7</w:t>
                  </w:r>
                </w:p>
              </w:tc>
            </w:tr>
            <w:tr w:rsidR="004B4D95" w:rsidRPr="0031099C"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70.7</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4.9</w:t>
                  </w:r>
                </w:p>
              </w:tc>
            </w:tr>
            <w:tr w:rsidR="004B4D95" w:rsidRPr="0031099C"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26.2</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4.4</w:t>
                  </w:r>
                </w:p>
              </w:tc>
            </w:tr>
            <w:tr w:rsidR="004B4D95" w:rsidRPr="0031099C"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17.1</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4.2</w:t>
                  </w:r>
                </w:p>
              </w:tc>
            </w:tr>
            <w:tr w:rsidR="004B4D95" w:rsidRPr="0031099C"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65.6</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13.1</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4.0</w:t>
                  </w:r>
                </w:p>
              </w:tc>
            </w:tr>
            <w:tr w:rsidR="004B4D95" w:rsidRPr="0031099C"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35.0</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10.9</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3.8</w:t>
                  </w:r>
                </w:p>
              </w:tc>
            </w:tr>
            <w:tr w:rsidR="004B4D95" w:rsidRPr="0031099C"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24.5</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9.5</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3.8</w:t>
                  </w:r>
                </w:p>
              </w:tc>
            </w:tr>
            <w:tr w:rsidR="004B4D95" w:rsidRPr="0031099C"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63.9</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19.2</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8.5</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3.7</w:t>
                  </w:r>
                </w:p>
              </w:tc>
            </w:tr>
            <w:tr w:rsidR="004B4D95" w:rsidRPr="0031099C"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40.2</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16.0</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7.8</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w:t>
                  </w:r>
                </w:p>
              </w:tc>
            </w:tr>
          </w:tbl>
          <w:p w:rsidR="006E20FD" w:rsidRPr="0031099C" w:rsidRDefault="006E20FD" w:rsidP="006E20FD">
            <w:pPr>
              <w:jc w:val="center"/>
            </w:pPr>
          </w:p>
        </w:tc>
      </w:tr>
      <w:tr w:rsidR="006E20FD" w:rsidRPr="0031099C" w:rsidTr="006E20FD">
        <w:trPr>
          <w:gridAfter w:val="2"/>
          <w:divId w:val="1548566716"/>
          <w:wAfter w:w="283" w:type="dxa"/>
        </w:trPr>
        <w:tc>
          <w:tcPr>
            <w:tcW w:w="7905" w:type="dxa"/>
          </w:tcPr>
          <w:p w:rsidR="006E20FD" w:rsidRPr="0031099C" w:rsidRDefault="006E20FD" w:rsidP="006E20FD">
            <w:pPr>
              <w:pStyle w:val="ListParagraph"/>
              <w:numPr>
                <w:ilvl w:val="0"/>
                <w:numId w:val="17"/>
              </w:numPr>
              <w:spacing w:line="240" w:lineRule="auto"/>
              <w:jc w:val="center"/>
            </w:pPr>
            <w:r w:rsidRPr="0031099C">
              <w:t>W_50_0_M</w:t>
            </w:r>
          </w:p>
        </w:tc>
      </w:tr>
      <w:tr w:rsidR="006E20FD" w:rsidRPr="0031099C" w:rsidTr="006E20FD">
        <w:trPr>
          <w:gridAfter w:val="2"/>
          <w:divId w:val="1548566716"/>
          <w:wAfter w:w="283" w:type="dxa"/>
          <w:trHeight w:val="274"/>
        </w:trPr>
        <w:tc>
          <w:tcPr>
            <w:tcW w:w="7905" w:type="dxa"/>
          </w:tcPr>
          <w:tbl>
            <w:tblPr>
              <w:tblW w:w="7414" w:type="dxa"/>
              <w:tblInd w:w="93" w:type="dxa"/>
              <w:tblLook w:val="04A0" w:firstRow="1" w:lastRow="0" w:firstColumn="1" w:lastColumn="0" w:noHBand="0" w:noVBand="1"/>
            </w:tblPr>
            <w:tblGrid>
              <w:gridCol w:w="519"/>
              <w:gridCol w:w="519"/>
              <w:gridCol w:w="365"/>
              <w:gridCol w:w="517"/>
              <w:gridCol w:w="570"/>
              <w:gridCol w:w="630"/>
              <w:gridCol w:w="630"/>
              <w:gridCol w:w="630"/>
              <w:gridCol w:w="630"/>
              <w:gridCol w:w="630"/>
              <w:gridCol w:w="630"/>
              <w:gridCol w:w="630"/>
              <w:gridCol w:w="514"/>
            </w:tblGrid>
            <w:tr w:rsidR="004B4D95" w:rsidRPr="0031099C" w:rsidTr="006E20FD">
              <w:trPr>
                <w:trHeight w:val="305"/>
              </w:trPr>
              <w:tc>
                <w:tcPr>
                  <w:tcW w:w="1038"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W_65</w:t>
                  </w:r>
                </w:p>
              </w:tc>
              <w:tc>
                <w:tcPr>
                  <w:tcW w:w="6374"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31099C" w:rsidRDefault="004B4D95"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Specificity</w:t>
                  </w:r>
                </w:p>
              </w:tc>
            </w:tr>
            <w:tr w:rsidR="004B4D95" w:rsidRPr="0031099C" w:rsidTr="006E20FD">
              <w:trPr>
                <w:trHeight w:val="305"/>
              </w:trPr>
              <w:tc>
                <w:tcPr>
                  <w:tcW w:w="1038"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0_M</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r>
            <w:tr w:rsidR="004B4D95" w:rsidRPr="0031099C" w:rsidTr="006E20FD">
              <w:trPr>
                <w:trHeight w:val="305"/>
              </w:trPr>
              <w:tc>
                <w:tcPr>
                  <w:tcW w:w="519"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31099C" w:rsidRDefault="004B4D95"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Sensitivity</w:t>
                  </w: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w:t>
                  </w:r>
                </w:p>
              </w:tc>
            </w:tr>
            <w:tr w:rsidR="004B4D95" w:rsidRPr="0031099C"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8.9</w:t>
                  </w:r>
                </w:p>
              </w:tc>
            </w:tr>
            <w:tr w:rsidR="004B4D95" w:rsidRPr="0031099C"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29.8</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4.9</w:t>
                  </w:r>
                </w:p>
              </w:tc>
            </w:tr>
            <w:tr w:rsidR="004B4D95" w:rsidRPr="0031099C"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62.8</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13.9</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w:t>
                  </w:r>
                </w:p>
              </w:tc>
            </w:tr>
            <w:tr w:rsidR="004B4D95" w:rsidRPr="0031099C"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25.0</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9.3</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2.9</w:t>
                  </w:r>
                </w:p>
              </w:tc>
            </w:tr>
            <w:tr w:rsidR="004B4D95" w:rsidRPr="0031099C"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38.8</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7.1</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2.5</w:t>
                  </w:r>
                </w:p>
              </w:tc>
            </w:tr>
            <w:tr w:rsidR="004B4D95" w:rsidRPr="0031099C"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56.6</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11.8</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5.8</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w:t>
                  </w:r>
                </w:p>
              </w:tc>
            </w:tr>
            <w:tr w:rsidR="004B4D95" w:rsidRPr="0031099C"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80.4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32.1</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5.0</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2.1</w:t>
                  </w:r>
                </w:p>
              </w:tc>
            </w:tr>
            <w:tr w:rsidR="004B4D95" w:rsidRPr="0031099C"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42.3</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22.6</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13.3</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4.4</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w:t>
                  </w:r>
                </w:p>
              </w:tc>
            </w:tr>
            <w:tr w:rsidR="004B4D95" w:rsidRPr="0031099C"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54.5</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28.9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17.5</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11.0</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4.0</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1.8</w:t>
                  </w:r>
                </w:p>
              </w:tc>
            </w:tr>
            <w:tr w:rsidR="004B4D95" w:rsidRPr="0031099C"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69.3</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36.1</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22.1</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9.5</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6.1</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w:t>
                  </w:r>
                </w:p>
              </w:tc>
            </w:tr>
          </w:tbl>
          <w:p w:rsidR="006E20FD" w:rsidRPr="0031099C" w:rsidRDefault="006E20FD" w:rsidP="006E20FD">
            <w:pPr>
              <w:pStyle w:val="ListParagraph"/>
              <w:numPr>
                <w:ilvl w:val="0"/>
                <w:numId w:val="17"/>
              </w:numPr>
              <w:spacing w:line="240" w:lineRule="auto"/>
              <w:jc w:val="center"/>
            </w:pPr>
            <w:r w:rsidRPr="0031099C">
              <w:t>W_65_0_M</w:t>
            </w:r>
          </w:p>
        </w:tc>
      </w:tr>
      <w:tr w:rsidR="006E20FD" w:rsidRPr="0031099C" w:rsidTr="006E20FD">
        <w:trPr>
          <w:gridAfter w:val="1"/>
          <w:divId w:val="1548566716"/>
          <w:wAfter w:w="142" w:type="dxa"/>
        </w:trPr>
        <w:tc>
          <w:tcPr>
            <w:tcW w:w="8046" w:type="dxa"/>
            <w:gridSpan w:val="2"/>
          </w:tcPr>
          <w:tbl>
            <w:tblPr>
              <w:tblW w:w="7449" w:type="dxa"/>
              <w:tblInd w:w="93" w:type="dxa"/>
              <w:tblLook w:val="04A0" w:firstRow="1" w:lastRow="0" w:firstColumn="1" w:lastColumn="0" w:noHBand="0" w:noVBand="1"/>
            </w:tblPr>
            <w:tblGrid>
              <w:gridCol w:w="500"/>
              <w:gridCol w:w="500"/>
              <w:gridCol w:w="549"/>
              <w:gridCol w:w="549"/>
              <w:gridCol w:w="607"/>
              <w:gridCol w:w="607"/>
              <w:gridCol w:w="607"/>
              <w:gridCol w:w="607"/>
              <w:gridCol w:w="607"/>
              <w:gridCol w:w="607"/>
              <w:gridCol w:w="607"/>
              <w:gridCol w:w="607"/>
              <w:gridCol w:w="495"/>
            </w:tblGrid>
            <w:tr w:rsidR="00DE6F42" w:rsidRPr="0031099C" w:rsidTr="006E20FD">
              <w:trPr>
                <w:trHeight w:val="300"/>
              </w:trPr>
              <w:tc>
                <w:tcPr>
                  <w:tcW w:w="1000"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W_65</w:t>
                  </w:r>
                </w:p>
              </w:tc>
              <w:tc>
                <w:tcPr>
                  <w:tcW w:w="6449"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31099C" w:rsidRDefault="004B4D95"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Specificity</w:t>
                  </w:r>
                </w:p>
              </w:tc>
            </w:tr>
            <w:tr w:rsidR="00DE6F42" w:rsidRPr="0031099C" w:rsidTr="006E20FD">
              <w:trPr>
                <w:trHeight w:val="300"/>
              </w:trPr>
              <w:tc>
                <w:tcPr>
                  <w:tcW w:w="1000"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0_F</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r>
            <w:tr w:rsidR="00DE6F42" w:rsidRPr="0031099C" w:rsidTr="006E20FD">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31099C" w:rsidRDefault="004B4D95"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Sensitivity</w:t>
                  </w: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w:t>
                  </w:r>
                </w:p>
              </w:tc>
            </w:tr>
            <w:tr w:rsidR="00DE6F42"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8.1</w:t>
                  </w:r>
                </w:p>
              </w:tc>
            </w:tr>
            <w:tr w:rsidR="00DE6F42"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24.4</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4.6</w:t>
                  </w:r>
                </w:p>
              </w:tc>
            </w:tr>
            <w:tr w:rsidR="00DE6F42"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12.9</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3.4</w:t>
                  </w:r>
                </w:p>
              </w:tc>
            </w:tr>
            <w:tr w:rsidR="00DE6F42"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54.5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DE6F42"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21.0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9.0</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2.8</w:t>
                  </w:r>
                </w:p>
              </w:tc>
            </w:tr>
            <w:tr w:rsidR="00DE6F42"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68.6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28.8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7.0</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2.5</w:t>
                  </w:r>
                </w:p>
              </w:tc>
            </w:tr>
            <w:tr w:rsidR="00DE6F42"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82.0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5.8</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w:t>
                  </w:r>
                </w:p>
              </w:tc>
            </w:tr>
            <w:tr w:rsidR="00DE6F42"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94.7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DE6F42"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44.1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25.1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5.0</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2.1</w:t>
                  </w:r>
                </w:p>
              </w:tc>
            </w:tr>
            <w:tr w:rsidR="00DE6F42"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4B4D95"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51.4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4.5</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2.0</w:t>
                  </w:r>
                </w:p>
              </w:tc>
            </w:tr>
            <w:tr w:rsidR="00DE6F42"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58.4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35.4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4.1</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w:t>
                  </w:r>
                </w:p>
              </w:tc>
            </w:tr>
            <w:tr w:rsidR="00DE6F42"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65.4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40.4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27.1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18.9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3.7</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1.8</w:t>
                  </w:r>
                </w:p>
              </w:tc>
            </w:tr>
          </w:tbl>
          <w:p w:rsidR="006E20FD" w:rsidRPr="0031099C" w:rsidRDefault="006E20FD" w:rsidP="006E20FD">
            <w:pPr>
              <w:jc w:val="center"/>
            </w:pPr>
          </w:p>
        </w:tc>
      </w:tr>
      <w:tr w:rsidR="006E20FD" w:rsidRPr="0031099C" w:rsidTr="006E20FD">
        <w:trPr>
          <w:gridAfter w:val="1"/>
          <w:divId w:val="1548566716"/>
          <w:wAfter w:w="142" w:type="dxa"/>
          <w:trHeight w:val="151"/>
        </w:trPr>
        <w:tc>
          <w:tcPr>
            <w:tcW w:w="8046" w:type="dxa"/>
            <w:gridSpan w:val="2"/>
          </w:tcPr>
          <w:p w:rsidR="006E20FD" w:rsidRPr="0031099C" w:rsidRDefault="006E20FD" w:rsidP="006E20FD">
            <w:pPr>
              <w:pStyle w:val="ListParagraph"/>
              <w:numPr>
                <w:ilvl w:val="0"/>
                <w:numId w:val="17"/>
              </w:numPr>
              <w:spacing w:line="240" w:lineRule="auto"/>
              <w:jc w:val="center"/>
            </w:pPr>
            <w:r w:rsidRPr="0031099C">
              <w:lastRenderedPageBreak/>
              <w:t>W_65_0_F</w:t>
            </w:r>
          </w:p>
        </w:tc>
      </w:tr>
      <w:tr w:rsidR="006E20FD" w:rsidRPr="0031099C" w:rsidTr="006E20FD">
        <w:trPr>
          <w:gridAfter w:val="1"/>
          <w:divId w:val="1548566716"/>
          <w:wAfter w:w="142" w:type="dxa"/>
          <w:trHeight w:val="117"/>
        </w:trPr>
        <w:tc>
          <w:tcPr>
            <w:tcW w:w="8046" w:type="dxa"/>
            <w:gridSpan w:val="2"/>
          </w:tcPr>
          <w:tbl>
            <w:tblPr>
              <w:tblW w:w="7520" w:type="dxa"/>
              <w:tblInd w:w="93" w:type="dxa"/>
              <w:tblLook w:val="04A0" w:firstRow="1" w:lastRow="0" w:firstColumn="1" w:lastColumn="0" w:noHBand="0" w:noVBand="1"/>
            </w:tblPr>
            <w:tblGrid>
              <w:gridCol w:w="551"/>
              <w:gridCol w:w="551"/>
              <w:gridCol w:w="388"/>
              <w:gridCol w:w="548"/>
              <w:gridCol w:w="548"/>
              <w:gridCol w:w="548"/>
              <w:gridCol w:w="548"/>
              <w:gridCol w:w="548"/>
              <w:gridCol w:w="686"/>
              <w:gridCol w:w="686"/>
              <w:gridCol w:w="686"/>
              <w:gridCol w:w="686"/>
              <w:gridCol w:w="547"/>
            </w:tblGrid>
            <w:tr w:rsidR="006E20FD" w:rsidRPr="0031099C" w:rsidTr="006E20FD">
              <w:trPr>
                <w:trHeight w:val="306"/>
              </w:trPr>
              <w:tc>
                <w:tcPr>
                  <w:tcW w:w="1101"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br w:type="page"/>
                  </w:r>
                  <w:r w:rsidRPr="0031099C">
                    <w:rPr>
                      <w:rFonts w:ascii="Calibri" w:eastAsia="Times New Roman" w:hAnsi="Calibri" w:cs="Calibri"/>
                      <w:b/>
                      <w:bCs/>
                      <w:i/>
                      <w:iCs/>
                      <w:lang w:eastAsia="en-GB"/>
                    </w:rPr>
                    <w:t>R_50</w:t>
                  </w:r>
                </w:p>
              </w:tc>
              <w:tc>
                <w:tcPr>
                  <w:tcW w:w="6419"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Sensitivity</w:t>
                  </w:r>
                </w:p>
              </w:tc>
            </w:tr>
            <w:tr w:rsidR="006E20FD" w:rsidRPr="0031099C" w:rsidTr="006E20FD">
              <w:trPr>
                <w:trHeight w:val="306"/>
              </w:trPr>
              <w:tc>
                <w:tcPr>
                  <w:tcW w:w="1101"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0_M</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r>
            <w:tr w:rsidR="006E20FD" w:rsidRPr="0031099C" w:rsidTr="006E20FD">
              <w:trPr>
                <w:trHeight w:val="306"/>
              </w:trPr>
              <w:tc>
                <w:tcPr>
                  <w:tcW w:w="551"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Specificity</w:t>
                  </w: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w:t>
                  </w:r>
                </w:p>
              </w:tc>
            </w:tr>
            <w:tr w:rsidR="006E20FD" w:rsidRPr="0031099C"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7.5</w:t>
                  </w:r>
                </w:p>
              </w:tc>
            </w:tr>
            <w:tr w:rsidR="006E20FD" w:rsidRPr="0031099C"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5.1</w:t>
                  </w:r>
                </w:p>
              </w:tc>
            </w:tr>
            <w:tr w:rsidR="006E20FD" w:rsidRPr="0031099C"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38.2</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4.3</w:t>
                  </w:r>
                </w:p>
              </w:tc>
            </w:tr>
            <w:tr w:rsidR="006E20FD" w:rsidRPr="0031099C"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19.0</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3.9</w:t>
                  </w:r>
                </w:p>
              </w:tc>
            </w:tr>
            <w:tr w:rsidR="006E20FD" w:rsidRPr="0031099C"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82.0</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13.3</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w:t>
                  </w:r>
                </w:p>
              </w:tc>
            </w:tr>
            <w:tr w:rsidR="006E20FD" w:rsidRPr="0031099C"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35.4</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10.5</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3.5</w:t>
                  </w:r>
                </w:p>
              </w:tc>
            </w:tr>
            <w:tr w:rsidR="006E20FD" w:rsidRPr="0031099C"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23.2</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8.9</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3.3</w:t>
                  </w:r>
                </w:p>
              </w:tc>
            </w:tr>
            <w:tr w:rsidR="006E20FD" w:rsidRPr="0031099C"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54.8</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17.7</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7.8</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3.2</w:t>
                  </w:r>
                </w:p>
              </w:tc>
            </w:tr>
            <w:tr w:rsidR="006E20FD" w:rsidRPr="0031099C"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34.4</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14.5</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7.1</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3.2</w:t>
                  </w:r>
                </w:p>
              </w:tc>
            </w:tr>
            <w:tr w:rsidR="006E20FD" w:rsidRPr="0031099C"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78.5</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25.5</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12.4</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6.5</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3.1</w:t>
                  </w:r>
                </w:p>
              </w:tc>
            </w:tr>
          </w:tbl>
          <w:p w:rsidR="006E20FD" w:rsidRPr="0031099C" w:rsidRDefault="006E20FD" w:rsidP="006E20FD">
            <w:pPr>
              <w:jc w:val="center"/>
            </w:pPr>
          </w:p>
        </w:tc>
      </w:tr>
      <w:tr w:rsidR="006E20FD" w:rsidRPr="0031099C" w:rsidTr="006E20FD">
        <w:trPr>
          <w:gridAfter w:val="1"/>
          <w:divId w:val="1548566716"/>
          <w:wAfter w:w="142" w:type="dxa"/>
          <w:trHeight w:val="118"/>
        </w:trPr>
        <w:tc>
          <w:tcPr>
            <w:tcW w:w="8046" w:type="dxa"/>
            <w:gridSpan w:val="2"/>
          </w:tcPr>
          <w:p w:rsidR="006E20FD" w:rsidRPr="0031099C" w:rsidRDefault="006E20FD" w:rsidP="006E20FD">
            <w:pPr>
              <w:pStyle w:val="ListParagraph"/>
              <w:numPr>
                <w:ilvl w:val="0"/>
                <w:numId w:val="17"/>
              </w:numPr>
              <w:spacing w:line="240" w:lineRule="auto"/>
              <w:jc w:val="center"/>
            </w:pPr>
            <w:r w:rsidRPr="0031099C">
              <w:t>R_50_0_M</w:t>
            </w:r>
          </w:p>
        </w:tc>
      </w:tr>
      <w:tr w:rsidR="006E20FD" w:rsidRPr="0031099C" w:rsidTr="001C4819">
        <w:trPr>
          <w:divId w:val="1548566716"/>
          <w:trHeight w:val="117"/>
        </w:trPr>
        <w:tc>
          <w:tcPr>
            <w:tcW w:w="8188" w:type="dxa"/>
            <w:gridSpan w:val="3"/>
          </w:tcPr>
          <w:tbl>
            <w:tblPr>
              <w:tblW w:w="7541" w:type="dxa"/>
              <w:tblInd w:w="93" w:type="dxa"/>
              <w:tblLook w:val="04A0" w:firstRow="1" w:lastRow="0" w:firstColumn="1" w:lastColumn="0" w:noHBand="0" w:noVBand="1"/>
            </w:tblPr>
            <w:tblGrid>
              <w:gridCol w:w="552"/>
              <w:gridCol w:w="552"/>
              <w:gridCol w:w="389"/>
              <w:gridCol w:w="550"/>
              <w:gridCol w:w="550"/>
              <w:gridCol w:w="550"/>
              <w:gridCol w:w="550"/>
              <w:gridCol w:w="550"/>
              <w:gridCol w:w="688"/>
              <w:gridCol w:w="688"/>
              <w:gridCol w:w="688"/>
              <w:gridCol w:w="688"/>
              <w:gridCol w:w="546"/>
            </w:tblGrid>
            <w:tr w:rsidR="006E20FD" w:rsidRPr="0031099C" w:rsidTr="006E20FD">
              <w:trPr>
                <w:trHeight w:val="316"/>
              </w:trPr>
              <w:tc>
                <w:tcPr>
                  <w:tcW w:w="1104"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R_50</w:t>
                  </w:r>
                </w:p>
              </w:tc>
              <w:tc>
                <w:tcPr>
                  <w:tcW w:w="6437"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Sensitivity</w:t>
                  </w:r>
                </w:p>
              </w:tc>
            </w:tr>
            <w:tr w:rsidR="006E20FD" w:rsidRPr="0031099C" w:rsidTr="006E20FD">
              <w:trPr>
                <w:trHeight w:val="316"/>
              </w:trPr>
              <w:tc>
                <w:tcPr>
                  <w:tcW w:w="1104"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0_F</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r>
            <w:tr w:rsidR="006E20FD" w:rsidRPr="0031099C" w:rsidTr="006E20FD">
              <w:trPr>
                <w:trHeight w:val="316"/>
              </w:trPr>
              <w:tc>
                <w:tcPr>
                  <w:tcW w:w="552"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Specificity</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w:t>
                  </w:r>
                </w:p>
              </w:tc>
            </w:tr>
            <w:tr w:rsidR="006E20FD" w:rsidRPr="0031099C"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7.5</w:t>
                  </w:r>
                </w:p>
              </w:tc>
            </w:tr>
            <w:tr w:rsidR="006E20FD" w:rsidRPr="0031099C"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5.2</w:t>
                  </w:r>
                </w:p>
              </w:tc>
            </w:tr>
            <w:tr w:rsidR="006E20FD" w:rsidRPr="0031099C"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35.2</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4.4</w:t>
                  </w:r>
                </w:p>
              </w:tc>
            </w:tr>
            <w:tr w:rsidR="006E20FD" w:rsidRPr="0031099C"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19.1</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4.0</w:t>
                  </w:r>
                </w:p>
              </w:tc>
            </w:tr>
            <w:tr w:rsidR="006E20FD" w:rsidRPr="0031099C"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63.0</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13.7</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3.8</w:t>
                  </w:r>
                </w:p>
              </w:tc>
            </w:tr>
            <w:tr w:rsidR="006E20FD" w:rsidRPr="0031099C"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32.9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11.0</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3.7</w:t>
                  </w:r>
                </w:p>
              </w:tc>
            </w:tr>
            <w:tr w:rsidR="006E20FD" w:rsidRPr="0031099C"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90.7</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22.9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9.4</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w:t>
                  </w:r>
                </w:p>
              </w:tc>
            </w:tr>
            <w:tr w:rsidR="006E20FD" w:rsidRPr="0031099C"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46.8</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8.3</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3.5</w:t>
                  </w:r>
                </w:p>
              </w:tc>
            </w:tr>
            <w:tr w:rsidR="006E20FD" w:rsidRPr="0031099C"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32.2</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7.5</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3.4</w:t>
                  </w:r>
                </w:p>
              </w:tc>
            </w:tr>
            <w:tr w:rsidR="006E20FD" w:rsidRPr="0031099C"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60.7</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24.8</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6.9</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3.4</w:t>
                  </w:r>
                </w:p>
              </w:tc>
            </w:tr>
          </w:tbl>
          <w:p w:rsidR="006E20FD" w:rsidRPr="0031099C" w:rsidRDefault="006E20FD" w:rsidP="006E20FD">
            <w:pPr>
              <w:jc w:val="center"/>
            </w:pPr>
          </w:p>
        </w:tc>
      </w:tr>
      <w:tr w:rsidR="006E20FD" w:rsidRPr="0031099C" w:rsidTr="001C4819">
        <w:trPr>
          <w:divId w:val="1548566716"/>
          <w:trHeight w:val="118"/>
        </w:trPr>
        <w:tc>
          <w:tcPr>
            <w:tcW w:w="8188" w:type="dxa"/>
            <w:gridSpan w:val="3"/>
          </w:tcPr>
          <w:p w:rsidR="006E20FD" w:rsidRPr="0031099C" w:rsidRDefault="006E20FD" w:rsidP="006E20FD">
            <w:pPr>
              <w:pStyle w:val="ListParagraph"/>
              <w:numPr>
                <w:ilvl w:val="0"/>
                <w:numId w:val="17"/>
              </w:numPr>
              <w:spacing w:line="240" w:lineRule="auto"/>
              <w:jc w:val="center"/>
            </w:pPr>
            <w:r w:rsidRPr="0031099C">
              <w:t>R_50_0_F</w:t>
            </w:r>
          </w:p>
        </w:tc>
      </w:tr>
      <w:tr w:rsidR="006E20FD" w:rsidRPr="0031099C" w:rsidTr="001C4819">
        <w:trPr>
          <w:divId w:val="1548566716"/>
          <w:trHeight w:val="134"/>
        </w:trPr>
        <w:tc>
          <w:tcPr>
            <w:tcW w:w="8188" w:type="dxa"/>
            <w:gridSpan w:val="3"/>
          </w:tcPr>
          <w:tbl>
            <w:tblPr>
              <w:tblW w:w="7558" w:type="dxa"/>
              <w:tblInd w:w="93" w:type="dxa"/>
              <w:tblLook w:val="04A0" w:firstRow="1" w:lastRow="0" w:firstColumn="1" w:lastColumn="0" w:noHBand="0" w:noVBand="1"/>
            </w:tblPr>
            <w:tblGrid>
              <w:gridCol w:w="503"/>
              <w:gridCol w:w="504"/>
              <w:gridCol w:w="553"/>
              <w:gridCol w:w="611"/>
              <w:gridCol w:w="611"/>
              <w:gridCol w:w="611"/>
              <w:gridCol w:w="611"/>
              <w:gridCol w:w="611"/>
              <w:gridCol w:w="611"/>
              <w:gridCol w:w="611"/>
              <w:gridCol w:w="611"/>
              <w:gridCol w:w="611"/>
              <w:gridCol w:w="499"/>
            </w:tblGrid>
            <w:tr w:rsidR="006E20FD" w:rsidRPr="0031099C" w:rsidTr="006E20FD">
              <w:trPr>
                <w:trHeight w:val="305"/>
              </w:trPr>
              <w:tc>
                <w:tcPr>
                  <w:tcW w:w="1007"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R_65</w:t>
                  </w:r>
                </w:p>
              </w:tc>
              <w:tc>
                <w:tcPr>
                  <w:tcW w:w="6551"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Sensitivity</w:t>
                  </w:r>
                </w:p>
              </w:tc>
            </w:tr>
            <w:tr w:rsidR="006E20FD" w:rsidRPr="0031099C" w:rsidTr="006E20FD">
              <w:trPr>
                <w:trHeight w:val="305"/>
              </w:trPr>
              <w:tc>
                <w:tcPr>
                  <w:tcW w:w="1007"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0_M</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r>
            <w:tr w:rsidR="006E20FD" w:rsidRPr="0031099C" w:rsidTr="006E20FD">
              <w:trPr>
                <w:trHeight w:val="305"/>
              </w:trPr>
              <w:tc>
                <w:tcPr>
                  <w:tcW w:w="503"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Specificity</w:t>
                  </w: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w:t>
                  </w:r>
                </w:p>
              </w:tc>
            </w:tr>
            <w:tr w:rsidR="006E20FD" w:rsidRPr="0031099C"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8.0</w:t>
                  </w:r>
                </w:p>
              </w:tc>
            </w:tr>
            <w:tr w:rsidR="006E20FD" w:rsidRPr="0031099C"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20.4</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4.4</w:t>
                  </w:r>
                </w:p>
              </w:tc>
            </w:tr>
            <w:tr w:rsidR="006E20FD" w:rsidRPr="0031099C"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31.5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10.8</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3.1</w:t>
                  </w:r>
                </w:p>
              </w:tc>
            </w:tr>
            <w:tr w:rsidR="006E20FD" w:rsidRPr="0031099C"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41.5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7.5</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2.5</w:t>
                  </w:r>
                </w:p>
              </w:tc>
            </w:tr>
            <w:tr w:rsidR="006E20FD" w:rsidRPr="0031099C"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50.7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22.7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5.8</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2.2</w:t>
                  </w:r>
                </w:p>
              </w:tc>
            </w:tr>
            <w:tr w:rsidR="006E20FD" w:rsidRPr="0031099C"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59.1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28.2</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9.0</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4.8</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w:t>
                  </w:r>
                </w:p>
              </w:tc>
            </w:tr>
            <w:tr w:rsidR="006E20FD" w:rsidRPr="0031099C"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66.7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33.4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19.6</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4.1</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w:t>
                  </w:r>
                </w:p>
              </w:tc>
            </w:tr>
            <w:tr w:rsidR="006E20FD" w:rsidRPr="0031099C"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73.8</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38.4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15.2</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w:t>
                  </w:r>
                </w:p>
              </w:tc>
            </w:tr>
            <w:tr w:rsidR="006E20FD" w:rsidRPr="0031099C"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80.3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43.2</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27.1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18.1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3.3</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w:t>
                  </w:r>
                </w:p>
              </w:tc>
            </w:tr>
            <w:tr w:rsidR="006E20FD" w:rsidRPr="0031099C"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86.3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47.7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30.6</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21.0</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14.8</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3.0</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w:t>
                  </w:r>
                </w:p>
              </w:tc>
            </w:tr>
          </w:tbl>
          <w:p w:rsidR="006E20FD" w:rsidRPr="0031099C" w:rsidRDefault="006E20FD" w:rsidP="006E20FD">
            <w:pPr>
              <w:jc w:val="center"/>
            </w:pPr>
          </w:p>
        </w:tc>
      </w:tr>
      <w:tr w:rsidR="006E20FD" w:rsidRPr="0031099C" w:rsidTr="001C4819">
        <w:trPr>
          <w:divId w:val="1548566716"/>
          <w:trHeight w:val="134"/>
        </w:trPr>
        <w:tc>
          <w:tcPr>
            <w:tcW w:w="8188" w:type="dxa"/>
            <w:gridSpan w:val="3"/>
          </w:tcPr>
          <w:p w:rsidR="006E20FD" w:rsidRPr="0031099C" w:rsidRDefault="006E20FD" w:rsidP="006E20FD">
            <w:pPr>
              <w:pStyle w:val="ListParagraph"/>
              <w:numPr>
                <w:ilvl w:val="0"/>
                <w:numId w:val="17"/>
              </w:numPr>
              <w:spacing w:line="240" w:lineRule="auto"/>
              <w:jc w:val="center"/>
            </w:pPr>
            <w:r w:rsidRPr="0031099C">
              <w:lastRenderedPageBreak/>
              <w:t>R_65_0_M</w:t>
            </w:r>
          </w:p>
        </w:tc>
      </w:tr>
      <w:tr w:rsidR="00C2196C" w:rsidRPr="0031099C" w:rsidTr="001C4819">
        <w:trPr>
          <w:divId w:val="1548566716"/>
          <w:trHeight w:val="134"/>
        </w:trPr>
        <w:tc>
          <w:tcPr>
            <w:tcW w:w="8188" w:type="dxa"/>
            <w:gridSpan w:val="3"/>
          </w:tcPr>
          <w:p w:rsidR="00C2196C" w:rsidRDefault="00C2196C" w:rsidP="00C2196C">
            <w:pPr>
              <w:pStyle w:val="ListParagraph"/>
              <w:spacing w:line="240" w:lineRule="auto"/>
            </w:pPr>
          </w:p>
          <w:p w:rsidR="00C2196C" w:rsidRPr="0031099C" w:rsidRDefault="00C2196C" w:rsidP="00C2196C">
            <w:pPr>
              <w:pStyle w:val="ListParagraph"/>
              <w:spacing w:line="240" w:lineRule="auto"/>
            </w:pPr>
          </w:p>
        </w:tc>
      </w:tr>
      <w:tr w:rsidR="006E20FD" w:rsidRPr="0031099C" w:rsidTr="001C4819">
        <w:trPr>
          <w:divId w:val="1548566716"/>
          <w:trHeight w:val="118"/>
        </w:trPr>
        <w:tc>
          <w:tcPr>
            <w:tcW w:w="8188" w:type="dxa"/>
            <w:gridSpan w:val="3"/>
          </w:tcPr>
          <w:tbl>
            <w:tblPr>
              <w:tblW w:w="7767" w:type="dxa"/>
              <w:tblInd w:w="93" w:type="dxa"/>
              <w:tblLook w:val="04A0" w:firstRow="1" w:lastRow="0" w:firstColumn="1" w:lastColumn="0" w:noHBand="0" w:noVBand="1"/>
            </w:tblPr>
            <w:tblGrid>
              <w:gridCol w:w="513"/>
              <w:gridCol w:w="514"/>
              <w:gridCol w:w="623"/>
              <w:gridCol w:w="623"/>
              <w:gridCol w:w="623"/>
              <w:gridCol w:w="623"/>
              <w:gridCol w:w="623"/>
              <w:gridCol w:w="623"/>
              <w:gridCol w:w="623"/>
              <w:gridCol w:w="623"/>
              <w:gridCol w:w="623"/>
              <w:gridCol w:w="623"/>
              <w:gridCol w:w="510"/>
            </w:tblGrid>
            <w:tr w:rsidR="006E20FD" w:rsidRPr="0031099C" w:rsidTr="006E20FD">
              <w:trPr>
                <w:trHeight w:val="307"/>
              </w:trPr>
              <w:tc>
                <w:tcPr>
                  <w:tcW w:w="1027"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R_65</w:t>
                  </w:r>
                </w:p>
              </w:tc>
              <w:tc>
                <w:tcPr>
                  <w:tcW w:w="6740"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Sensitivity</w:t>
                  </w:r>
                </w:p>
              </w:tc>
            </w:tr>
            <w:tr w:rsidR="006E20FD" w:rsidRPr="0031099C" w:rsidTr="006E20FD">
              <w:trPr>
                <w:trHeight w:val="307"/>
              </w:trPr>
              <w:tc>
                <w:tcPr>
                  <w:tcW w:w="1027"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0_F</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r>
            <w:tr w:rsidR="006E20FD" w:rsidRPr="0031099C" w:rsidTr="006E20FD">
              <w:trPr>
                <w:trHeight w:val="307"/>
              </w:trPr>
              <w:tc>
                <w:tcPr>
                  <w:tcW w:w="513"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Specificity</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w:t>
                  </w:r>
                </w:p>
              </w:tc>
            </w:tr>
            <w:tr w:rsidR="006E20FD" w:rsidRPr="0031099C"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77.0</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7.3</w:t>
                  </w:r>
                </w:p>
              </w:tc>
            </w:tr>
            <w:tr w:rsidR="006E20FD" w:rsidRPr="0031099C"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65.3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17.4</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4.1</w:t>
                  </w:r>
                </w:p>
              </w:tc>
            </w:tr>
            <w:tr w:rsidR="006E20FD" w:rsidRPr="0031099C"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61.4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10.1</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3.0</w:t>
                  </w:r>
                </w:p>
              </w:tc>
            </w:tr>
            <w:tr w:rsidR="006E20FD" w:rsidRPr="0031099C"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59.5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28.4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14.8</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7.3</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2.4</w:t>
                  </w:r>
                </w:p>
              </w:tc>
            </w:tr>
            <w:tr w:rsidR="006E20FD" w:rsidRPr="0031099C"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58.3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31.7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18.6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5.8</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2.1</w:t>
                  </w:r>
                </w:p>
              </w:tc>
            </w:tr>
            <w:tr w:rsidR="006E20FD" w:rsidRPr="0031099C"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57.5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34.2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21.8</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4.8</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w:t>
                  </w:r>
                </w:p>
              </w:tc>
            </w:tr>
            <w:tr w:rsidR="006E20FD" w:rsidRPr="0031099C"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57.0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24.4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4.2</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w:t>
                  </w:r>
                </w:p>
              </w:tc>
            </w:tr>
            <w:tr w:rsidR="006E20FD" w:rsidRPr="0031099C"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93.2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56.6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37.9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26.6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3.7</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w:t>
                  </w:r>
                </w:p>
              </w:tc>
            </w:tr>
            <w:tr w:rsidR="006E20FD" w:rsidRPr="0031099C"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87.0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56.2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39.3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28.5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21.1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3.4</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w:t>
                  </w:r>
                </w:p>
              </w:tc>
            </w:tr>
            <w:tr w:rsidR="006E20FD" w:rsidRPr="0031099C"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56.0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40.4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30.1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22.9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17.5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3.1</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w:t>
                  </w:r>
                </w:p>
              </w:tc>
            </w:tr>
          </w:tbl>
          <w:p w:rsidR="006E20FD" w:rsidRPr="0031099C" w:rsidRDefault="006E20FD" w:rsidP="006E20FD">
            <w:pPr>
              <w:jc w:val="center"/>
            </w:pPr>
          </w:p>
        </w:tc>
      </w:tr>
      <w:tr w:rsidR="006E20FD" w:rsidRPr="0031099C" w:rsidTr="001C4819">
        <w:trPr>
          <w:divId w:val="1548566716"/>
          <w:trHeight w:val="117"/>
        </w:trPr>
        <w:tc>
          <w:tcPr>
            <w:tcW w:w="8188" w:type="dxa"/>
            <w:gridSpan w:val="3"/>
          </w:tcPr>
          <w:p w:rsidR="006E20FD" w:rsidRPr="0031099C" w:rsidRDefault="006E20FD" w:rsidP="006E20FD">
            <w:pPr>
              <w:pStyle w:val="ListParagraph"/>
              <w:numPr>
                <w:ilvl w:val="0"/>
                <w:numId w:val="17"/>
              </w:numPr>
              <w:spacing w:line="240" w:lineRule="auto"/>
              <w:jc w:val="center"/>
            </w:pPr>
            <w:r w:rsidRPr="0031099C">
              <w:t>R_65_0_F</w:t>
            </w:r>
          </w:p>
        </w:tc>
      </w:tr>
      <w:tr w:rsidR="006E20FD" w:rsidRPr="0031099C" w:rsidTr="001C4819">
        <w:trPr>
          <w:divId w:val="1548566716"/>
          <w:trHeight w:val="118"/>
        </w:trPr>
        <w:tc>
          <w:tcPr>
            <w:tcW w:w="8188" w:type="dxa"/>
            <w:gridSpan w:val="3"/>
          </w:tcPr>
          <w:p w:rsidR="006E20FD" w:rsidRPr="0031099C" w:rsidRDefault="006E20FD" w:rsidP="006E20FD">
            <w:r w:rsidRPr="0031099C">
              <w:br w:type="page"/>
            </w:r>
          </w:p>
          <w:tbl>
            <w:tblPr>
              <w:tblW w:w="7565" w:type="dxa"/>
              <w:tblInd w:w="93" w:type="dxa"/>
              <w:tblLook w:val="04A0" w:firstRow="1" w:lastRow="0" w:firstColumn="1" w:lastColumn="0" w:noHBand="0" w:noVBand="1"/>
            </w:tblPr>
            <w:tblGrid>
              <w:gridCol w:w="500"/>
              <w:gridCol w:w="500"/>
              <w:gridCol w:w="607"/>
              <w:gridCol w:w="607"/>
              <w:gridCol w:w="607"/>
              <w:gridCol w:w="607"/>
              <w:gridCol w:w="607"/>
              <w:gridCol w:w="607"/>
              <w:gridCol w:w="607"/>
              <w:gridCol w:w="607"/>
              <w:gridCol w:w="607"/>
              <w:gridCol w:w="607"/>
              <w:gridCol w:w="495"/>
            </w:tblGrid>
            <w:tr w:rsidR="006E20FD" w:rsidRPr="0031099C" w:rsidTr="006E20FD">
              <w:trPr>
                <w:trHeight w:val="300"/>
              </w:trPr>
              <w:tc>
                <w:tcPr>
                  <w:tcW w:w="1000"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D_65</w:t>
                  </w:r>
                </w:p>
              </w:tc>
              <w:tc>
                <w:tcPr>
                  <w:tcW w:w="6565"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Sensitivity</w:t>
                  </w:r>
                </w:p>
              </w:tc>
            </w:tr>
            <w:tr w:rsidR="006E20FD" w:rsidRPr="0031099C" w:rsidTr="006E20FD">
              <w:trPr>
                <w:trHeight w:val="300"/>
              </w:trPr>
              <w:tc>
                <w:tcPr>
                  <w:tcW w:w="1000"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0_M</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r>
            <w:tr w:rsidR="006E20FD" w:rsidRPr="0031099C" w:rsidTr="006E20FD">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Specificity</w:t>
                  </w: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44.1</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6.8</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12.8</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84.7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33.4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7.6</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2.5</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62.0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32.0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18.3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5.5</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52.3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31.2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4.3</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79.3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46.9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30.7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20.9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66.5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43.5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21.8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3.1</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58.8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41.1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30.0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22.4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2.7</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39.3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22.9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17.8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13.8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2.4</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29.6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18.6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14.8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11.7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2.2</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w:t>
                  </w:r>
                </w:p>
              </w:tc>
            </w:tr>
          </w:tbl>
          <w:p w:rsidR="006E20FD" w:rsidRPr="0031099C" w:rsidRDefault="006E20FD" w:rsidP="006E20FD">
            <w:pPr>
              <w:jc w:val="center"/>
            </w:pPr>
          </w:p>
        </w:tc>
      </w:tr>
      <w:tr w:rsidR="006E20FD" w:rsidRPr="0031099C" w:rsidTr="001C4819">
        <w:trPr>
          <w:divId w:val="1548566716"/>
          <w:trHeight w:val="117"/>
        </w:trPr>
        <w:tc>
          <w:tcPr>
            <w:tcW w:w="8188" w:type="dxa"/>
            <w:gridSpan w:val="3"/>
          </w:tcPr>
          <w:p w:rsidR="006E20FD" w:rsidRPr="0031099C" w:rsidRDefault="006E20FD" w:rsidP="006E20FD">
            <w:pPr>
              <w:pStyle w:val="ListParagraph"/>
              <w:numPr>
                <w:ilvl w:val="0"/>
                <w:numId w:val="17"/>
              </w:numPr>
              <w:spacing w:line="240" w:lineRule="auto"/>
              <w:jc w:val="center"/>
            </w:pPr>
            <w:r w:rsidRPr="0031099C">
              <w:t>D_65_0_M</w:t>
            </w:r>
          </w:p>
        </w:tc>
      </w:tr>
      <w:tr w:rsidR="006E20FD" w:rsidRPr="0031099C" w:rsidTr="001C4819">
        <w:trPr>
          <w:divId w:val="1548566716"/>
          <w:trHeight w:val="118"/>
        </w:trPr>
        <w:tc>
          <w:tcPr>
            <w:tcW w:w="8188" w:type="dxa"/>
            <w:gridSpan w:val="3"/>
          </w:tcPr>
          <w:tbl>
            <w:tblPr>
              <w:tblW w:w="6500" w:type="dxa"/>
              <w:tblInd w:w="93" w:type="dxa"/>
              <w:tblLook w:val="04A0" w:firstRow="1" w:lastRow="0" w:firstColumn="1" w:lastColumn="0" w:noHBand="0" w:noVBand="1"/>
            </w:tblPr>
            <w:tblGrid>
              <w:gridCol w:w="500"/>
              <w:gridCol w:w="500"/>
              <w:gridCol w:w="607"/>
              <w:gridCol w:w="607"/>
              <w:gridCol w:w="607"/>
              <w:gridCol w:w="607"/>
              <w:gridCol w:w="607"/>
              <w:gridCol w:w="607"/>
              <w:gridCol w:w="607"/>
              <w:gridCol w:w="607"/>
              <w:gridCol w:w="607"/>
              <w:gridCol w:w="607"/>
              <w:gridCol w:w="495"/>
            </w:tblGrid>
            <w:tr w:rsidR="006E20FD" w:rsidRPr="0031099C" w:rsidTr="006E20FD">
              <w:trPr>
                <w:trHeight w:val="300"/>
              </w:trPr>
              <w:tc>
                <w:tcPr>
                  <w:tcW w:w="1000"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D_65</w:t>
                  </w:r>
                </w:p>
              </w:tc>
              <w:tc>
                <w:tcPr>
                  <w:tcW w:w="5500"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Sensitivity</w:t>
                  </w:r>
                </w:p>
              </w:tc>
            </w:tr>
            <w:tr w:rsidR="006E20FD" w:rsidRPr="0031099C" w:rsidTr="006E20FD">
              <w:trPr>
                <w:trHeight w:val="300"/>
              </w:trPr>
              <w:tc>
                <w:tcPr>
                  <w:tcW w:w="1000"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0_F</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r>
            <w:tr w:rsidR="006E20FD" w:rsidRPr="0031099C" w:rsidTr="006E20FD">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Specificity</w:t>
                  </w: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28.3</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6.2</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46.8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11.2</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3.3</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99.6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57.0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35.4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22.2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7.1</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2.4</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97.7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63.5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43.6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30.6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21.5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5.3</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96.6</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67.9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49.8</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37.2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28.0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21.0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4.3</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54.5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42.5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33.5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26.4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20.7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38.1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31.0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25.3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20.5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3.1</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29.3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24.5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20.4</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2.8</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20.2</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14.3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11.8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2.5</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20.1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12.4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10.3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w:t>
                  </w:r>
                </w:p>
              </w:tc>
            </w:tr>
          </w:tbl>
          <w:p w:rsidR="006E20FD" w:rsidRPr="0031099C" w:rsidRDefault="006E20FD" w:rsidP="006E20FD">
            <w:pPr>
              <w:jc w:val="center"/>
            </w:pPr>
          </w:p>
        </w:tc>
      </w:tr>
      <w:tr w:rsidR="006E20FD" w:rsidRPr="0031099C" w:rsidTr="001C4819">
        <w:trPr>
          <w:divId w:val="1548566716"/>
          <w:trHeight w:val="117"/>
        </w:trPr>
        <w:tc>
          <w:tcPr>
            <w:tcW w:w="8188" w:type="dxa"/>
            <w:gridSpan w:val="3"/>
          </w:tcPr>
          <w:p w:rsidR="006E20FD" w:rsidRPr="0031099C" w:rsidRDefault="006E20FD" w:rsidP="006E20FD">
            <w:pPr>
              <w:pStyle w:val="ListParagraph"/>
              <w:numPr>
                <w:ilvl w:val="0"/>
                <w:numId w:val="17"/>
              </w:numPr>
              <w:spacing w:line="240" w:lineRule="auto"/>
              <w:jc w:val="center"/>
            </w:pPr>
            <w:r w:rsidRPr="0031099C">
              <w:lastRenderedPageBreak/>
              <w:t>D_65_0_F</w:t>
            </w:r>
          </w:p>
        </w:tc>
      </w:tr>
    </w:tbl>
    <w:p w:rsidR="00EF4E89" w:rsidRDefault="00C2196C" w:rsidP="00C2196C">
      <w:pPr>
        <w:pStyle w:val="Caption"/>
      </w:pPr>
      <w:proofErr w:type="gramStart"/>
      <w:r>
        <w:t xml:space="preserve">Table </w:t>
      </w:r>
      <w:proofErr w:type="gramEnd"/>
      <w:r w:rsidR="00516779">
        <w:fldChar w:fldCharType="begin"/>
      </w:r>
      <w:r w:rsidR="00516779">
        <w:instrText xml:space="preserve"> SEQ Table \* ARABIC </w:instrText>
      </w:r>
      <w:r w:rsidR="00516779">
        <w:fldChar w:fldCharType="separate"/>
      </w:r>
      <w:r w:rsidR="007A2563">
        <w:rPr>
          <w:noProof/>
        </w:rPr>
        <w:t>7</w:t>
      </w:r>
      <w:r w:rsidR="00516779">
        <w:fldChar w:fldCharType="end"/>
      </w:r>
      <w:proofErr w:type="gramStart"/>
      <w:r>
        <w:t xml:space="preserve"> Effect of assumed sensitivity and specificity of device on estimated cost effectiveness.</w:t>
      </w:r>
      <w:proofErr w:type="gramEnd"/>
      <w:r>
        <w:t xml:space="preserve"> D: </w:t>
      </w:r>
      <w:proofErr w:type="spellStart"/>
      <w:r>
        <w:t>dabigatran</w:t>
      </w:r>
      <w:proofErr w:type="spellEnd"/>
      <w:r>
        <w:t xml:space="preserve">; W: Warfarin; R: </w:t>
      </w:r>
      <w:proofErr w:type="spellStart"/>
      <w:r>
        <w:t>rivaroxaban</w:t>
      </w:r>
      <w:proofErr w:type="spellEnd"/>
      <w:r>
        <w:t>; M: Male; F: Female; 65: 65 years old; 50: 50 years old</w:t>
      </w:r>
    </w:p>
    <w:p w:rsidR="00C2196C" w:rsidRPr="0031099C" w:rsidRDefault="00C2196C">
      <w:pPr>
        <w:spacing w:line="276" w:lineRule="auto"/>
        <w:jc w:val="left"/>
        <w:rPr>
          <w:lang w:val="en-GB"/>
        </w:rPr>
        <w:sectPr w:rsidR="00C2196C" w:rsidRPr="0031099C" w:rsidSect="00EF4E89">
          <w:pgSz w:w="11906" w:h="16838"/>
          <w:pgMar w:top="1440" w:right="1440" w:bottom="1440" w:left="1440" w:header="709" w:footer="709" w:gutter="0"/>
          <w:cols w:space="708"/>
          <w:docGrid w:linePitch="360"/>
        </w:sectPr>
      </w:pPr>
    </w:p>
    <w:p w:rsidR="00421B11" w:rsidRDefault="00C2196C" w:rsidP="00C2196C">
      <w:pPr>
        <w:pStyle w:val="Heading2"/>
        <w:numPr>
          <w:ilvl w:val="0"/>
          <w:numId w:val="0"/>
        </w:numPr>
        <w:divId w:val="1548566716"/>
        <w:rPr>
          <w:ins w:id="200" w:author="Jon Minton" w:date="2013-09-06T09:44:00Z"/>
        </w:rPr>
      </w:pPr>
      <w:r>
        <w:lastRenderedPageBreak/>
        <w:t>Appendix C: Simulated clinical outcomes</w:t>
      </w:r>
    </w:p>
    <w:p w:rsidR="00E74718" w:rsidRDefault="00E74718" w:rsidP="00E74718">
      <w:pPr>
        <w:pStyle w:val="Heading3"/>
        <w:numPr>
          <w:ilvl w:val="0"/>
          <w:numId w:val="0"/>
        </w:numPr>
        <w:divId w:val="1548566716"/>
        <w:rPr>
          <w:ins w:id="201" w:author="Jon Minton" w:date="2013-09-06T09:44:00Z"/>
        </w:rPr>
        <w:pPrChange w:id="202" w:author="Jon Minton" w:date="2013-09-06T09:44:00Z">
          <w:pPr>
            <w:pStyle w:val="Heading2"/>
            <w:numPr>
              <w:ilvl w:val="0"/>
              <w:numId w:val="0"/>
            </w:numPr>
            <w:divId w:val="1548566716"/>
          </w:pPr>
        </w:pPrChange>
      </w:pPr>
      <w:ins w:id="203" w:author="Jon Minton" w:date="2013-09-06T09:44:00Z">
        <w:r>
          <w:t>Introduction</w:t>
        </w:r>
      </w:ins>
    </w:p>
    <w:p w:rsidR="00E74718" w:rsidRDefault="00E74718" w:rsidP="00E74718">
      <w:pPr>
        <w:divId w:val="1548566716"/>
        <w:sectPr w:rsidR="00E74718" w:rsidSect="00E74718">
          <w:pgSz w:w="11906" w:h="16838"/>
          <w:pgMar w:top="1440" w:right="1440" w:bottom="1440" w:left="1440" w:header="708" w:footer="708" w:gutter="0"/>
          <w:cols w:space="708"/>
          <w:docGrid w:linePitch="360"/>
        </w:sectPr>
      </w:pPr>
      <w:ins w:id="204" w:author="Jon Minton" w:date="2013-09-06T09:44:00Z">
        <w:r>
          <w:t>This appen</w:t>
        </w:r>
      </w:ins>
      <w:ins w:id="205" w:author="Jon Minton" w:date="2013-09-06T09:45:00Z">
        <w:r>
          <w:t xml:space="preserve">dix shows the simulated clinical outcomes for each of the patient, OAC and TTE strategies which were simulated. Values are presented to as many decimal places as are required to show differences in outcomes. </w:t>
        </w:r>
      </w:ins>
      <w:ins w:id="206" w:author="Jon Minton" w:date="2013-09-06T09:48:00Z">
        <w:r>
          <w:t>Two different ages at diagnosis were simulated: aged 65 at diagnosis, and aged 50 years at diagnosis. All patients were assumed to have a CHADS</w:t>
        </w:r>
        <w:r w:rsidRPr="00E74718">
          <w:rPr>
            <w:vertAlign w:val="subscript"/>
            <w:rPrChange w:id="207" w:author="Jon Minton" w:date="2013-09-06T09:49:00Z">
              <w:rPr/>
            </w:rPrChange>
          </w:rPr>
          <w:t>2</w:t>
        </w:r>
        <w:r>
          <w:t xml:space="preserve"> score of zero at diagnosis.  </w:t>
        </w:r>
      </w:ins>
    </w:p>
    <w:tbl>
      <w:tblPr>
        <w:tblStyle w:val="TableGrid"/>
        <w:tblpPr w:leftFromText="180" w:rightFromText="180" w:vertAnchor="page" w:horzAnchor="margin" w:tblpY="1021"/>
        <w:tblW w:w="13396" w:type="dxa"/>
        <w:tblLook w:val="04A0" w:firstRow="1" w:lastRow="0" w:firstColumn="1" w:lastColumn="0" w:noHBand="0" w:noVBand="1"/>
        <w:tblPrChange w:id="208" w:author="Jon Minton" w:date="2013-09-06T09:45:00Z">
          <w:tblPr>
            <w:tblStyle w:val="TableGrid"/>
            <w:tblpPr w:leftFromText="180" w:rightFromText="180" w:horzAnchor="margin" w:tblpY="780"/>
            <w:tblW w:w="13396" w:type="dxa"/>
            <w:tblLook w:val="04A0" w:firstRow="1" w:lastRow="0" w:firstColumn="1" w:lastColumn="0" w:noHBand="0" w:noVBand="1"/>
          </w:tblPr>
        </w:tblPrChange>
      </w:tblPr>
      <w:tblGrid>
        <w:gridCol w:w="1254"/>
        <w:gridCol w:w="2812"/>
        <w:gridCol w:w="1418"/>
        <w:gridCol w:w="992"/>
        <w:gridCol w:w="851"/>
        <w:gridCol w:w="850"/>
        <w:gridCol w:w="832"/>
        <w:gridCol w:w="1143"/>
        <w:gridCol w:w="1285"/>
        <w:gridCol w:w="851"/>
        <w:gridCol w:w="1108"/>
        <w:tblGridChange w:id="209">
          <w:tblGrid>
            <w:gridCol w:w="1254"/>
            <w:gridCol w:w="2812"/>
            <w:gridCol w:w="1418"/>
            <w:gridCol w:w="992"/>
            <w:gridCol w:w="851"/>
            <w:gridCol w:w="850"/>
            <w:gridCol w:w="832"/>
            <w:gridCol w:w="1143"/>
            <w:gridCol w:w="1285"/>
            <w:gridCol w:w="851"/>
            <w:gridCol w:w="1108"/>
          </w:tblGrid>
        </w:tblGridChange>
      </w:tblGrid>
      <w:tr w:rsidR="00E74718" w:rsidRPr="0031099C" w:rsidTr="00E74718">
        <w:trPr>
          <w:divId w:val="1548566716"/>
          <w:trPrChange w:id="210" w:author="Jon Minton" w:date="2013-09-06T09:45:00Z">
            <w:trPr>
              <w:divId w:val="1548566716"/>
            </w:trPr>
          </w:trPrChange>
        </w:trPr>
        <w:tc>
          <w:tcPr>
            <w:tcW w:w="1254" w:type="dxa"/>
            <w:tcBorders>
              <w:top w:val="single" w:sz="4" w:space="0" w:color="auto"/>
              <w:left w:val="single" w:sz="4" w:space="0" w:color="auto"/>
              <w:bottom w:val="single" w:sz="4" w:space="0" w:color="auto"/>
              <w:right w:val="single" w:sz="4" w:space="0" w:color="auto"/>
            </w:tcBorders>
            <w:tcPrChange w:id="211" w:author="Jon Minton" w:date="2013-09-06T09:45:00Z">
              <w:tcPr>
                <w:tcW w:w="1254" w:type="dxa"/>
                <w:tcBorders>
                  <w:top w:val="single" w:sz="4" w:space="0" w:color="auto"/>
                  <w:left w:val="single" w:sz="4" w:space="0" w:color="auto"/>
                  <w:bottom w:val="single" w:sz="4" w:space="0" w:color="auto"/>
                  <w:right w:val="single" w:sz="4" w:space="0" w:color="auto"/>
                </w:tcBorders>
              </w:tcPr>
            </w:tcPrChange>
          </w:tcPr>
          <w:p w:rsidR="00E74718" w:rsidRPr="0031099C" w:rsidRDefault="00E74718" w:rsidP="00E74718">
            <w:pPr>
              <w:rPr>
                <w:rFonts w:ascii="Times New Roman" w:eastAsia="Times New Roman" w:hAnsi="Times New Roman"/>
              </w:rPr>
            </w:pPr>
          </w:p>
        </w:tc>
        <w:tc>
          <w:tcPr>
            <w:tcW w:w="2812" w:type="dxa"/>
            <w:tcBorders>
              <w:top w:val="single" w:sz="4" w:space="0" w:color="auto"/>
              <w:left w:val="single" w:sz="4" w:space="0" w:color="auto"/>
              <w:bottom w:val="single" w:sz="4" w:space="0" w:color="auto"/>
              <w:right w:val="single" w:sz="4" w:space="0" w:color="auto"/>
            </w:tcBorders>
            <w:tcPrChange w:id="212" w:author="Jon Minton" w:date="2013-09-06T09:45:00Z">
              <w:tcPr>
                <w:tcW w:w="2812" w:type="dxa"/>
                <w:tcBorders>
                  <w:top w:val="single" w:sz="4" w:space="0" w:color="auto"/>
                  <w:left w:val="single" w:sz="4" w:space="0" w:color="auto"/>
                  <w:bottom w:val="single" w:sz="4" w:space="0" w:color="auto"/>
                  <w:right w:val="single" w:sz="4" w:space="0" w:color="auto"/>
                </w:tcBorders>
              </w:tcPr>
            </w:tcPrChange>
          </w:tcPr>
          <w:p w:rsidR="00E74718" w:rsidRPr="0031099C" w:rsidRDefault="00E74718" w:rsidP="00E74718">
            <w:pPr>
              <w:rPr>
                <w:rFonts w:ascii="Times New Roman" w:eastAsia="Times New Roman" w:hAnsi="Times New Roman"/>
              </w:rPr>
            </w:pPr>
          </w:p>
        </w:tc>
        <w:tc>
          <w:tcPr>
            <w:tcW w:w="1418" w:type="dxa"/>
            <w:tcBorders>
              <w:top w:val="single" w:sz="4" w:space="0" w:color="auto"/>
              <w:left w:val="single" w:sz="4" w:space="0" w:color="auto"/>
              <w:bottom w:val="single" w:sz="4" w:space="0" w:color="auto"/>
              <w:right w:val="single" w:sz="4" w:space="0" w:color="auto"/>
            </w:tcBorders>
            <w:tcPrChange w:id="213" w:author="Jon Minton" w:date="2013-09-06T09:45:00Z">
              <w:tcPr>
                <w:tcW w:w="1418" w:type="dxa"/>
                <w:tcBorders>
                  <w:top w:val="single" w:sz="4" w:space="0" w:color="auto"/>
                  <w:left w:val="single" w:sz="4" w:space="0" w:color="auto"/>
                  <w:bottom w:val="single" w:sz="4" w:space="0" w:color="auto"/>
                  <w:right w:val="single" w:sz="4" w:space="0" w:color="auto"/>
                </w:tcBorders>
              </w:tcPr>
            </w:tcPrChange>
          </w:tcPr>
          <w:p w:rsidR="00E74718" w:rsidRPr="0031099C" w:rsidRDefault="00E74718" w:rsidP="00E74718">
            <w:pPr>
              <w:rPr>
                <w:rFonts w:ascii="Times New Roman" w:eastAsia="Times New Roman" w:hAnsi="Times New Roman"/>
              </w:rPr>
            </w:pPr>
          </w:p>
        </w:tc>
        <w:tc>
          <w:tcPr>
            <w:tcW w:w="992" w:type="dxa"/>
            <w:tcBorders>
              <w:top w:val="single" w:sz="4" w:space="0" w:color="auto"/>
              <w:left w:val="single" w:sz="4" w:space="0" w:color="auto"/>
              <w:bottom w:val="single" w:sz="4" w:space="0" w:color="auto"/>
              <w:right w:val="single" w:sz="4" w:space="0" w:color="auto"/>
            </w:tcBorders>
            <w:tcPrChange w:id="214" w:author="Jon Minton" w:date="2013-09-06T09:45:00Z">
              <w:tcPr>
                <w:tcW w:w="992" w:type="dxa"/>
                <w:tcBorders>
                  <w:top w:val="single" w:sz="4" w:space="0" w:color="auto"/>
                  <w:left w:val="single" w:sz="4" w:space="0" w:color="auto"/>
                  <w:bottom w:val="single" w:sz="4" w:space="0" w:color="auto"/>
                  <w:right w:val="single" w:sz="4" w:space="0" w:color="auto"/>
                </w:tcBorders>
              </w:tcPr>
            </w:tcPrChange>
          </w:tcPr>
          <w:p w:rsidR="00E74718" w:rsidRPr="0031099C" w:rsidRDefault="00E74718" w:rsidP="00E74718">
            <w:pPr>
              <w:rPr>
                <w:rFonts w:ascii="Times New Roman" w:eastAsia="Times New Roman" w:hAnsi="Times New Roman"/>
              </w:rPr>
            </w:pPr>
          </w:p>
        </w:tc>
        <w:tc>
          <w:tcPr>
            <w:tcW w:w="2533" w:type="dxa"/>
            <w:gridSpan w:val="3"/>
            <w:tcBorders>
              <w:top w:val="single" w:sz="4" w:space="0" w:color="auto"/>
              <w:left w:val="single" w:sz="4" w:space="0" w:color="auto"/>
              <w:bottom w:val="single" w:sz="4" w:space="0" w:color="auto"/>
              <w:right w:val="single" w:sz="4" w:space="0" w:color="auto"/>
            </w:tcBorders>
            <w:hideMark/>
            <w:tcPrChange w:id="215" w:author="Jon Minton" w:date="2013-09-06T09:45:00Z">
              <w:tcPr>
                <w:tcW w:w="2533" w:type="dxa"/>
                <w:gridSpan w:val="3"/>
                <w:tcBorders>
                  <w:top w:val="single" w:sz="4" w:space="0" w:color="auto"/>
                  <w:left w:val="single" w:sz="4" w:space="0" w:color="auto"/>
                  <w:bottom w:val="single" w:sz="4" w:space="0" w:color="auto"/>
                  <w:right w:val="single" w:sz="4" w:space="0" w:color="auto"/>
                </w:tcBorders>
                <w:hideMark/>
              </w:tcPr>
            </w:tcPrChange>
          </w:tcPr>
          <w:p w:rsidR="00E74718" w:rsidRPr="0031099C" w:rsidRDefault="00E74718" w:rsidP="00E74718">
            <w:pPr>
              <w:jc w:val="center"/>
              <w:rPr>
                <w:rFonts w:ascii="Times New Roman" w:eastAsia="Times New Roman" w:hAnsi="Times New Roman"/>
                <w:b/>
                <w:i/>
              </w:rPr>
            </w:pPr>
            <w:r w:rsidRPr="0031099C">
              <w:rPr>
                <w:b/>
                <w:i/>
              </w:rPr>
              <w:t>Cause of Death (%)</w:t>
            </w:r>
          </w:p>
        </w:tc>
        <w:tc>
          <w:tcPr>
            <w:tcW w:w="4387" w:type="dxa"/>
            <w:gridSpan w:val="4"/>
            <w:tcBorders>
              <w:top w:val="single" w:sz="4" w:space="0" w:color="auto"/>
              <w:left w:val="single" w:sz="4" w:space="0" w:color="auto"/>
              <w:bottom w:val="single" w:sz="4" w:space="0" w:color="auto"/>
              <w:right w:val="single" w:sz="4" w:space="0" w:color="auto"/>
            </w:tcBorders>
            <w:hideMark/>
            <w:tcPrChange w:id="216" w:author="Jon Minton" w:date="2013-09-06T09:45:00Z">
              <w:tcPr>
                <w:tcW w:w="4387" w:type="dxa"/>
                <w:gridSpan w:val="4"/>
                <w:tcBorders>
                  <w:top w:val="single" w:sz="4" w:space="0" w:color="auto"/>
                  <w:left w:val="single" w:sz="4" w:space="0" w:color="auto"/>
                  <w:bottom w:val="single" w:sz="4" w:space="0" w:color="auto"/>
                  <w:right w:val="single" w:sz="4" w:space="0" w:color="auto"/>
                </w:tcBorders>
                <w:hideMark/>
              </w:tcPr>
            </w:tcPrChange>
          </w:tcPr>
          <w:p w:rsidR="00E74718" w:rsidRPr="0031099C" w:rsidRDefault="00E74718" w:rsidP="00E74718">
            <w:pPr>
              <w:jc w:val="center"/>
              <w:rPr>
                <w:rFonts w:ascii="Times New Roman" w:eastAsia="Times New Roman" w:hAnsi="Times New Roman"/>
                <w:b/>
                <w:i/>
              </w:rPr>
            </w:pPr>
            <w:r w:rsidRPr="0031099C">
              <w:rPr>
                <w:b/>
                <w:i/>
              </w:rPr>
              <w:t>Average Number of Events</w:t>
            </w:r>
          </w:p>
        </w:tc>
      </w:tr>
      <w:tr w:rsidR="00E74718" w:rsidRPr="0031099C" w:rsidTr="00E74718">
        <w:trPr>
          <w:divId w:val="1548566716"/>
          <w:trPrChange w:id="217" w:author="Jon Minton" w:date="2013-09-06T09:45:00Z">
            <w:trPr>
              <w:divId w:val="1548566716"/>
            </w:trPr>
          </w:trPrChange>
        </w:trPr>
        <w:tc>
          <w:tcPr>
            <w:tcW w:w="1254" w:type="dxa"/>
            <w:tcBorders>
              <w:top w:val="single" w:sz="4" w:space="0" w:color="auto"/>
              <w:left w:val="single" w:sz="4" w:space="0" w:color="auto"/>
              <w:bottom w:val="single" w:sz="4" w:space="0" w:color="auto"/>
              <w:right w:val="single" w:sz="4" w:space="0" w:color="auto"/>
            </w:tcBorders>
            <w:tcPrChange w:id="218" w:author="Jon Minton" w:date="2013-09-06T09:45:00Z">
              <w:tcPr>
                <w:tcW w:w="1254" w:type="dxa"/>
                <w:tcBorders>
                  <w:top w:val="single" w:sz="4" w:space="0" w:color="auto"/>
                  <w:left w:val="single" w:sz="4" w:space="0" w:color="auto"/>
                  <w:bottom w:val="single" w:sz="4" w:space="0" w:color="auto"/>
                  <w:right w:val="single" w:sz="4" w:space="0" w:color="auto"/>
                </w:tcBorders>
              </w:tcPr>
            </w:tcPrChange>
          </w:tcPr>
          <w:p w:rsidR="00E74718" w:rsidRPr="00770134" w:rsidRDefault="00E74718" w:rsidP="00E74718">
            <w:pPr>
              <w:rPr>
                <w:rFonts w:ascii="Times New Roman" w:eastAsia="Times New Roman" w:hAnsi="Times New Roman"/>
                <w:b/>
                <w:i/>
              </w:rPr>
            </w:pPr>
            <w:r>
              <w:rPr>
                <w:rFonts w:ascii="Times New Roman" w:eastAsia="Times New Roman" w:hAnsi="Times New Roman"/>
                <w:b/>
                <w:i/>
              </w:rPr>
              <w:t>OAC</w:t>
            </w:r>
          </w:p>
        </w:tc>
        <w:tc>
          <w:tcPr>
            <w:tcW w:w="2812" w:type="dxa"/>
            <w:tcBorders>
              <w:top w:val="single" w:sz="4" w:space="0" w:color="auto"/>
              <w:left w:val="single" w:sz="4" w:space="0" w:color="auto"/>
              <w:bottom w:val="single" w:sz="4" w:space="0" w:color="auto"/>
              <w:right w:val="single" w:sz="4" w:space="0" w:color="auto"/>
            </w:tcBorders>
            <w:tcPrChange w:id="219" w:author="Jon Minton" w:date="2013-09-06T09:45:00Z">
              <w:tcPr>
                <w:tcW w:w="2812" w:type="dxa"/>
                <w:tcBorders>
                  <w:top w:val="single" w:sz="4" w:space="0" w:color="auto"/>
                  <w:left w:val="single" w:sz="4" w:space="0" w:color="auto"/>
                  <w:bottom w:val="single" w:sz="4" w:space="0" w:color="auto"/>
                  <w:right w:val="single" w:sz="4" w:space="0" w:color="auto"/>
                </w:tcBorders>
              </w:tcPr>
            </w:tcPrChange>
          </w:tcPr>
          <w:p w:rsidR="00E74718" w:rsidRPr="00770134" w:rsidRDefault="00E74718" w:rsidP="00E74718">
            <w:pPr>
              <w:rPr>
                <w:b/>
                <w:i/>
              </w:rPr>
            </w:pPr>
            <w:r w:rsidRPr="00770134">
              <w:rPr>
                <w:rFonts w:ascii="Times New Roman" w:eastAsia="Times New Roman" w:hAnsi="Times New Roman"/>
                <w:b/>
                <w:i/>
              </w:rPr>
              <w:t>Patient population</w:t>
            </w:r>
            <w:del w:id="220" w:author="Jon Minton" w:date="2013-09-06T09:49:00Z">
              <w:r w:rsidDel="00E74718">
                <w:rPr>
                  <w:rStyle w:val="FootnoteReference"/>
                  <w:rFonts w:ascii="Times New Roman" w:eastAsia="Times New Roman" w:hAnsi="Times New Roman"/>
                  <w:b/>
                  <w:i/>
                </w:rPr>
                <w:footnoteReference w:id="2"/>
              </w:r>
            </w:del>
          </w:p>
        </w:tc>
        <w:tc>
          <w:tcPr>
            <w:tcW w:w="1418" w:type="dxa"/>
            <w:tcBorders>
              <w:top w:val="single" w:sz="4" w:space="0" w:color="auto"/>
              <w:left w:val="single" w:sz="4" w:space="0" w:color="auto"/>
              <w:bottom w:val="single" w:sz="4" w:space="0" w:color="auto"/>
              <w:right w:val="single" w:sz="4" w:space="0" w:color="auto"/>
            </w:tcBorders>
            <w:hideMark/>
            <w:tcPrChange w:id="223" w:author="Jon Minton" w:date="2013-09-06T09:45:00Z">
              <w:tcPr>
                <w:tcW w:w="1418" w:type="dxa"/>
                <w:tcBorders>
                  <w:top w:val="single" w:sz="4" w:space="0" w:color="auto"/>
                  <w:left w:val="single" w:sz="4" w:space="0" w:color="auto"/>
                  <w:bottom w:val="single" w:sz="4" w:space="0" w:color="auto"/>
                  <w:right w:val="single" w:sz="4" w:space="0" w:color="auto"/>
                </w:tcBorders>
                <w:hideMark/>
              </w:tcPr>
            </w:tcPrChange>
          </w:tcPr>
          <w:p w:rsidR="00E74718" w:rsidRPr="0031099C" w:rsidRDefault="00E74718" w:rsidP="00E74718">
            <w:pPr>
              <w:rPr>
                <w:rFonts w:ascii="Times New Roman" w:eastAsia="Times New Roman" w:hAnsi="Times New Roman"/>
                <w:b/>
                <w:i/>
              </w:rPr>
            </w:pPr>
            <w:r w:rsidRPr="0031099C">
              <w:rPr>
                <w:b/>
                <w:i/>
              </w:rPr>
              <w:t>Strategy</w:t>
            </w:r>
          </w:p>
        </w:tc>
        <w:tc>
          <w:tcPr>
            <w:tcW w:w="992" w:type="dxa"/>
            <w:tcBorders>
              <w:top w:val="single" w:sz="4" w:space="0" w:color="auto"/>
              <w:left w:val="single" w:sz="4" w:space="0" w:color="auto"/>
              <w:bottom w:val="single" w:sz="4" w:space="0" w:color="auto"/>
              <w:right w:val="single" w:sz="4" w:space="0" w:color="auto"/>
            </w:tcBorders>
            <w:hideMark/>
            <w:tcPrChange w:id="224" w:author="Jon Minton" w:date="2013-09-06T09:45:00Z">
              <w:tcPr>
                <w:tcW w:w="992" w:type="dxa"/>
                <w:tcBorders>
                  <w:top w:val="single" w:sz="4" w:space="0" w:color="auto"/>
                  <w:left w:val="single" w:sz="4" w:space="0" w:color="auto"/>
                  <w:bottom w:val="single" w:sz="4" w:space="0" w:color="auto"/>
                  <w:right w:val="single" w:sz="4" w:space="0" w:color="auto"/>
                </w:tcBorders>
                <w:hideMark/>
              </w:tcPr>
            </w:tcPrChange>
          </w:tcPr>
          <w:p w:rsidR="00E74718" w:rsidRPr="0031099C" w:rsidRDefault="00E74718" w:rsidP="00E74718">
            <w:pPr>
              <w:rPr>
                <w:rFonts w:ascii="Times New Roman" w:eastAsia="Times New Roman" w:hAnsi="Times New Roman"/>
                <w:b/>
              </w:rPr>
            </w:pPr>
            <w:r w:rsidRPr="0031099C">
              <w:rPr>
                <w:b/>
              </w:rPr>
              <w:t>Life Years</w:t>
            </w:r>
          </w:p>
        </w:tc>
        <w:tc>
          <w:tcPr>
            <w:tcW w:w="851" w:type="dxa"/>
            <w:tcBorders>
              <w:top w:val="single" w:sz="4" w:space="0" w:color="auto"/>
              <w:left w:val="single" w:sz="4" w:space="0" w:color="auto"/>
              <w:bottom w:val="single" w:sz="4" w:space="0" w:color="auto"/>
              <w:right w:val="single" w:sz="4" w:space="0" w:color="auto"/>
            </w:tcBorders>
            <w:hideMark/>
            <w:tcPrChange w:id="225" w:author="Jon Minton" w:date="2013-09-06T09:45:00Z">
              <w:tcPr>
                <w:tcW w:w="851" w:type="dxa"/>
                <w:tcBorders>
                  <w:top w:val="single" w:sz="4" w:space="0" w:color="auto"/>
                  <w:left w:val="single" w:sz="4" w:space="0" w:color="auto"/>
                  <w:bottom w:val="single" w:sz="4" w:space="0" w:color="auto"/>
                  <w:right w:val="single" w:sz="4" w:space="0" w:color="auto"/>
                </w:tcBorders>
                <w:hideMark/>
              </w:tcPr>
            </w:tcPrChange>
          </w:tcPr>
          <w:p w:rsidR="00E74718" w:rsidRPr="0031099C" w:rsidRDefault="00E74718" w:rsidP="00E74718">
            <w:pPr>
              <w:rPr>
                <w:rFonts w:ascii="Times New Roman" w:eastAsia="Times New Roman" w:hAnsi="Times New Roman"/>
                <w:b/>
              </w:rPr>
            </w:pPr>
            <w:r w:rsidRPr="0031099C">
              <w:rPr>
                <w:b/>
              </w:rPr>
              <w:t>Stroke</w:t>
            </w:r>
          </w:p>
        </w:tc>
        <w:tc>
          <w:tcPr>
            <w:tcW w:w="850" w:type="dxa"/>
            <w:tcBorders>
              <w:top w:val="single" w:sz="4" w:space="0" w:color="auto"/>
              <w:left w:val="single" w:sz="4" w:space="0" w:color="auto"/>
              <w:bottom w:val="single" w:sz="4" w:space="0" w:color="auto"/>
              <w:right w:val="single" w:sz="4" w:space="0" w:color="auto"/>
            </w:tcBorders>
            <w:hideMark/>
            <w:tcPrChange w:id="226" w:author="Jon Minton" w:date="2013-09-06T09:45:00Z">
              <w:tcPr>
                <w:tcW w:w="850" w:type="dxa"/>
                <w:tcBorders>
                  <w:top w:val="single" w:sz="4" w:space="0" w:color="auto"/>
                  <w:left w:val="single" w:sz="4" w:space="0" w:color="auto"/>
                  <w:bottom w:val="single" w:sz="4" w:space="0" w:color="auto"/>
                  <w:right w:val="single" w:sz="4" w:space="0" w:color="auto"/>
                </w:tcBorders>
                <w:hideMark/>
              </w:tcPr>
            </w:tcPrChange>
          </w:tcPr>
          <w:p w:rsidR="00E74718" w:rsidRPr="0031099C" w:rsidRDefault="00E74718" w:rsidP="00E74718">
            <w:pPr>
              <w:rPr>
                <w:rFonts w:ascii="Times New Roman" w:eastAsia="Times New Roman" w:hAnsi="Times New Roman"/>
                <w:b/>
              </w:rPr>
            </w:pPr>
            <w:r w:rsidRPr="0031099C">
              <w:rPr>
                <w:b/>
              </w:rPr>
              <w:t>Bleed</w:t>
            </w:r>
          </w:p>
        </w:tc>
        <w:tc>
          <w:tcPr>
            <w:tcW w:w="832" w:type="dxa"/>
            <w:tcBorders>
              <w:top w:val="single" w:sz="4" w:space="0" w:color="auto"/>
              <w:left w:val="single" w:sz="4" w:space="0" w:color="auto"/>
              <w:bottom w:val="single" w:sz="4" w:space="0" w:color="auto"/>
              <w:right w:val="single" w:sz="4" w:space="0" w:color="auto"/>
            </w:tcBorders>
            <w:hideMark/>
            <w:tcPrChange w:id="227" w:author="Jon Minton" w:date="2013-09-06T09:45:00Z">
              <w:tcPr>
                <w:tcW w:w="832" w:type="dxa"/>
                <w:tcBorders>
                  <w:top w:val="single" w:sz="4" w:space="0" w:color="auto"/>
                  <w:left w:val="single" w:sz="4" w:space="0" w:color="auto"/>
                  <w:bottom w:val="single" w:sz="4" w:space="0" w:color="auto"/>
                  <w:right w:val="single" w:sz="4" w:space="0" w:color="auto"/>
                </w:tcBorders>
                <w:hideMark/>
              </w:tcPr>
            </w:tcPrChange>
          </w:tcPr>
          <w:p w:rsidR="00E74718" w:rsidRPr="0031099C" w:rsidRDefault="00E74718" w:rsidP="00E74718">
            <w:pPr>
              <w:rPr>
                <w:rFonts w:ascii="Times New Roman" w:eastAsia="Times New Roman" w:hAnsi="Times New Roman"/>
                <w:b/>
              </w:rPr>
            </w:pPr>
            <w:r w:rsidRPr="0031099C">
              <w:rPr>
                <w:b/>
              </w:rPr>
              <w:t>Other</w:t>
            </w:r>
          </w:p>
        </w:tc>
        <w:tc>
          <w:tcPr>
            <w:tcW w:w="1143" w:type="dxa"/>
            <w:tcBorders>
              <w:top w:val="single" w:sz="4" w:space="0" w:color="auto"/>
              <w:left w:val="single" w:sz="4" w:space="0" w:color="auto"/>
              <w:bottom w:val="single" w:sz="4" w:space="0" w:color="auto"/>
              <w:right w:val="single" w:sz="4" w:space="0" w:color="auto"/>
            </w:tcBorders>
            <w:hideMark/>
            <w:tcPrChange w:id="228" w:author="Jon Minton" w:date="2013-09-06T09:45:00Z">
              <w:tcPr>
                <w:tcW w:w="1143" w:type="dxa"/>
                <w:tcBorders>
                  <w:top w:val="single" w:sz="4" w:space="0" w:color="auto"/>
                  <w:left w:val="single" w:sz="4" w:space="0" w:color="auto"/>
                  <w:bottom w:val="single" w:sz="4" w:space="0" w:color="auto"/>
                  <w:right w:val="single" w:sz="4" w:space="0" w:color="auto"/>
                </w:tcBorders>
                <w:hideMark/>
              </w:tcPr>
            </w:tcPrChange>
          </w:tcPr>
          <w:p w:rsidR="00E74718" w:rsidRPr="0031099C" w:rsidRDefault="00E74718" w:rsidP="00E74718">
            <w:pPr>
              <w:rPr>
                <w:rFonts w:ascii="Times New Roman" w:eastAsia="Times New Roman" w:hAnsi="Times New Roman"/>
                <w:b/>
              </w:rPr>
            </w:pPr>
            <w:r w:rsidRPr="0031099C">
              <w:rPr>
                <w:b/>
              </w:rPr>
              <w:t>Dependent Strokes</w:t>
            </w:r>
          </w:p>
        </w:tc>
        <w:tc>
          <w:tcPr>
            <w:tcW w:w="1285" w:type="dxa"/>
            <w:tcBorders>
              <w:top w:val="single" w:sz="4" w:space="0" w:color="auto"/>
              <w:left w:val="single" w:sz="4" w:space="0" w:color="auto"/>
              <w:bottom w:val="single" w:sz="4" w:space="0" w:color="auto"/>
              <w:right w:val="single" w:sz="4" w:space="0" w:color="auto"/>
            </w:tcBorders>
            <w:hideMark/>
            <w:tcPrChange w:id="229" w:author="Jon Minton" w:date="2013-09-06T09:45:00Z">
              <w:tcPr>
                <w:tcW w:w="1285" w:type="dxa"/>
                <w:tcBorders>
                  <w:top w:val="single" w:sz="4" w:space="0" w:color="auto"/>
                  <w:left w:val="single" w:sz="4" w:space="0" w:color="auto"/>
                  <w:bottom w:val="single" w:sz="4" w:space="0" w:color="auto"/>
                  <w:right w:val="single" w:sz="4" w:space="0" w:color="auto"/>
                </w:tcBorders>
                <w:hideMark/>
              </w:tcPr>
            </w:tcPrChange>
          </w:tcPr>
          <w:p w:rsidR="00E74718" w:rsidRPr="0031099C" w:rsidRDefault="00E74718" w:rsidP="00E74718">
            <w:pPr>
              <w:rPr>
                <w:rFonts w:ascii="Times New Roman" w:eastAsia="Times New Roman" w:hAnsi="Times New Roman"/>
                <w:b/>
              </w:rPr>
            </w:pPr>
            <w:r w:rsidRPr="0031099C">
              <w:rPr>
                <w:b/>
              </w:rPr>
              <w:t>Independent Strokes</w:t>
            </w:r>
          </w:p>
        </w:tc>
        <w:tc>
          <w:tcPr>
            <w:tcW w:w="851" w:type="dxa"/>
            <w:tcBorders>
              <w:top w:val="single" w:sz="4" w:space="0" w:color="auto"/>
              <w:left w:val="single" w:sz="4" w:space="0" w:color="auto"/>
              <w:bottom w:val="single" w:sz="4" w:space="0" w:color="auto"/>
              <w:right w:val="single" w:sz="4" w:space="0" w:color="auto"/>
            </w:tcBorders>
            <w:hideMark/>
            <w:tcPrChange w:id="230" w:author="Jon Minton" w:date="2013-09-06T09:45:00Z">
              <w:tcPr>
                <w:tcW w:w="851" w:type="dxa"/>
                <w:tcBorders>
                  <w:top w:val="single" w:sz="4" w:space="0" w:color="auto"/>
                  <w:left w:val="single" w:sz="4" w:space="0" w:color="auto"/>
                  <w:bottom w:val="single" w:sz="4" w:space="0" w:color="auto"/>
                  <w:right w:val="single" w:sz="4" w:space="0" w:color="auto"/>
                </w:tcBorders>
                <w:hideMark/>
              </w:tcPr>
            </w:tcPrChange>
          </w:tcPr>
          <w:p w:rsidR="00E74718" w:rsidRPr="0031099C" w:rsidRDefault="00E74718" w:rsidP="00E74718">
            <w:pPr>
              <w:rPr>
                <w:rFonts w:ascii="Times New Roman" w:eastAsia="Times New Roman" w:hAnsi="Times New Roman"/>
                <w:b/>
              </w:rPr>
            </w:pPr>
            <w:r w:rsidRPr="0031099C">
              <w:rPr>
                <w:b/>
              </w:rPr>
              <w:t>ICH</w:t>
            </w:r>
          </w:p>
        </w:tc>
        <w:tc>
          <w:tcPr>
            <w:tcW w:w="1108" w:type="dxa"/>
            <w:tcBorders>
              <w:top w:val="single" w:sz="4" w:space="0" w:color="auto"/>
              <w:left w:val="single" w:sz="4" w:space="0" w:color="auto"/>
              <w:bottom w:val="single" w:sz="4" w:space="0" w:color="auto"/>
              <w:right w:val="single" w:sz="4" w:space="0" w:color="auto"/>
            </w:tcBorders>
            <w:hideMark/>
            <w:tcPrChange w:id="231" w:author="Jon Minton" w:date="2013-09-06T09:45:00Z">
              <w:tcPr>
                <w:tcW w:w="1108" w:type="dxa"/>
                <w:tcBorders>
                  <w:top w:val="single" w:sz="4" w:space="0" w:color="auto"/>
                  <w:left w:val="single" w:sz="4" w:space="0" w:color="auto"/>
                  <w:bottom w:val="single" w:sz="4" w:space="0" w:color="auto"/>
                  <w:right w:val="single" w:sz="4" w:space="0" w:color="auto"/>
                </w:tcBorders>
                <w:hideMark/>
              </w:tcPr>
            </w:tcPrChange>
          </w:tcPr>
          <w:p w:rsidR="00E74718" w:rsidRPr="0031099C" w:rsidRDefault="00E74718" w:rsidP="00E74718">
            <w:pPr>
              <w:rPr>
                <w:rFonts w:ascii="Times New Roman" w:eastAsia="Times New Roman" w:hAnsi="Times New Roman"/>
                <w:b/>
              </w:rPr>
            </w:pPr>
            <w:r w:rsidRPr="0031099C">
              <w:rPr>
                <w:b/>
              </w:rPr>
              <w:t>NICH</w:t>
            </w:r>
          </w:p>
        </w:tc>
      </w:tr>
      <w:tr w:rsidR="00E74718" w:rsidRPr="0031099C" w:rsidTr="00E74718">
        <w:trPr>
          <w:divId w:val="1548566716"/>
          <w:trPrChange w:id="232" w:author="Jon Minton" w:date="2013-09-06T09:45:00Z">
            <w:trPr>
              <w:divId w:val="1548566716"/>
            </w:trPr>
          </w:trPrChange>
        </w:trPr>
        <w:tc>
          <w:tcPr>
            <w:tcW w:w="1254" w:type="dxa"/>
            <w:vMerge w:val="restart"/>
            <w:tcBorders>
              <w:top w:val="single" w:sz="4" w:space="0" w:color="auto"/>
              <w:left w:val="single" w:sz="4" w:space="0" w:color="auto"/>
              <w:right w:val="single" w:sz="4" w:space="0" w:color="auto"/>
            </w:tcBorders>
            <w:vAlign w:val="center"/>
            <w:tcPrChange w:id="233" w:author="Jon Minton" w:date="2013-09-06T09:45:00Z">
              <w:tcPr>
                <w:tcW w:w="1254" w:type="dxa"/>
                <w:vMerge w:val="restart"/>
                <w:tcBorders>
                  <w:top w:val="single" w:sz="4" w:space="0" w:color="auto"/>
                  <w:left w:val="single" w:sz="4" w:space="0" w:color="auto"/>
                  <w:right w:val="single" w:sz="4" w:space="0" w:color="auto"/>
                </w:tcBorders>
                <w:vAlign w:val="center"/>
              </w:tcPr>
            </w:tcPrChange>
          </w:tcPr>
          <w:p w:rsidR="00E74718" w:rsidRDefault="00E74718" w:rsidP="00E74718">
            <w:pPr>
              <w:jc w:val="center"/>
              <w:rPr>
                <w:b/>
              </w:rPr>
            </w:pPr>
            <w:r>
              <w:rPr>
                <w:b/>
              </w:rPr>
              <w:t>Warfarin</w:t>
            </w:r>
          </w:p>
        </w:tc>
        <w:tc>
          <w:tcPr>
            <w:tcW w:w="2812" w:type="dxa"/>
            <w:vMerge w:val="restart"/>
            <w:tcBorders>
              <w:top w:val="single" w:sz="4" w:space="0" w:color="auto"/>
              <w:left w:val="single" w:sz="4" w:space="0" w:color="auto"/>
              <w:right w:val="single" w:sz="4" w:space="0" w:color="auto"/>
            </w:tcBorders>
            <w:vAlign w:val="center"/>
            <w:tcPrChange w:id="234" w:author="Jon Minton" w:date="2013-09-06T09:45:00Z">
              <w:tcPr>
                <w:tcW w:w="2812" w:type="dxa"/>
                <w:vMerge w:val="restart"/>
                <w:tcBorders>
                  <w:top w:val="single" w:sz="4" w:space="0" w:color="auto"/>
                  <w:left w:val="single" w:sz="4" w:space="0" w:color="auto"/>
                  <w:right w:val="single" w:sz="4" w:space="0" w:color="auto"/>
                </w:tcBorders>
                <w:vAlign w:val="center"/>
              </w:tcPr>
            </w:tcPrChange>
          </w:tcPr>
          <w:p w:rsidR="00E74718" w:rsidRPr="0031099C" w:rsidRDefault="00E74718" w:rsidP="00E74718">
            <w:pPr>
              <w:jc w:val="center"/>
              <w:rPr>
                <w:b/>
              </w:rPr>
            </w:pPr>
            <w:r>
              <w:rPr>
                <w:b/>
              </w:rPr>
              <w:t>Male, 50 years old</w:t>
            </w:r>
          </w:p>
        </w:tc>
        <w:tc>
          <w:tcPr>
            <w:tcW w:w="1418" w:type="dxa"/>
            <w:tcBorders>
              <w:top w:val="single" w:sz="4" w:space="0" w:color="auto"/>
              <w:left w:val="single" w:sz="4" w:space="0" w:color="auto"/>
              <w:bottom w:val="single" w:sz="4" w:space="0" w:color="auto"/>
              <w:right w:val="single" w:sz="4" w:space="0" w:color="auto"/>
            </w:tcBorders>
            <w:hideMark/>
            <w:tcPrChange w:id="235" w:author="Jon Minton" w:date="2013-09-06T09:45:00Z">
              <w:tcPr>
                <w:tcW w:w="1418" w:type="dxa"/>
                <w:tcBorders>
                  <w:top w:val="single" w:sz="4" w:space="0" w:color="auto"/>
                  <w:left w:val="single" w:sz="4" w:space="0" w:color="auto"/>
                  <w:bottom w:val="single" w:sz="4" w:space="0" w:color="auto"/>
                  <w:right w:val="single" w:sz="4" w:space="0" w:color="auto"/>
                </w:tcBorders>
                <w:hideMark/>
              </w:tcPr>
            </w:tcPrChange>
          </w:tcPr>
          <w:p w:rsidR="00E74718" w:rsidRPr="0031099C" w:rsidRDefault="00E74718" w:rsidP="00E74718">
            <w:pPr>
              <w:rPr>
                <w:rFonts w:ascii="Times New Roman" w:eastAsia="Times New Roman" w:hAnsi="Times New Roman"/>
                <w:b/>
              </w:rPr>
            </w:pPr>
            <w:r w:rsidRPr="0031099C">
              <w:rPr>
                <w:b/>
              </w:rPr>
              <w:t>Without TTE</w:t>
            </w:r>
          </w:p>
        </w:tc>
        <w:tc>
          <w:tcPr>
            <w:tcW w:w="992" w:type="dxa"/>
            <w:tcBorders>
              <w:top w:val="single" w:sz="4" w:space="0" w:color="auto"/>
              <w:left w:val="single" w:sz="4" w:space="0" w:color="auto"/>
              <w:bottom w:val="single" w:sz="4" w:space="0" w:color="auto"/>
              <w:right w:val="single" w:sz="4" w:space="0" w:color="auto"/>
            </w:tcBorders>
            <w:vAlign w:val="bottom"/>
            <w:hideMark/>
            <w:tcPrChange w:id="236" w:author="Jon Minton" w:date="2013-09-06T09:45:00Z">
              <w:tcPr>
                <w:tcW w:w="992" w:type="dxa"/>
                <w:tcBorders>
                  <w:top w:val="single" w:sz="4" w:space="0" w:color="auto"/>
                  <w:left w:val="single" w:sz="4" w:space="0" w:color="auto"/>
                  <w:bottom w:val="single" w:sz="4" w:space="0" w:color="auto"/>
                  <w:right w:val="single" w:sz="4" w:space="0" w:color="auto"/>
                </w:tcBorders>
                <w:vAlign w:val="bottom"/>
                <w:hideMark/>
              </w:tcPr>
            </w:tcPrChange>
          </w:tcPr>
          <w:p w:rsidR="00E74718" w:rsidRPr="0031099C" w:rsidRDefault="00E74718" w:rsidP="00E74718">
            <w:pPr>
              <w:jc w:val="right"/>
              <w:rPr>
                <w:rFonts w:ascii="Times New Roman" w:eastAsia="Times New Roman" w:hAnsi="Times New Roman"/>
              </w:rPr>
            </w:pPr>
            <w:r w:rsidRPr="0031099C">
              <w:t>28.840</w:t>
            </w:r>
          </w:p>
        </w:tc>
        <w:tc>
          <w:tcPr>
            <w:tcW w:w="851" w:type="dxa"/>
            <w:tcBorders>
              <w:top w:val="single" w:sz="4" w:space="0" w:color="auto"/>
              <w:left w:val="single" w:sz="4" w:space="0" w:color="auto"/>
              <w:bottom w:val="single" w:sz="4" w:space="0" w:color="auto"/>
              <w:right w:val="single" w:sz="4" w:space="0" w:color="auto"/>
            </w:tcBorders>
            <w:vAlign w:val="bottom"/>
            <w:hideMark/>
            <w:tcPrChange w:id="237" w:author="Jon Minton" w:date="2013-09-06T09:45:00Z">
              <w:tcPr>
                <w:tcW w:w="851" w:type="dxa"/>
                <w:tcBorders>
                  <w:top w:val="single" w:sz="4" w:space="0" w:color="auto"/>
                  <w:left w:val="single" w:sz="4" w:space="0" w:color="auto"/>
                  <w:bottom w:val="single" w:sz="4" w:space="0" w:color="auto"/>
                  <w:right w:val="single" w:sz="4" w:space="0" w:color="auto"/>
                </w:tcBorders>
                <w:vAlign w:val="bottom"/>
                <w:hideMark/>
              </w:tcPr>
            </w:tcPrChange>
          </w:tcPr>
          <w:p w:rsidR="00E74718" w:rsidRPr="0031099C" w:rsidRDefault="00E74718" w:rsidP="00E74718">
            <w:pPr>
              <w:jc w:val="right"/>
              <w:rPr>
                <w:rFonts w:ascii="Times New Roman" w:eastAsia="Times New Roman" w:hAnsi="Times New Roman"/>
              </w:rPr>
            </w:pPr>
            <w:r w:rsidRPr="0031099C">
              <w:t>11.7</w:t>
            </w:r>
          </w:p>
        </w:tc>
        <w:tc>
          <w:tcPr>
            <w:tcW w:w="850" w:type="dxa"/>
            <w:tcBorders>
              <w:top w:val="single" w:sz="4" w:space="0" w:color="auto"/>
              <w:left w:val="single" w:sz="4" w:space="0" w:color="auto"/>
              <w:bottom w:val="single" w:sz="4" w:space="0" w:color="auto"/>
              <w:right w:val="single" w:sz="4" w:space="0" w:color="auto"/>
            </w:tcBorders>
            <w:vAlign w:val="bottom"/>
            <w:hideMark/>
            <w:tcPrChange w:id="238" w:author="Jon Minton" w:date="2013-09-06T09:45:00Z">
              <w:tcPr>
                <w:tcW w:w="850" w:type="dxa"/>
                <w:tcBorders>
                  <w:top w:val="single" w:sz="4" w:space="0" w:color="auto"/>
                  <w:left w:val="single" w:sz="4" w:space="0" w:color="auto"/>
                  <w:bottom w:val="single" w:sz="4" w:space="0" w:color="auto"/>
                  <w:right w:val="single" w:sz="4" w:space="0" w:color="auto"/>
                </w:tcBorders>
                <w:vAlign w:val="bottom"/>
                <w:hideMark/>
              </w:tcPr>
            </w:tcPrChange>
          </w:tcPr>
          <w:p w:rsidR="00E74718" w:rsidRPr="0031099C" w:rsidRDefault="00E74718" w:rsidP="00E74718">
            <w:pPr>
              <w:jc w:val="right"/>
              <w:rPr>
                <w:rFonts w:ascii="Times New Roman" w:eastAsia="Times New Roman" w:hAnsi="Times New Roman"/>
              </w:rPr>
            </w:pPr>
            <w:r w:rsidRPr="0031099C">
              <w:t>1.3</w:t>
            </w:r>
          </w:p>
        </w:tc>
        <w:tc>
          <w:tcPr>
            <w:tcW w:w="832" w:type="dxa"/>
            <w:tcBorders>
              <w:top w:val="single" w:sz="4" w:space="0" w:color="auto"/>
              <w:left w:val="single" w:sz="4" w:space="0" w:color="auto"/>
              <w:bottom w:val="single" w:sz="4" w:space="0" w:color="auto"/>
              <w:right w:val="single" w:sz="4" w:space="0" w:color="auto"/>
            </w:tcBorders>
            <w:vAlign w:val="bottom"/>
            <w:hideMark/>
            <w:tcPrChange w:id="239" w:author="Jon Minton" w:date="2013-09-06T09:45:00Z">
              <w:tcPr>
                <w:tcW w:w="832" w:type="dxa"/>
                <w:tcBorders>
                  <w:top w:val="single" w:sz="4" w:space="0" w:color="auto"/>
                  <w:left w:val="single" w:sz="4" w:space="0" w:color="auto"/>
                  <w:bottom w:val="single" w:sz="4" w:space="0" w:color="auto"/>
                  <w:right w:val="single" w:sz="4" w:space="0" w:color="auto"/>
                </w:tcBorders>
                <w:vAlign w:val="bottom"/>
                <w:hideMark/>
              </w:tcPr>
            </w:tcPrChange>
          </w:tcPr>
          <w:p w:rsidR="00E74718" w:rsidRPr="0031099C" w:rsidRDefault="00E74718" w:rsidP="00E74718">
            <w:pPr>
              <w:jc w:val="right"/>
              <w:rPr>
                <w:rFonts w:ascii="Times New Roman" w:eastAsia="Times New Roman" w:hAnsi="Times New Roman"/>
              </w:rPr>
            </w:pPr>
            <w:r w:rsidRPr="0031099C">
              <w:t>87.1</w:t>
            </w:r>
          </w:p>
        </w:tc>
        <w:tc>
          <w:tcPr>
            <w:tcW w:w="1143" w:type="dxa"/>
            <w:tcBorders>
              <w:top w:val="single" w:sz="4" w:space="0" w:color="auto"/>
              <w:left w:val="single" w:sz="4" w:space="0" w:color="auto"/>
              <w:bottom w:val="single" w:sz="4" w:space="0" w:color="auto"/>
              <w:right w:val="single" w:sz="4" w:space="0" w:color="auto"/>
            </w:tcBorders>
            <w:vAlign w:val="bottom"/>
            <w:hideMark/>
            <w:tcPrChange w:id="240" w:author="Jon Minton" w:date="2013-09-06T09:45:00Z">
              <w:tcPr>
                <w:tcW w:w="1143" w:type="dxa"/>
                <w:tcBorders>
                  <w:top w:val="single" w:sz="4" w:space="0" w:color="auto"/>
                  <w:left w:val="single" w:sz="4" w:space="0" w:color="auto"/>
                  <w:bottom w:val="single" w:sz="4" w:space="0" w:color="auto"/>
                  <w:right w:val="single" w:sz="4" w:space="0" w:color="auto"/>
                </w:tcBorders>
                <w:vAlign w:val="bottom"/>
                <w:hideMark/>
              </w:tcPr>
            </w:tcPrChange>
          </w:tcPr>
          <w:p w:rsidR="00E74718" w:rsidRPr="0031099C" w:rsidRDefault="00E74718" w:rsidP="00E74718">
            <w:pPr>
              <w:jc w:val="right"/>
              <w:rPr>
                <w:rFonts w:ascii="Times New Roman" w:eastAsia="Times New Roman" w:hAnsi="Times New Roman"/>
              </w:rPr>
            </w:pPr>
            <w:r w:rsidRPr="0031099C">
              <w:t>0.120</w:t>
            </w:r>
          </w:p>
        </w:tc>
        <w:tc>
          <w:tcPr>
            <w:tcW w:w="1285" w:type="dxa"/>
            <w:tcBorders>
              <w:top w:val="single" w:sz="4" w:space="0" w:color="auto"/>
              <w:left w:val="single" w:sz="4" w:space="0" w:color="auto"/>
              <w:bottom w:val="single" w:sz="4" w:space="0" w:color="auto"/>
              <w:right w:val="single" w:sz="4" w:space="0" w:color="auto"/>
            </w:tcBorders>
            <w:vAlign w:val="bottom"/>
            <w:hideMark/>
            <w:tcPrChange w:id="241" w:author="Jon Minton" w:date="2013-09-06T09:45:00Z">
              <w:tcPr>
                <w:tcW w:w="1285" w:type="dxa"/>
                <w:tcBorders>
                  <w:top w:val="single" w:sz="4" w:space="0" w:color="auto"/>
                  <w:left w:val="single" w:sz="4" w:space="0" w:color="auto"/>
                  <w:bottom w:val="single" w:sz="4" w:space="0" w:color="auto"/>
                  <w:right w:val="single" w:sz="4" w:space="0" w:color="auto"/>
                </w:tcBorders>
                <w:vAlign w:val="bottom"/>
                <w:hideMark/>
              </w:tcPr>
            </w:tcPrChange>
          </w:tcPr>
          <w:p w:rsidR="00E74718" w:rsidRPr="0031099C" w:rsidRDefault="00E74718" w:rsidP="00E74718">
            <w:pPr>
              <w:jc w:val="right"/>
              <w:rPr>
                <w:rFonts w:ascii="Times New Roman" w:eastAsia="Times New Roman" w:hAnsi="Times New Roman"/>
              </w:rPr>
            </w:pPr>
            <w:r w:rsidRPr="0031099C">
              <w:t>0.242</w:t>
            </w:r>
          </w:p>
        </w:tc>
        <w:tc>
          <w:tcPr>
            <w:tcW w:w="851" w:type="dxa"/>
            <w:tcBorders>
              <w:top w:val="single" w:sz="4" w:space="0" w:color="auto"/>
              <w:left w:val="single" w:sz="4" w:space="0" w:color="auto"/>
              <w:bottom w:val="single" w:sz="4" w:space="0" w:color="auto"/>
              <w:right w:val="single" w:sz="4" w:space="0" w:color="auto"/>
            </w:tcBorders>
            <w:vAlign w:val="bottom"/>
            <w:hideMark/>
            <w:tcPrChange w:id="242" w:author="Jon Minton" w:date="2013-09-06T09:45:00Z">
              <w:tcPr>
                <w:tcW w:w="851" w:type="dxa"/>
                <w:tcBorders>
                  <w:top w:val="single" w:sz="4" w:space="0" w:color="auto"/>
                  <w:left w:val="single" w:sz="4" w:space="0" w:color="auto"/>
                  <w:bottom w:val="single" w:sz="4" w:space="0" w:color="auto"/>
                  <w:right w:val="single" w:sz="4" w:space="0" w:color="auto"/>
                </w:tcBorders>
                <w:vAlign w:val="bottom"/>
                <w:hideMark/>
              </w:tcPr>
            </w:tcPrChange>
          </w:tcPr>
          <w:p w:rsidR="00E74718" w:rsidRPr="0031099C" w:rsidRDefault="00E74718" w:rsidP="00E74718">
            <w:pPr>
              <w:jc w:val="right"/>
              <w:rPr>
                <w:rFonts w:ascii="Times New Roman" w:eastAsia="Times New Roman" w:hAnsi="Times New Roman"/>
              </w:rPr>
            </w:pPr>
            <w:r w:rsidRPr="0031099C">
              <w:t>0.010</w:t>
            </w:r>
          </w:p>
        </w:tc>
        <w:tc>
          <w:tcPr>
            <w:tcW w:w="1108" w:type="dxa"/>
            <w:tcBorders>
              <w:top w:val="single" w:sz="4" w:space="0" w:color="auto"/>
              <w:left w:val="single" w:sz="4" w:space="0" w:color="auto"/>
              <w:bottom w:val="single" w:sz="4" w:space="0" w:color="auto"/>
              <w:right w:val="single" w:sz="4" w:space="0" w:color="auto"/>
            </w:tcBorders>
            <w:vAlign w:val="bottom"/>
            <w:hideMark/>
            <w:tcPrChange w:id="243" w:author="Jon Minton" w:date="2013-09-06T09:45:00Z">
              <w:tcPr>
                <w:tcW w:w="1108" w:type="dxa"/>
                <w:tcBorders>
                  <w:top w:val="single" w:sz="4" w:space="0" w:color="auto"/>
                  <w:left w:val="single" w:sz="4" w:space="0" w:color="auto"/>
                  <w:bottom w:val="single" w:sz="4" w:space="0" w:color="auto"/>
                  <w:right w:val="single" w:sz="4" w:space="0" w:color="auto"/>
                </w:tcBorders>
                <w:vAlign w:val="bottom"/>
                <w:hideMark/>
              </w:tcPr>
            </w:tcPrChange>
          </w:tcPr>
          <w:p w:rsidR="00E74718" w:rsidRPr="0031099C" w:rsidRDefault="00E74718" w:rsidP="00E74718">
            <w:pPr>
              <w:jc w:val="right"/>
              <w:rPr>
                <w:rFonts w:ascii="Times New Roman" w:eastAsia="Times New Roman" w:hAnsi="Times New Roman"/>
              </w:rPr>
            </w:pPr>
            <w:r w:rsidRPr="0031099C">
              <w:t>0.075</w:t>
            </w:r>
          </w:p>
        </w:tc>
      </w:tr>
      <w:tr w:rsidR="00E74718" w:rsidRPr="0031099C" w:rsidTr="00E74718">
        <w:trPr>
          <w:divId w:val="1548566716"/>
          <w:trPrChange w:id="244" w:author="Jon Minton" w:date="2013-09-06T09:45:00Z">
            <w:trPr>
              <w:divId w:val="1548566716"/>
            </w:trPr>
          </w:trPrChange>
        </w:trPr>
        <w:tc>
          <w:tcPr>
            <w:tcW w:w="1254" w:type="dxa"/>
            <w:vMerge/>
            <w:tcBorders>
              <w:left w:val="single" w:sz="4" w:space="0" w:color="auto"/>
              <w:right w:val="single" w:sz="4" w:space="0" w:color="auto"/>
            </w:tcBorders>
            <w:tcPrChange w:id="245" w:author="Jon Minton" w:date="2013-09-06T09:45:00Z">
              <w:tcPr>
                <w:tcW w:w="1254" w:type="dxa"/>
                <w:vMerge/>
                <w:tcBorders>
                  <w:left w:val="single" w:sz="4" w:space="0" w:color="auto"/>
                  <w:right w:val="single" w:sz="4" w:space="0" w:color="auto"/>
                </w:tcBorders>
              </w:tcPr>
            </w:tcPrChange>
          </w:tcPr>
          <w:p w:rsidR="00E74718" w:rsidRPr="0031099C" w:rsidRDefault="00E74718" w:rsidP="00E74718">
            <w:pPr>
              <w:rPr>
                <w:b/>
              </w:rPr>
            </w:pPr>
          </w:p>
        </w:tc>
        <w:tc>
          <w:tcPr>
            <w:tcW w:w="2812" w:type="dxa"/>
            <w:vMerge/>
            <w:tcBorders>
              <w:left w:val="single" w:sz="4" w:space="0" w:color="auto"/>
              <w:bottom w:val="single" w:sz="4" w:space="0" w:color="auto"/>
              <w:right w:val="single" w:sz="4" w:space="0" w:color="auto"/>
            </w:tcBorders>
            <w:tcPrChange w:id="246" w:author="Jon Minton" w:date="2013-09-06T09:45:00Z">
              <w:tcPr>
                <w:tcW w:w="2812" w:type="dxa"/>
                <w:vMerge/>
                <w:tcBorders>
                  <w:left w:val="single" w:sz="4" w:space="0" w:color="auto"/>
                  <w:bottom w:val="single" w:sz="4" w:space="0" w:color="auto"/>
                  <w:right w:val="single" w:sz="4" w:space="0" w:color="auto"/>
                </w:tcBorders>
              </w:tcPr>
            </w:tcPrChange>
          </w:tcPr>
          <w:p w:rsidR="00E74718" w:rsidRPr="0031099C" w:rsidRDefault="00E74718" w:rsidP="00E74718">
            <w:pPr>
              <w:rPr>
                <w:b/>
              </w:rPr>
            </w:pPr>
          </w:p>
        </w:tc>
        <w:tc>
          <w:tcPr>
            <w:tcW w:w="1418" w:type="dxa"/>
            <w:tcBorders>
              <w:top w:val="single" w:sz="4" w:space="0" w:color="auto"/>
              <w:left w:val="single" w:sz="4" w:space="0" w:color="auto"/>
              <w:bottom w:val="single" w:sz="4" w:space="0" w:color="auto"/>
              <w:right w:val="single" w:sz="4" w:space="0" w:color="auto"/>
            </w:tcBorders>
            <w:hideMark/>
            <w:tcPrChange w:id="247" w:author="Jon Minton" w:date="2013-09-06T09:45:00Z">
              <w:tcPr>
                <w:tcW w:w="1418" w:type="dxa"/>
                <w:tcBorders>
                  <w:top w:val="single" w:sz="4" w:space="0" w:color="auto"/>
                  <w:left w:val="single" w:sz="4" w:space="0" w:color="auto"/>
                  <w:bottom w:val="single" w:sz="4" w:space="0" w:color="auto"/>
                  <w:right w:val="single" w:sz="4" w:space="0" w:color="auto"/>
                </w:tcBorders>
                <w:hideMark/>
              </w:tcPr>
            </w:tcPrChange>
          </w:tcPr>
          <w:p w:rsidR="00E74718" w:rsidRPr="0031099C" w:rsidRDefault="00E74718" w:rsidP="00E74718">
            <w:pPr>
              <w:rPr>
                <w:rFonts w:ascii="Times New Roman" w:eastAsia="Times New Roman" w:hAnsi="Times New Roman"/>
                <w:b/>
              </w:rPr>
            </w:pPr>
            <w:r w:rsidRPr="0031099C">
              <w:rPr>
                <w:b/>
              </w:rPr>
              <w:t>With TTE</w:t>
            </w:r>
          </w:p>
        </w:tc>
        <w:tc>
          <w:tcPr>
            <w:tcW w:w="992" w:type="dxa"/>
            <w:tcBorders>
              <w:top w:val="single" w:sz="4" w:space="0" w:color="auto"/>
              <w:left w:val="single" w:sz="4" w:space="0" w:color="auto"/>
              <w:bottom w:val="single" w:sz="4" w:space="0" w:color="auto"/>
              <w:right w:val="single" w:sz="4" w:space="0" w:color="auto"/>
            </w:tcBorders>
            <w:vAlign w:val="bottom"/>
            <w:hideMark/>
            <w:tcPrChange w:id="248" w:author="Jon Minton" w:date="2013-09-06T09:45:00Z">
              <w:tcPr>
                <w:tcW w:w="992" w:type="dxa"/>
                <w:tcBorders>
                  <w:top w:val="single" w:sz="4" w:space="0" w:color="auto"/>
                  <w:left w:val="single" w:sz="4" w:space="0" w:color="auto"/>
                  <w:bottom w:val="single" w:sz="4" w:space="0" w:color="auto"/>
                  <w:right w:val="single" w:sz="4" w:space="0" w:color="auto"/>
                </w:tcBorders>
                <w:vAlign w:val="bottom"/>
                <w:hideMark/>
              </w:tcPr>
            </w:tcPrChange>
          </w:tcPr>
          <w:p w:rsidR="00E74718" w:rsidRPr="0031099C" w:rsidRDefault="00E74718" w:rsidP="00E74718">
            <w:pPr>
              <w:jc w:val="right"/>
              <w:rPr>
                <w:rFonts w:ascii="Times New Roman" w:eastAsia="Times New Roman" w:hAnsi="Times New Roman"/>
              </w:rPr>
            </w:pPr>
            <w:r w:rsidRPr="0031099C">
              <w:t>28.928</w:t>
            </w:r>
          </w:p>
        </w:tc>
        <w:tc>
          <w:tcPr>
            <w:tcW w:w="851" w:type="dxa"/>
            <w:tcBorders>
              <w:top w:val="single" w:sz="4" w:space="0" w:color="auto"/>
              <w:left w:val="single" w:sz="4" w:space="0" w:color="auto"/>
              <w:bottom w:val="single" w:sz="4" w:space="0" w:color="auto"/>
              <w:right w:val="single" w:sz="4" w:space="0" w:color="auto"/>
            </w:tcBorders>
            <w:vAlign w:val="bottom"/>
            <w:hideMark/>
            <w:tcPrChange w:id="249" w:author="Jon Minton" w:date="2013-09-06T09:45:00Z">
              <w:tcPr>
                <w:tcW w:w="851" w:type="dxa"/>
                <w:tcBorders>
                  <w:top w:val="single" w:sz="4" w:space="0" w:color="auto"/>
                  <w:left w:val="single" w:sz="4" w:space="0" w:color="auto"/>
                  <w:bottom w:val="single" w:sz="4" w:space="0" w:color="auto"/>
                  <w:right w:val="single" w:sz="4" w:space="0" w:color="auto"/>
                </w:tcBorders>
                <w:vAlign w:val="bottom"/>
                <w:hideMark/>
              </w:tcPr>
            </w:tcPrChange>
          </w:tcPr>
          <w:p w:rsidR="00E74718" w:rsidRPr="0031099C" w:rsidRDefault="00E74718" w:rsidP="00E74718">
            <w:pPr>
              <w:jc w:val="right"/>
              <w:rPr>
                <w:rFonts w:ascii="Times New Roman" w:eastAsia="Times New Roman" w:hAnsi="Times New Roman"/>
              </w:rPr>
            </w:pPr>
            <w:r w:rsidRPr="0031099C">
              <w:t>10.8</w:t>
            </w:r>
          </w:p>
        </w:tc>
        <w:tc>
          <w:tcPr>
            <w:tcW w:w="850" w:type="dxa"/>
            <w:tcBorders>
              <w:top w:val="single" w:sz="4" w:space="0" w:color="auto"/>
              <w:left w:val="single" w:sz="4" w:space="0" w:color="auto"/>
              <w:bottom w:val="single" w:sz="4" w:space="0" w:color="auto"/>
              <w:right w:val="single" w:sz="4" w:space="0" w:color="auto"/>
            </w:tcBorders>
            <w:vAlign w:val="bottom"/>
            <w:hideMark/>
            <w:tcPrChange w:id="250" w:author="Jon Minton" w:date="2013-09-06T09:45:00Z">
              <w:tcPr>
                <w:tcW w:w="850" w:type="dxa"/>
                <w:tcBorders>
                  <w:top w:val="single" w:sz="4" w:space="0" w:color="auto"/>
                  <w:left w:val="single" w:sz="4" w:space="0" w:color="auto"/>
                  <w:bottom w:val="single" w:sz="4" w:space="0" w:color="auto"/>
                  <w:right w:val="single" w:sz="4" w:space="0" w:color="auto"/>
                </w:tcBorders>
                <w:vAlign w:val="bottom"/>
                <w:hideMark/>
              </w:tcPr>
            </w:tcPrChange>
          </w:tcPr>
          <w:p w:rsidR="00E74718" w:rsidRPr="0031099C" w:rsidRDefault="00E74718" w:rsidP="00E74718">
            <w:pPr>
              <w:jc w:val="right"/>
              <w:rPr>
                <w:rFonts w:ascii="Times New Roman" w:eastAsia="Times New Roman" w:hAnsi="Times New Roman"/>
              </w:rPr>
            </w:pPr>
            <w:r w:rsidRPr="0031099C">
              <w:t>1.8</w:t>
            </w:r>
          </w:p>
        </w:tc>
        <w:tc>
          <w:tcPr>
            <w:tcW w:w="832" w:type="dxa"/>
            <w:tcBorders>
              <w:top w:val="single" w:sz="4" w:space="0" w:color="auto"/>
              <w:left w:val="single" w:sz="4" w:space="0" w:color="auto"/>
              <w:bottom w:val="single" w:sz="4" w:space="0" w:color="auto"/>
              <w:right w:val="single" w:sz="4" w:space="0" w:color="auto"/>
            </w:tcBorders>
            <w:vAlign w:val="bottom"/>
            <w:hideMark/>
            <w:tcPrChange w:id="251" w:author="Jon Minton" w:date="2013-09-06T09:45:00Z">
              <w:tcPr>
                <w:tcW w:w="832" w:type="dxa"/>
                <w:tcBorders>
                  <w:top w:val="single" w:sz="4" w:space="0" w:color="auto"/>
                  <w:left w:val="single" w:sz="4" w:space="0" w:color="auto"/>
                  <w:bottom w:val="single" w:sz="4" w:space="0" w:color="auto"/>
                  <w:right w:val="single" w:sz="4" w:space="0" w:color="auto"/>
                </w:tcBorders>
                <w:vAlign w:val="bottom"/>
                <w:hideMark/>
              </w:tcPr>
            </w:tcPrChange>
          </w:tcPr>
          <w:p w:rsidR="00E74718" w:rsidRPr="0031099C" w:rsidRDefault="00E74718" w:rsidP="00E74718">
            <w:pPr>
              <w:jc w:val="right"/>
              <w:rPr>
                <w:rFonts w:ascii="Times New Roman" w:eastAsia="Times New Roman" w:hAnsi="Times New Roman"/>
              </w:rPr>
            </w:pPr>
            <w:r w:rsidRPr="0031099C">
              <w:t>87.4</w:t>
            </w:r>
          </w:p>
        </w:tc>
        <w:tc>
          <w:tcPr>
            <w:tcW w:w="1143" w:type="dxa"/>
            <w:tcBorders>
              <w:top w:val="single" w:sz="4" w:space="0" w:color="auto"/>
              <w:left w:val="single" w:sz="4" w:space="0" w:color="auto"/>
              <w:bottom w:val="single" w:sz="4" w:space="0" w:color="auto"/>
              <w:right w:val="single" w:sz="4" w:space="0" w:color="auto"/>
            </w:tcBorders>
            <w:vAlign w:val="bottom"/>
            <w:hideMark/>
            <w:tcPrChange w:id="252" w:author="Jon Minton" w:date="2013-09-06T09:45:00Z">
              <w:tcPr>
                <w:tcW w:w="1143" w:type="dxa"/>
                <w:tcBorders>
                  <w:top w:val="single" w:sz="4" w:space="0" w:color="auto"/>
                  <w:left w:val="single" w:sz="4" w:space="0" w:color="auto"/>
                  <w:bottom w:val="single" w:sz="4" w:space="0" w:color="auto"/>
                  <w:right w:val="single" w:sz="4" w:space="0" w:color="auto"/>
                </w:tcBorders>
                <w:vAlign w:val="bottom"/>
                <w:hideMark/>
              </w:tcPr>
            </w:tcPrChange>
          </w:tcPr>
          <w:p w:rsidR="00E74718" w:rsidRPr="0031099C" w:rsidRDefault="00E74718" w:rsidP="00E74718">
            <w:pPr>
              <w:jc w:val="right"/>
              <w:rPr>
                <w:rFonts w:ascii="Times New Roman" w:eastAsia="Times New Roman" w:hAnsi="Times New Roman"/>
              </w:rPr>
            </w:pPr>
            <w:r w:rsidRPr="0031099C">
              <w:t>0.111</w:t>
            </w:r>
          </w:p>
        </w:tc>
        <w:tc>
          <w:tcPr>
            <w:tcW w:w="1285" w:type="dxa"/>
            <w:tcBorders>
              <w:top w:val="single" w:sz="4" w:space="0" w:color="auto"/>
              <w:left w:val="single" w:sz="4" w:space="0" w:color="auto"/>
              <w:bottom w:val="single" w:sz="4" w:space="0" w:color="auto"/>
              <w:right w:val="single" w:sz="4" w:space="0" w:color="auto"/>
            </w:tcBorders>
            <w:vAlign w:val="bottom"/>
            <w:hideMark/>
            <w:tcPrChange w:id="253" w:author="Jon Minton" w:date="2013-09-06T09:45:00Z">
              <w:tcPr>
                <w:tcW w:w="1285" w:type="dxa"/>
                <w:tcBorders>
                  <w:top w:val="single" w:sz="4" w:space="0" w:color="auto"/>
                  <w:left w:val="single" w:sz="4" w:space="0" w:color="auto"/>
                  <w:bottom w:val="single" w:sz="4" w:space="0" w:color="auto"/>
                  <w:right w:val="single" w:sz="4" w:space="0" w:color="auto"/>
                </w:tcBorders>
                <w:vAlign w:val="bottom"/>
                <w:hideMark/>
              </w:tcPr>
            </w:tcPrChange>
          </w:tcPr>
          <w:p w:rsidR="00E74718" w:rsidRPr="0031099C" w:rsidRDefault="00E74718" w:rsidP="00E74718">
            <w:pPr>
              <w:jc w:val="right"/>
              <w:rPr>
                <w:rFonts w:ascii="Times New Roman" w:eastAsia="Times New Roman" w:hAnsi="Times New Roman"/>
              </w:rPr>
            </w:pPr>
            <w:r w:rsidRPr="0031099C">
              <w:t>0.223</w:t>
            </w:r>
          </w:p>
        </w:tc>
        <w:tc>
          <w:tcPr>
            <w:tcW w:w="851" w:type="dxa"/>
            <w:tcBorders>
              <w:top w:val="single" w:sz="4" w:space="0" w:color="auto"/>
              <w:left w:val="single" w:sz="4" w:space="0" w:color="auto"/>
              <w:bottom w:val="single" w:sz="4" w:space="0" w:color="auto"/>
              <w:right w:val="single" w:sz="4" w:space="0" w:color="auto"/>
            </w:tcBorders>
            <w:vAlign w:val="bottom"/>
            <w:hideMark/>
            <w:tcPrChange w:id="254" w:author="Jon Minton" w:date="2013-09-06T09:45:00Z">
              <w:tcPr>
                <w:tcW w:w="851" w:type="dxa"/>
                <w:tcBorders>
                  <w:top w:val="single" w:sz="4" w:space="0" w:color="auto"/>
                  <w:left w:val="single" w:sz="4" w:space="0" w:color="auto"/>
                  <w:bottom w:val="single" w:sz="4" w:space="0" w:color="auto"/>
                  <w:right w:val="single" w:sz="4" w:space="0" w:color="auto"/>
                </w:tcBorders>
                <w:vAlign w:val="bottom"/>
                <w:hideMark/>
              </w:tcPr>
            </w:tcPrChange>
          </w:tcPr>
          <w:p w:rsidR="00E74718" w:rsidRPr="0031099C" w:rsidRDefault="00E74718" w:rsidP="00E74718">
            <w:pPr>
              <w:jc w:val="right"/>
              <w:rPr>
                <w:rFonts w:ascii="Times New Roman" w:eastAsia="Times New Roman" w:hAnsi="Times New Roman"/>
              </w:rPr>
            </w:pPr>
            <w:r w:rsidRPr="0031099C">
              <w:t>0.014</w:t>
            </w:r>
          </w:p>
        </w:tc>
        <w:tc>
          <w:tcPr>
            <w:tcW w:w="1108" w:type="dxa"/>
            <w:tcBorders>
              <w:top w:val="single" w:sz="4" w:space="0" w:color="auto"/>
              <w:left w:val="single" w:sz="4" w:space="0" w:color="auto"/>
              <w:bottom w:val="single" w:sz="4" w:space="0" w:color="auto"/>
              <w:right w:val="single" w:sz="4" w:space="0" w:color="auto"/>
            </w:tcBorders>
            <w:vAlign w:val="bottom"/>
            <w:hideMark/>
            <w:tcPrChange w:id="255" w:author="Jon Minton" w:date="2013-09-06T09:45:00Z">
              <w:tcPr>
                <w:tcW w:w="1108" w:type="dxa"/>
                <w:tcBorders>
                  <w:top w:val="single" w:sz="4" w:space="0" w:color="auto"/>
                  <w:left w:val="single" w:sz="4" w:space="0" w:color="auto"/>
                  <w:bottom w:val="single" w:sz="4" w:space="0" w:color="auto"/>
                  <w:right w:val="single" w:sz="4" w:space="0" w:color="auto"/>
                </w:tcBorders>
                <w:vAlign w:val="bottom"/>
                <w:hideMark/>
              </w:tcPr>
            </w:tcPrChange>
          </w:tcPr>
          <w:p w:rsidR="00E74718" w:rsidRPr="0031099C" w:rsidRDefault="00E74718" w:rsidP="00E74718">
            <w:pPr>
              <w:jc w:val="right"/>
              <w:rPr>
                <w:rFonts w:ascii="Times New Roman" w:eastAsia="Times New Roman" w:hAnsi="Times New Roman"/>
              </w:rPr>
            </w:pPr>
            <w:r w:rsidRPr="0031099C">
              <w:t>0.112</w:t>
            </w:r>
          </w:p>
        </w:tc>
      </w:tr>
      <w:tr w:rsidR="00E74718" w:rsidRPr="0031099C" w:rsidTr="00E74718">
        <w:trPr>
          <w:divId w:val="1548566716"/>
          <w:trPrChange w:id="256" w:author="Jon Minton" w:date="2013-09-06T09:45:00Z">
            <w:trPr>
              <w:divId w:val="1548566716"/>
            </w:trPr>
          </w:trPrChange>
        </w:trPr>
        <w:tc>
          <w:tcPr>
            <w:tcW w:w="1254" w:type="dxa"/>
            <w:vMerge/>
            <w:tcBorders>
              <w:left w:val="single" w:sz="4" w:space="0" w:color="auto"/>
              <w:right w:val="single" w:sz="4" w:space="0" w:color="auto"/>
            </w:tcBorders>
            <w:tcPrChange w:id="257" w:author="Jon Minton" w:date="2013-09-06T09:45:00Z">
              <w:tcPr>
                <w:tcW w:w="1254" w:type="dxa"/>
                <w:vMerge/>
                <w:tcBorders>
                  <w:left w:val="single" w:sz="4" w:space="0" w:color="auto"/>
                  <w:right w:val="single" w:sz="4" w:space="0" w:color="auto"/>
                </w:tcBorders>
              </w:tcPr>
            </w:tcPrChange>
          </w:tcPr>
          <w:p w:rsidR="00E74718" w:rsidRDefault="00E74718" w:rsidP="00E74718">
            <w:pPr>
              <w:rPr>
                <w:b/>
              </w:rPr>
            </w:pPr>
          </w:p>
        </w:tc>
        <w:tc>
          <w:tcPr>
            <w:tcW w:w="2812" w:type="dxa"/>
            <w:vMerge w:val="restart"/>
            <w:tcBorders>
              <w:left w:val="single" w:sz="4" w:space="0" w:color="auto"/>
              <w:right w:val="single" w:sz="4" w:space="0" w:color="auto"/>
            </w:tcBorders>
            <w:vAlign w:val="center"/>
            <w:tcPrChange w:id="258" w:author="Jon Minton" w:date="2013-09-06T09:45:00Z">
              <w:tcPr>
                <w:tcW w:w="2812" w:type="dxa"/>
                <w:vMerge w:val="restart"/>
                <w:tcBorders>
                  <w:left w:val="single" w:sz="4" w:space="0" w:color="auto"/>
                  <w:right w:val="single" w:sz="4" w:space="0" w:color="auto"/>
                </w:tcBorders>
                <w:vAlign w:val="center"/>
              </w:tcPr>
            </w:tcPrChange>
          </w:tcPr>
          <w:p w:rsidR="00E74718" w:rsidRPr="0031099C" w:rsidRDefault="00E74718" w:rsidP="00E74718">
            <w:pPr>
              <w:jc w:val="center"/>
              <w:rPr>
                <w:b/>
              </w:rPr>
            </w:pPr>
            <w:r>
              <w:rPr>
                <w:b/>
              </w:rPr>
              <w:t>Female, 50 years old</w:t>
            </w:r>
          </w:p>
        </w:tc>
        <w:tc>
          <w:tcPr>
            <w:tcW w:w="1418" w:type="dxa"/>
            <w:tcBorders>
              <w:top w:val="single" w:sz="4" w:space="0" w:color="auto"/>
              <w:left w:val="single" w:sz="4" w:space="0" w:color="auto"/>
              <w:bottom w:val="single" w:sz="4" w:space="0" w:color="auto"/>
              <w:right w:val="single" w:sz="4" w:space="0" w:color="auto"/>
            </w:tcBorders>
            <w:tcPrChange w:id="259" w:author="Jon Minton" w:date="2013-09-06T09:45:00Z">
              <w:tcPr>
                <w:tcW w:w="1418" w:type="dxa"/>
                <w:tcBorders>
                  <w:top w:val="single" w:sz="4" w:space="0" w:color="auto"/>
                  <w:left w:val="single" w:sz="4" w:space="0" w:color="auto"/>
                  <w:bottom w:val="single" w:sz="4" w:space="0" w:color="auto"/>
                  <w:right w:val="single" w:sz="4" w:space="0" w:color="auto"/>
                </w:tcBorders>
              </w:tcPr>
            </w:tcPrChange>
          </w:tcPr>
          <w:p w:rsidR="00E74718" w:rsidRPr="0031099C" w:rsidRDefault="00E74718" w:rsidP="00E74718">
            <w:pPr>
              <w:rPr>
                <w:rFonts w:ascii="Times New Roman" w:eastAsia="Times New Roman" w:hAnsi="Times New Roman"/>
                <w:b/>
              </w:rPr>
            </w:pPr>
            <w:r w:rsidRPr="0031099C">
              <w:rPr>
                <w:b/>
              </w:rPr>
              <w:t>Without TTE</w:t>
            </w:r>
          </w:p>
        </w:tc>
        <w:tc>
          <w:tcPr>
            <w:tcW w:w="992" w:type="dxa"/>
            <w:tcBorders>
              <w:top w:val="single" w:sz="4" w:space="0" w:color="auto"/>
              <w:left w:val="single" w:sz="4" w:space="0" w:color="auto"/>
              <w:bottom w:val="single" w:sz="4" w:space="0" w:color="auto"/>
              <w:right w:val="single" w:sz="4" w:space="0" w:color="auto"/>
            </w:tcBorders>
            <w:vAlign w:val="bottom"/>
            <w:tcPrChange w:id="260" w:author="Jon Minton" w:date="2013-09-06T09:45:00Z">
              <w:tcPr>
                <w:tcW w:w="992"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31.633</w:t>
            </w:r>
          </w:p>
        </w:tc>
        <w:tc>
          <w:tcPr>
            <w:tcW w:w="851" w:type="dxa"/>
            <w:tcBorders>
              <w:top w:val="single" w:sz="4" w:space="0" w:color="auto"/>
              <w:left w:val="single" w:sz="4" w:space="0" w:color="auto"/>
              <w:bottom w:val="single" w:sz="4" w:space="0" w:color="auto"/>
              <w:right w:val="single" w:sz="4" w:space="0" w:color="auto"/>
            </w:tcBorders>
            <w:vAlign w:val="bottom"/>
            <w:tcPrChange w:id="261" w:author="Jon Minton" w:date="2013-09-06T09:45:00Z">
              <w:tcPr>
                <w:tcW w:w="851"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13.5</w:t>
            </w:r>
          </w:p>
        </w:tc>
        <w:tc>
          <w:tcPr>
            <w:tcW w:w="850" w:type="dxa"/>
            <w:tcBorders>
              <w:top w:val="single" w:sz="4" w:space="0" w:color="auto"/>
              <w:left w:val="single" w:sz="4" w:space="0" w:color="auto"/>
              <w:bottom w:val="single" w:sz="4" w:space="0" w:color="auto"/>
              <w:right w:val="single" w:sz="4" w:space="0" w:color="auto"/>
            </w:tcBorders>
            <w:vAlign w:val="bottom"/>
            <w:tcPrChange w:id="262" w:author="Jon Minton" w:date="2013-09-06T09:45:00Z">
              <w:tcPr>
                <w:tcW w:w="850"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1.6</w:t>
            </w:r>
          </w:p>
        </w:tc>
        <w:tc>
          <w:tcPr>
            <w:tcW w:w="832" w:type="dxa"/>
            <w:tcBorders>
              <w:top w:val="single" w:sz="4" w:space="0" w:color="auto"/>
              <w:left w:val="single" w:sz="4" w:space="0" w:color="auto"/>
              <w:bottom w:val="single" w:sz="4" w:space="0" w:color="auto"/>
              <w:right w:val="single" w:sz="4" w:space="0" w:color="auto"/>
            </w:tcBorders>
            <w:vAlign w:val="bottom"/>
            <w:tcPrChange w:id="263" w:author="Jon Minton" w:date="2013-09-06T09:45:00Z">
              <w:tcPr>
                <w:tcW w:w="832"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84.9</w:t>
            </w:r>
          </w:p>
        </w:tc>
        <w:tc>
          <w:tcPr>
            <w:tcW w:w="1143" w:type="dxa"/>
            <w:tcBorders>
              <w:top w:val="single" w:sz="4" w:space="0" w:color="auto"/>
              <w:left w:val="single" w:sz="4" w:space="0" w:color="auto"/>
              <w:bottom w:val="single" w:sz="4" w:space="0" w:color="auto"/>
              <w:right w:val="single" w:sz="4" w:space="0" w:color="auto"/>
            </w:tcBorders>
            <w:vAlign w:val="bottom"/>
            <w:tcPrChange w:id="264" w:author="Jon Minton" w:date="2013-09-06T09:45:00Z">
              <w:tcPr>
                <w:tcW w:w="1143"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0.139</w:t>
            </w:r>
          </w:p>
        </w:tc>
        <w:tc>
          <w:tcPr>
            <w:tcW w:w="1285" w:type="dxa"/>
            <w:tcBorders>
              <w:top w:val="single" w:sz="4" w:space="0" w:color="auto"/>
              <w:left w:val="single" w:sz="4" w:space="0" w:color="auto"/>
              <w:bottom w:val="single" w:sz="4" w:space="0" w:color="auto"/>
              <w:right w:val="single" w:sz="4" w:space="0" w:color="auto"/>
            </w:tcBorders>
            <w:vAlign w:val="bottom"/>
            <w:tcPrChange w:id="265" w:author="Jon Minton" w:date="2013-09-06T09:45:00Z">
              <w:tcPr>
                <w:tcW w:w="1285"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0.278</w:t>
            </w:r>
          </w:p>
        </w:tc>
        <w:tc>
          <w:tcPr>
            <w:tcW w:w="851" w:type="dxa"/>
            <w:tcBorders>
              <w:top w:val="single" w:sz="4" w:space="0" w:color="auto"/>
              <w:left w:val="single" w:sz="4" w:space="0" w:color="auto"/>
              <w:bottom w:val="single" w:sz="4" w:space="0" w:color="auto"/>
              <w:right w:val="single" w:sz="4" w:space="0" w:color="auto"/>
            </w:tcBorders>
            <w:vAlign w:val="bottom"/>
            <w:tcPrChange w:id="266" w:author="Jon Minton" w:date="2013-09-06T09:45:00Z">
              <w:tcPr>
                <w:tcW w:w="851"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0.012</w:t>
            </w:r>
          </w:p>
        </w:tc>
        <w:tc>
          <w:tcPr>
            <w:tcW w:w="1108" w:type="dxa"/>
            <w:tcBorders>
              <w:top w:val="single" w:sz="4" w:space="0" w:color="auto"/>
              <w:left w:val="single" w:sz="4" w:space="0" w:color="auto"/>
              <w:bottom w:val="single" w:sz="4" w:space="0" w:color="auto"/>
              <w:right w:val="single" w:sz="4" w:space="0" w:color="auto"/>
            </w:tcBorders>
            <w:vAlign w:val="bottom"/>
            <w:tcPrChange w:id="267" w:author="Jon Minton" w:date="2013-09-06T09:45:00Z">
              <w:tcPr>
                <w:tcW w:w="1108"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0.091</w:t>
            </w:r>
          </w:p>
        </w:tc>
      </w:tr>
      <w:tr w:rsidR="00E74718" w:rsidRPr="0031099C" w:rsidTr="00E74718">
        <w:trPr>
          <w:divId w:val="1548566716"/>
          <w:trPrChange w:id="268" w:author="Jon Minton" w:date="2013-09-06T09:45:00Z">
            <w:trPr>
              <w:divId w:val="1548566716"/>
            </w:trPr>
          </w:trPrChange>
        </w:trPr>
        <w:tc>
          <w:tcPr>
            <w:tcW w:w="1254" w:type="dxa"/>
            <w:vMerge/>
            <w:tcBorders>
              <w:left w:val="single" w:sz="4" w:space="0" w:color="auto"/>
              <w:right w:val="single" w:sz="4" w:space="0" w:color="auto"/>
            </w:tcBorders>
            <w:tcPrChange w:id="269" w:author="Jon Minton" w:date="2013-09-06T09:45:00Z">
              <w:tcPr>
                <w:tcW w:w="1254" w:type="dxa"/>
                <w:vMerge/>
                <w:tcBorders>
                  <w:left w:val="single" w:sz="4" w:space="0" w:color="auto"/>
                  <w:right w:val="single" w:sz="4" w:space="0" w:color="auto"/>
                </w:tcBorders>
              </w:tcPr>
            </w:tcPrChange>
          </w:tcPr>
          <w:p w:rsidR="00E74718" w:rsidRPr="0031099C" w:rsidRDefault="00E74718" w:rsidP="00E74718">
            <w:pPr>
              <w:rPr>
                <w:b/>
              </w:rPr>
            </w:pPr>
          </w:p>
        </w:tc>
        <w:tc>
          <w:tcPr>
            <w:tcW w:w="2812" w:type="dxa"/>
            <w:vMerge/>
            <w:tcBorders>
              <w:left w:val="single" w:sz="4" w:space="0" w:color="auto"/>
              <w:bottom w:val="single" w:sz="4" w:space="0" w:color="auto"/>
              <w:right w:val="single" w:sz="4" w:space="0" w:color="auto"/>
            </w:tcBorders>
            <w:tcPrChange w:id="270" w:author="Jon Minton" w:date="2013-09-06T09:45:00Z">
              <w:tcPr>
                <w:tcW w:w="2812" w:type="dxa"/>
                <w:vMerge/>
                <w:tcBorders>
                  <w:left w:val="single" w:sz="4" w:space="0" w:color="auto"/>
                  <w:bottom w:val="single" w:sz="4" w:space="0" w:color="auto"/>
                  <w:right w:val="single" w:sz="4" w:space="0" w:color="auto"/>
                </w:tcBorders>
              </w:tcPr>
            </w:tcPrChange>
          </w:tcPr>
          <w:p w:rsidR="00E74718" w:rsidRPr="0031099C" w:rsidRDefault="00E74718" w:rsidP="00E74718">
            <w:pPr>
              <w:rPr>
                <w:b/>
              </w:rPr>
            </w:pPr>
          </w:p>
        </w:tc>
        <w:tc>
          <w:tcPr>
            <w:tcW w:w="1418" w:type="dxa"/>
            <w:tcBorders>
              <w:top w:val="single" w:sz="4" w:space="0" w:color="auto"/>
              <w:left w:val="single" w:sz="4" w:space="0" w:color="auto"/>
              <w:bottom w:val="single" w:sz="4" w:space="0" w:color="auto"/>
              <w:right w:val="single" w:sz="4" w:space="0" w:color="auto"/>
            </w:tcBorders>
            <w:tcPrChange w:id="271" w:author="Jon Minton" w:date="2013-09-06T09:45:00Z">
              <w:tcPr>
                <w:tcW w:w="1418" w:type="dxa"/>
                <w:tcBorders>
                  <w:top w:val="single" w:sz="4" w:space="0" w:color="auto"/>
                  <w:left w:val="single" w:sz="4" w:space="0" w:color="auto"/>
                  <w:bottom w:val="single" w:sz="4" w:space="0" w:color="auto"/>
                  <w:right w:val="single" w:sz="4" w:space="0" w:color="auto"/>
                </w:tcBorders>
              </w:tcPr>
            </w:tcPrChange>
          </w:tcPr>
          <w:p w:rsidR="00E74718" w:rsidRPr="0031099C" w:rsidRDefault="00E74718" w:rsidP="00E74718">
            <w:pPr>
              <w:rPr>
                <w:rFonts w:ascii="Times New Roman" w:eastAsia="Times New Roman" w:hAnsi="Times New Roman"/>
                <w:b/>
              </w:rPr>
            </w:pPr>
            <w:r w:rsidRPr="0031099C">
              <w:rPr>
                <w:b/>
              </w:rPr>
              <w:t>With TTE</w:t>
            </w:r>
          </w:p>
        </w:tc>
        <w:tc>
          <w:tcPr>
            <w:tcW w:w="992" w:type="dxa"/>
            <w:tcBorders>
              <w:top w:val="single" w:sz="4" w:space="0" w:color="auto"/>
              <w:left w:val="single" w:sz="4" w:space="0" w:color="auto"/>
              <w:bottom w:val="single" w:sz="4" w:space="0" w:color="auto"/>
              <w:right w:val="single" w:sz="4" w:space="0" w:color="auto"/>
            </w:tcBorders>
            <w:vAlign w:val="bottom"/>
            <w:tcPrChange w:id="272" w:author="Jon Minton" w:date="2013-09-06T09:45:00Z">
              <w:tcPr>
                <w:tcW w:w="992"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31.734</w:t>
            </w:r>
          </w:p>
        </w:tc>
        <w:tc>
          <w:tcPr>
            <w:tcW w:w="851" w:type="dxa"/>
            <w:tcBorders>
              <w:top w:val="single" w:sz="4" w:space="0" w:color="auto"/>
              <w:left w:val="single" w:sz="4" w:space="0" w:color="auto"/>
              <w:bottom w:val="single" w:sz="4" w:space="0" w:color="auto"/>
              <w:right w:val="single" w:sz="4" w:space="0" w:color="auto"/>
            </w:tcBorders>
            <w:vAlign w:val="bottom"/>
            <w:tcPrChange w:id="273" w:author="Jon Minton" w:date="2013-09-06T09:45:00Z">
              <w:tcPr>
                <w:tcW w:w="851"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12.6</w:t>
            </w:r>
          </w:p>
        </w:tc>
        <w:tc>
          <w:tcPr>
            <w:tcW w:w="850" w:type="dxa"/>
            <w:tcBorders>
              <w:top w:val="single" w:sz="4" w:space="0" w:color="auto"/>
              <w:left w:val="single" w:sz="4" w:space="0" w:color="auto"/>
              <w:bottom w:val="single" w:sz="4" w:space="0" w:color="auto"/>
              <w:right w:val="single" w:sz="4" w:space="0" w:color="auto"/>
            </w:tcBorders>
            <w:vAlign w:val="bottom"/>
            <w:tcPrChange w:id="274" w:author="Jon Minton" w:date="2013-09-06T09:45:00Z">
              <w:tcPr>
                <w:tcW w:w="850"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2.1</w:t>
            </w:r>
          </w:p>
        </w:tc>
        <w:tc>
          <w:tcPr>
            <w:tcW w:w="832" w:type="dxa"/>
            <w:tcBorders>
              <w:top w:val="single" w:sz="4" w:space="0" w:color="auto"/>
              <w:left w:val="single" w:sz="4" w:space="0" w:color="auto"/>
              <w:bottom w:val="single" w:sz="4" w:space="0" w:color="auto"/>
              <w:right w:val="single" w:sz="4" w:space="0" w:color="auto"/>
            </w:tcBorders>
            <w:vAlign w:val="bottom"/>
            <w:tcPrChange w:id="275" w:author="Jon Minton" w:date="2013-09-06T09:45:00Z">
              <w:tcPr>
                <w:tcW w:w="832"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85.2</w:t>
            </w:r>
          </w:p>
        </w:tc>
        <w:tc>
          <w:tcPr>
            <w:tcW w:w="1143" w:type="dxa"/>
            <w:tcBorders>
              <w:top w:val="single" w:sz="4" w:space="0" w:color="auto"/>
              <w:left w:val="single" w:sz="4" w:space="0" w:color="auto"/>
              <w:bottom w:val="single" w:sz="4" w:space="0" w:color="auto"/>
              <w:right w:val="single" w:sz="4" w:space="0" w:color="auto"/>
            </w:tcBorders>
            <w:vAlign w:val="bottom"/>
            <w:tcPrChange w:id="276" w:author="Jon Minton" w:date="2013-09-06T09:45:00Z">
              <w:tcPr>
                <w:tcW w:w="1143"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0.130</w:t>
            </w:r>
          </w:p>
        </w:tc>
        <w:tc>
          <w:tcPr>
            <w:tcW w:w="1285" w:type="dxa"/>
            <w:tcBorders>
              <w:top w:val="single" w:sz="4" w:space="0" w:color="auto"/>
              <w:left w:val="single" w:sz="4" w:space="0" w:color="auto"/>
              <w:bottom w:val="single" w:sz="4" w:space="0" w:color="auto"/>
              <w:right w:val="single" w:sz="4" w:space="0" w:color="auto"/>
            </w:tcBorders>
            <w:vAlign w:val="bottom"/>
            <w:tcPrChange w:id="277" w:author="Jon Minton" w:date="2013-09-06T09:45:00Z">
              <w:tcPr>
                <w:tcW w:w="1285"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0.259</w:t>
            </w:r>
          </w:p>
        </w:tc>
        <w:tc>
          <w:tcPr>
            <w:tcW w:w="851" w:type="dxa"/>
            <w:tcBorders>
              <w:top w:val="single" w:sz="4" w:space="0" w:color="auto"/>
              <w:left w:val="single" w:sz="4" w:space="0" w:color="auto"/>
              <w:bottom w:val="single" w:sz="4" w:space="0" w:color="auto"/>
              <w:right w:val="single" w:sz="4" w:space="0" w:color="auto"/>
            </w:tcBorders>
            <w:vAlign w:val="bottom"/>
            <w:tcPrChange w:id="278" w:author="Jon Minton" w:date="2013-09-06T09:45:00Z">
              <w:tcPr>
                <w:tcW w:w="851"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0.017</w:t>
            </w:r>
          </w:p>
        </w:tc>
        <w:tc>
          <w:tcPr>
            <w:tcW w:w="1108" w:type="dxa"/>
            <w:tcBorders>
              <w:top w:val="single" w:sz="4" w:space="0" w:color="auto"/>
              <w:left w:val="single" w:sz="4" w:space="0" w:color="auto"/>
              <w:bottom w:val="single" w:sz="4" w:space="0" w:color="auto"/>
              <w:right w:val="single" w:sz="4" w:space="0" w:color="auto"/>
            </w:tcBorders>
            <w:vAlign w:val="bottom"/>
            <w:tcPrChange w:id="279" w:author="Jon Minton" w:date="2013-09-06T09:45:00Z">
              <w:tcPr>
                <w:tcW w:w="1108"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0.130</w:t>
            </w:r>
          </w:p>
        </w:tc>
      </w:tr>
      <w:tr w:rsidR="00E74718" w:rsidRPr="0031099C" w:rsidTr="00E74718">
        <w:trPr>
          <w:divId w:val="1548566716"/>
          <w:trHeight w:val="329"/>
          <w:trPrChange w:id="280" w:author="Jon Minton" w:date="2013-09-06T09:45:00Z">
            <w:trPr>
              <w:divId w:val="1548566716"/>
              <w:trHeight w:val="329"/>
            </w:trPr>
          </w:trPrChange>
        </w:trPr>
        <w:tc>
          <w:tcPr>
            <w:tcW w:w="1254" w:type="dxa"/>
            <w:vMerge/>
            <w:tcBorders>
              <w:left w:val="single" w:sz="4" w:space="0" w:color="auto"/>
              <w:right w:val="single" w:sz="4" w:space="0" w:color="auto"/>
            </w:tcBorders>
            <w:tcPrChange w:id="281" w:author="Jon Minton" w:date="2013-09-06T09:45:00Z">
              <w:tcPr>
                <w:tcW w:w="1254" w:type="dxa"/>
                <w:vMerge/>
                <w:tcBorders>
                  <w:left w:val="single" w:sz="4" w:space="0" w:color="auto"/>
                  <w:right w:val="single" w:sz="4" w:space="0" w:color="auto"/>
                </w:tcBorders>
              </w:tcPr>
            </w:tcPrChange>
          </w:tcPr>
          <w:p w:rsidR="00E74718" w:rsidRDefault="00E74718" w:rsidP="00E74718">
            <w:pPr>
              <w:rPr>
                <w:b/>
              </w:rPr>
            </w:pPr>
          </w:p>
        </w:tc>
        <w:tc>
          <w:tcPr>
            <w:tcW w:w="2812" w:type="dxa"/>
            <w:vMerge w:val="restart"/>
            <w:tcBorders>
              <w:left w:val="single" w:sz="4" w:space="0" w:color="auto"/>
              <w:right w:val="single" w:sz="4" w:space="0" w:color="auto"/>
            </w:tcBorders>
            <w:vAlign w:val="center"/>
            <w:tcPrChange w:id="282" w:author="Jon Minton" w:date="2013-09-06T09:45:00Z">
              <w:tcPr>
                <w:tcW w:w="2812" w:type="dxa"/>
                <w:vMerge w:val="restart"/>
                <w:tcBorders>
                  <w:left w:val="single" w:sz="4" w:space="0" w:color="auto"/>
                  <w:right w:val="single" w:sz="4" w:space="0" w:color="auto"/>
                </w:tcBorders>
                <w:vAlign w:val="center"/>
              </w:tcPr>
            </w:tcPrChange>
          </w:tcPr>
          <w:p w:rsidR="00E74718" w:rsidRPr="0031099C" w:rsidRDefault="00E74718" w:rsidP="00E74718">
            <w:pPr>
              <w:jc w:val="center"/>
              <w:rPr>
                <w:b/>
              </w:rPr>
            </w:pPr>
            <w:r>
              <w:rPr>
                <w:b/>
              </w:rPr>
              <w:t>Male, 65 years old</w:t>
            </w:r>
          </w:p>
        </w:tc>
        <w:tc>
          <w:tcPr>
            <w:tcW w:w="1418" w:type="dxa"/>
            <w:tcBorders>
              <w:top w:val="single" w:sz="4" w:space="0" w:color="auto"/>
              <w:left w:val="single" w:sz="4" w:space="0" w:color="auto"/>
              <w:bottom w:val="single" w:sz="4" w:space="0" w:color="auto"/>
              <w:right w:val="single" w:sz="4" w:space="0" w:color="auto"/>
            </w:tcBorders>
            <w:tcPrChange w:id="283" w:author="Jon Minton" w:date="2013-09-06T09:45:00Z">
              <w:tcPr>
                <w:tcW w:w="1418" w:type="dxa"/>
                <w:tcBorders>
                  <w:top w:val="single" w:sz="4" w:space="0" w:color="auto"/>
                  <w:left w:val="single" w:sz="4" w:space="0" w:color="auto"/>
                  <w:bottom w:val="single" w:sz="4" w:space="0" w:color="auto"/>
                  <w:right w:val="single" w:sz="4" w:space="0" w:color="auto"/>
                </w:tcBorders>
              </w:tcPr>
            </w:tcPrChange>
          </w:tcPr>
          <w:p w:rsidR="00E74718" w:rsidRPr="0031099C" w:rsidRDefault="00E74718" w:rsidP="00E74718">
            <w:pPr>
              <w:rPr>
                <w:rFonts w:ascii="Times New Roman" w:eastAsia="Times New Roman" w:hAnsi="Times New Roman"/>
                <w:b/>
              </w:rPr>
            </w:pPr>
            <w:r w:rsidRPr="0031099C">
              <w:rPr>
                <w:b/>
              </w:rPr>
              <w:t>Without TTE</w:t>
            </w:r>
          </w:p>
        </w:tc>
        <w:tc>
          <w:tcPr>
            <w:tcW w:w="992" w:type="dxa"/>
            <w:tcBorders>
              <w:top w:val="single" w:sz="4" w:space="0" w:color="auto"/>
              <w:left w:val="single" w:sz="4" w:space="0" w:color="auto"/>
              <w:bottom w:val="single" w:sz="4" w:space="0" w:color="auto"/>
              <w:right w:val="single" w:sz="4" w:space="0" w:color="auto"/>
            </w:tcBorders>
            <w:vAlign w:val="bottom"/>
            <w:tcPrChange w:id="284" w:author="Jon Minton" w:date="2013-09-06T09:45:00Z">
              <w:tcPr>
                <w:tcW w:w="992"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17.131</w:t>
            </w:r>
          </w:p>
        </w:tc>
        <w:tc>
          <w:tcPr>
            <w:tcW w:w="851" w:type="dxa"/>
            <w:tcBorders>
              <w:top w:val="single" w:sz="4" w:space="0" w:color="auto"/>
              <w:left w:val="single" w:sz="4" w:space="0" w:color="auto"/>
              <w:bottom w:val="single" w:sz="4" w:space="0" w:color="auto"/>
              <w:right w:val="single" w:sz="4" w:space="0" w:color="auto"/>
            </w:tcBorders>
            <w:vAlign w:val="bottom"/>
            <w:tcPrChange w:id="285" w:author="Jon Minton" w:date="2013-09-06T09:45:00Z">
              <w:tcPr>
                <w:tcW w:w="851"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9.0</w:t>
            </w:r>
          </w:p>
        </w:tc>
        <w:tc>
          <w:tcPr>
            <w:tcW w:w="850" w:type="dxa"/>
            <w:tcBorders>
              <w:top w:val="single" w:sz="4" w:space="0" w:color="auto"/>
              <w:left w:val="single" w:sz="4" w:space="0" w:color="auto"/>
              <w:bottom w:val="single" w:sz="4" w:space="0" w:color="auto"/>
              <w:right w:val="single" w:sz="4" w:space="0" w:color="auto"/>
            </w:tcBorders>
            <w:vAlign w:val="bottom"/>
            <w:tcPrChange w:id="286" w:author="Jon Minton" w:date="2013-09-06T09:45:00Z">
              <w:tcPr>
                <w:tcW w:w="850"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0.9</w:t>
            </w:r>
          </w:p>
        </w:tc>
        <w:tc>
          <w:tcPr>
            <w:tcW w:w="832" w:type="dxa"/>
            <w:tcBorders>
              <w:top w:val="single" w:sz="4" w:space="0" w:color="auto"/>
              <w:left w:val="single" w:sz="4" w:space="0" w:color="auto"/>
              <w:bottom w:val="single" w:sz="4" w:space="0" w:color="auto"/>
              <w:right w:val="single" w:sz="4" w:space="0" w:color="auto"/>
            </w:tcBorders>
            <w:vAlign w:val="bottom"/>
            <w:tcPrChange w:id="287" w:author="Jon Minton" w:date="2013-09-06T09:45:00Z">
              <w:tcPr>
                <w:tcW w:w="832"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90.2</w:t>
            </w:r>
          </w:p>
        </w:tc>
        <w:tc>
          <w:tcPr>
            <w:tcW w:w="1143" w:type="dxa"/>
            <w:tcBorders>
              <w:top w:val="single" w:sz="4" w:space="0" w:color="auto"/>
              <w:left w:val="single" w:sz="4" w:space="0" w:color="auto"/>
              <w:bottom w:val="single" w:sz="4" w:space="0" w:color="auto"/>
              <w:right w:val="single" w:sz="4" w:space="0" w:color="auto"/>
            </w:tcBorders>
            <w:vAlign w:val="bottom"/>
            <w:tcPrChange w:id="288" w:author="Jon Minton" w:date="2013-09-06T09:45:00Z">
              <w:tcPr>
                <w:tcW w:w="1143"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0.087</w:t>
            </w:r>
          </w:p>
        </w:tc>
        <w:tc>
          <w:tcPr>
            <w:tcW w:w="1285" w:type="dxa"/>
            <w:tcBorders>
              <w:top w:val="single" w:sz="4" w:space="0" w:color="auto"/>
              <w:left w:val="single" w:sz="4" w:space="0" w:color="auto"/>
              <w:bottom w:val="single" w:sz="4" w:space="0" w:color="auto"/>
              <w:right w:val="single" w:sz="4" w:space="0" w:color="auto"/>
            </w:tcBorders>
            <w:vAlign w:val="bottom"/>
            <w:tcPrChange w:id="289" w:author="Jon Minton" w:date="2013-09-06T09:45:00Z">
              <w:tcPr>
                <w:tcW w:w="1285"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0.192</w:t>
            </w:r>
          </w:p>
        </w:tc>
        <w:tc>
          <w:tcPr>
            <w:tcW w:w="851" w:type="dxa"/>
            <w:tcBorders>
              <w:top w:val="single" w:sz="4" w:space="0" w:color="auto"/>
              <w:left w:val="single" w:sz="4" w:space="0" w:color="auto"/>
              <w:bottom w:val="single" w:sz="4" w:space="0" w:color="auto"/>
              <w:right w:val="single" w:sz="4" w:space="0" w:color="auto"/>
            </w:tcBorders>
            <w:vAlign w:val="bottom"/>
            <w:tcPrChange w:id="290" w:author="Jon Minton" w:date="2013-09-06T09:45:00Z">
              <w:tcPr>
                <w:tcW w:w="851"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0.007</w:t>
            </w:r>
          </w:p>
        </w:tc>
        <w:tc>
          <w:tcPr>
            <w:tcW w:w="1108" w:type="dxa"/>
            <w:tcBorders>
              <w:top w:val="single" w:sz="4" w:space="0" w:color="auto"/>
              <w:left w:val="single" w:sz="4" w:space="0" w:color="auto"/>
              <w:bottom w:val="single" w:sz="4" w:space="0" w:color="auto"/>
              <w:right w:val="single" w:sz="4" w:space="0" w:color="auto"/>
            </w:tcBorders>
            <w:vAlign w:val="bottom"/>
            <w:tcPrChange w:id="291" w:author="Jon Minton" w:date="2013-09-06T09:45:00Z">
              <w:tcPr>
                <w:tcW w:w="1108"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0.052</w:t>
            </w:r>
          </w:p>
        </w:tc>
      </w:tr>
      <w:tr w:rsidR="00E74718" w:rsidRPr="0031099C" w:rsidTr="00E74718">
        <w:trPr>
          <w:divId w:val="1548566716"/>
          <w:trHeight w:val="235"/>
          <w:trPrChange w:id="292" w:author="Jon Minton" w:date="2013-09-06T09:45:00Z">
            <w:trPr>
              <w:divId w:val="1548566716"/>
              <w:trHeight w:val="235"/>
            </w:trPr>
          </w:trPrChange>
        </w:trPr>
        <w:tc>
          <w:tcPr>
            <w:tcW w:w="1254" w:type="dxa"/>
            <w:vMerge/>
            <w:tcBorders>
              <w:left w:val="single" w:sz="4" w:space="0" w:color="auto"/>
              <w:right w:val="single" w:sz="4" w:space="0" w:color="auto"/>
            </w:tcBorders>
            <w:tcPrChange w:id="293" w:author="Jon Minton" w:date="2013-09-06T09:45:00Z">
              <w:tcPr>
                <w:tcW w:w="1254" w:type="dxa"/>
                <w:vMerge/>
                <w:tcBorders>
                  <w:left w:val="single" w:sz="4" w:space="0" w:color="auto"/>
                  <w:right w:val="single" w:sz="4" w:space="0" w:color="auto"/>
                </w:tcBorders>
              </w:tcPr>
            </w:tcPrChange>
          </w:tcPr>
          <w:p w:rsidR="00E74718" w:rsidRDefault="00E74718" w:rsidP="00E74718">
            <w:pPr>
              <w:rPr>
                <w:b/>
              </w:rPr>
            </w:pPr>
          </w:p>
        </w:tc>
        <w:tc>
          <w:tcPr>
            <w:tcW w:w="2812" w:type="dxa"/>
            <w:vMerge/>
            <w:tcBorders>
              <w:left w:val="single" w:sz="4" w:space="0" w:color="auto"/>
              <w:bottom w:val="single" w:sz="4" w:space="0" w:color="auto"/>
              <w:right w:val="single" w:sz="4" w:space="0" w:color="auto"/>
            </w:tcBorders>
            <w:tcPrChange w:id="294" w:author="Jon Minton" w:date="2013-09-06T09:45:00Z">
              <w:tcPr>
                <w:tcW w:w="2812" w:type="dxa"/>
                <w:vMerge/>
                <w:tcBorders>
                  <w:left w:val="single" w:sz="4" w:space="0" w:color="auto"/>
                  <w:bottom w:val="single" w:sz="4" w:space="0" w:color="auto"/>
                  <w:right w:val="single" w:sz="4" w:space="0" w:color="auto"/>
                </w:tcBorders>
              </w:tcPr>
            </w:tcPrChange>
          </w:tcPr>
          <w:p w:rsidR="00E74718" w:rsidRDefault="00E74718" w:rsidP="00E74718">
            <w:pPr>
              <w:rPr>
                <w:b/>
              </w:rPr>
            </w:pPr>
          </w:p>
        </w:tc>
        <w:tc>
          <w:tcPr>
            <w:tcW w:w="1418" w:type="dxa"/>
            <w:tcBorders>
              <w:top w:val="single" w:sz="4" w:space="0" w:color="auto"/>
              <w:left w:val="single" w:sz="4" w:space="0" w:color="auto"/>
              <w:bottom w:val="single" w:sz="4" w:space="0" w:color="auto"/>
              <w:right w:val="single" w:sz="4" w:space="0" w:color="auto"/>
            </w:tcBorders>
            <w:tcPrChange w:id="295" w:author="Jon Minton" w:date="2013-09-06T09:45:00Z">
              <w:tcPr>
                <w:tcW w:w="1418" w:type="dxa"/>
                <w:tcBorders>
                  <w:top w:val="single" w:sz="4" w:space="0" w:color="auto"/>
                  <w:left w:val="single" w:sz="4" w:space="0" w:color="auto"/>
                  <w:bottom w:val="single" w:sz="4" w:space="0" w:color="auto"/>
                  <w:right w:val="single" w:sz="4" w:space="0" w:color="auto"/>
                </w:tcBorders>
              </w:tcPr>
            </w:tcPrChange>
          </w:tcPr>
          <w:p w:rsidR="00E74718" w:rsidRPr="0031099C" w:rsidRDefault="00E74718" w:rsidP="00E74718">
            <w:pPr>
              <w:rPr>
                <w:rFonts w:ascii="Times New Roman" w:eastAsia="Times New Roman" w:hAnsi="Times New Roman"/>
                <w:b/>
              </w:rPr>
            </w:pPr>
            <w:r w:rsidRPr="0031099C">
              <w:rPr>
                <w:b/>
              </w:rPr>
              <w:t>With TTE</w:t>
            </w:r>
          </w:p>
        </w:tc>
        <w:tc>
          <w:tcPr>
            <w:tcW w:w="992" w:type="dxa"/>
            <w:tcBorders>
              <w:top w:val="single" w:sz="4" w:space="0" w:color="auto"/>
              <w:left w:val="single" w:sz="4" w:space="0" w:color="auto"/>
              <w:bottom w:val="single" w:sz="4" w:space="0" w:color="auto"/>
              <w:right w:val="single" w:sz="4" w:space="0" w:color="auto"/>
            </w:tcBorders>
            <w:vAlign w:val="bottom"/>
            <w:tcPrChange w:id="296" w:author="Jon Minton" w:date="2013-09-06T09:45:00Z">
              <w:tcPr>
                <w:tcW w:w="992"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17.204</w:t>
            </w:r>
          </w:p>
        </w:tc>
        <w:tc>
          <w:tcPr>
            <w:tcW w:w="851" w:type="dxa"/>
            <w:tcBorders>
              <w:top w:val="single" w:sz="4" w:space="0" w:color="auto"/>
              <w:left w:val="single" w:sz="4" w:space="0" w:color="auto"/>
              <w:bottom w:val="single" w:sz="4" w:space="0" w:color="auto"/>
              <w:right w:val="single" w:sz="4" w:space="0" w:color="auto"/>
            </w:tcBorders>
            <w:vAlign w:val="bottom"/>
            <w:tcPrChange w:id="297" w:author="Jon Minton" w:date="2013-09-06T09:45:00Z">
              <w:tcPr>
                <w:tcW w:w="851"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8.0</w:t>
            </w:r>
          </w:p>
        </w:tc>
        <w:tc>
          <w:tcPr>
            <w:tcW w:w="850" w:type="dxa"/>
            <w:tcBorders>
              <w:top w:val="single" w:sz="4" w:space="0" w:color="auto"/>
              <w:left w:val="single" w:sz="4" w:space="0" w:color="auto"/>
              <w:bottom w:val="single" w:sz="4" w:space="0" w:color="auto"/>
              <w:right w:val="single" w:sz="4" w:space="0" w:color="auto"/>
            </w:tcBorders>
            <w:vAlign w:val="bottom"/>
            <w:tcPrChange w:id="298" w:author="Jon Minton" w:date="2013-09-06T09:45:00Z">
              <w:tcPr>
                <w:tcW w:w="850"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1.3</w:t>
            </w:r>
          </w:p>
        </w:tc>
        <w:tc>
          <w:tcPr>
            <w:tcW w:w="832" w:type="dxa"/>
            <w:tcBorders>
              <w:top w:val="single" w:sz="4" w:space="0" w:color="auto"/>
              <w:left w:val="single" w:sz="4" w:space="0" w:color="auto"/>
              <w:bottom w:val="single" w:sz="4" w:space="0" w:color="auto"/>
              <w:right w:val="single" w:sz="4" w:space="0" w:color="auto"/>
            </w:tcBorders>
            <w:vAlign w:val="bottom"/>
            <w:tcPrChange w:id="299" w:author="Jon Minton" w:date="2013-09-06T09:45:00Z">
              <w:tcPr>
                <w:tcW w:w="832"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90.7</w:t>
            </w:r>
          </w:p>
        </w:tc>
        <w:tc>
          <w:tcPr>
            <w:tcW w:w="1143" w:type="dxa"/>
            <w:tcBorders>
              <w:top w:val="single" w:sz="4" w:space="0" w:color="auto"/>
              <w:left w:val="single" w:sz="4" w:space="0" w:color="auto"/>
              <w:bottom w:val="single" w:sz="4" w:space="0" w:color="auto"/>
              <w:right w:val="single" w:sz="4" w:space="0" w:color="auto"/>
            </w:tcBorders>
            <w:vAlign w:val="bottom"/>
            <w:tcPrChange w:id="300" w:author="Jon Minton" w:date="2013-09-06T09:45:00Z">
              <w:tcPr>
                <w:tcW w:w="1143"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0.078</w:t>
            </w:r>
          </w:p>
        </w:tc>
        <w:tc>
          <w:tcPr>
            <w:tcW w:w="1285" w:type="dxa"/>
            <w:tcBorders>
              <w:top w:val="single" w:sz="4" w:space="0" w:color="auto"/>
              <w:left w:val="single" w:sz="4" w:space="0" w:color="auto"/>
              <w:bottom w:val="single" w:sz="4" w:space="0" w:color="auto"/>
              <w:right w:val="single" w:sz="4" w:space="0" w:color="auto"/>
            </w:tcBorders>
            <w:vAlign w:val="bottom"/>
            <w:tcPrChange w:id="301" w:author="Jon Minton" w:date="2013-09-06T09:45:00Z">
              <w:tcPr>
                <w:tcW w:w="1285"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0.172</w:t>
            </w:r>
          </w:p>
        </w:tc>
        <w:tc>
          <w:tcPr>
            <w:tcW w:w="851" w:type="dxa"/>
            <w:tcBorders>
              <w:top w:val="single" w:sz="4" w:space="0" w:color="auto"/>
              <w:left w:val="single" w:sz="4" w:space="0" w:color="auto"/>
              <w:bottom w:val="single" w:sz="4" w:space="0" w:color="auto"/>
              <w:right w:val="single" w:sz="4" w:space="0" w:color="auto"/>
            </w:tcBorders>
            <w:vAlign w:val="bottom"/>
            <w:tcPrChange w:id="302" w:author="Jon Minton" w:date="2013-09-06T09:45:00Z">
              <w:tcPr>
                <w:tcW w:w="851"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0.010</w:t>
            </w:r>
          </w:p>
        </w:tc>
        <w:tc>
          <w:tcPr>
            <w:tcW w:w="1108" w:type="dxa"/>
            <w:tcBorders>
              <w:top w:val="single" w:sz="4" w:space="0" w:color="auto"/>
              <w:left w:val="single" w:sz="4" w:space="0" w:color="auto"/>
              <w:bottom w:val="single" w:sz="4" w:space="0" w:color="auto"/>
              <w:right w:val="single" w:sz="4" w:space="0" w:color="auto"/>
            </w:tcBorders>
            <w:vAlign w:val="bottom"/>
            <w:tcPrChange w:id="303" w:author="Jon Minton" w:date="2013-09-06T09:45:00Z">
              <w:tcPr>
                <w:tcW w:w="1108"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0.079</w:t>
            </w:r>
          </w:p>
        </w:tc>
      </w:tr>
      <w:tr w:rsidR="00E74718" w:rsidRPr="0031099C" w:rsidTr="00E74718">
        <w:trPr>
          <w:divId w:val="1548566716"/>
          <w:trHeight w:val="201"/>
          <w:trPrChange w:id="304" w:author="Jon Minton" w:date="2013-09-06T09:45:00Z">
            <w:trPr>
              <w:divId w:val="1548566716"/>
              <w:trHeight w:val="201"/>
            </w:trPr>
          </w:trPrChange>
        </w:trPr>
        <w:tc>
          <w:tcPr>
            <w:tcW w:w="1254" w:type="dxa"/>
            <w:vMerge/>
            <w:tcBorders>
              <w:left w:val="single" w:sz="4" w:space="0" w:color="auto"/>
              <w:right w:val="single" w:sz="4" w:space="0" w:color="auto"/>
            </w:tcBorders>
            <w:tcPrChange w:id="305" w:author="Jon Minton" w:date="2013-09-06T09:45:00Z">
              <w:tcPr>
                <w:tcW w:w="1254" w:type="dxa"/>
                <w:vMerge/>
                <w:tcBorders>
                  <w:left w:val="single" w:sz="4" w:space="0" w:color="auto"/>
                  <w:right w:val="single" w:sz="4" w:space="0" w:color="auto"/>
                </w:tcBorders>
              </w:tcPr>
            </w:tcPrChange>
          </w:tcPr>
          <w:p w:rsidR="00E74718" w:rsidRDefault="00E74718" w:rsidP="00E74718">
            <w:pPr>
              <w:rPr>
                <w:b/>
              </w:rPr>
            </w:pPr>
          </w:p>
        </w:tc>
        <w:tc>
          <w:tcPr>
            <w:tcW w:w="2812" w:type="dxa"/>
            <w:vMerge w:val="restart"/>
            <w:tcBorders>
              <w:left w:val="single" w:sz="4" w:space="0" w:color="auto"/>
              <w:right w:val="single" w:sz="4" w:space="0" w:color="auto"/>
            </w:tcBorders>
            <w:vAlign w:val="center"/>
            <w:tcPrChange w:id="306" w:author="Jon Minton" w:date="2013-09-06T09:45:00Z">
              <w:tcPr>
                <w:tcW w:w="2812" w:type="dxa"/>
                <w:vMerge w:val="restart"/>
                <w:tcBorders>
                  <w:left w:val="single" w:sz="4" w:space="0" w:color="auto"/>
                  <w:right w:val="single" w:sz="4" w:space="0" w:color="auto"/>
                </w:tcBorders>
                <w:vAlign w:val="center"/>
              </w:tcPr>
            </w:tcPrChange>
          </w:tcPr>
          <w:p w:rsidR="00E74718" w:rsidRDefault="00E74718" w:rsidP="00E74718">
            <w:pPr>
              <w:jc w:val="center"/>
              <w:rPr>
                <w:b/>
              </w:rPr>
            </w:pPr>
            <w:r>
              <w:rPr>
                <w:b/>
              </w:rPr>
              <w:t>Female, 65 years old</w:t>
            </w:r>
          </w:p>
        </w:tc>
        <w:tc>
          <w:tcPr>
            <w:tcW w:w="1418" w:type="dxa"/>
            <w:tcBorders>
              <w:top w:val="single" w:sz="4" w:space="0" w:color="auto"/>
              <w:left w:val="single" w:sz="4" w:space="0" w:color="auto"/>
              <w:bottom w:val="single" w:sz="4" w:space="0" w:color="auto"/>
              <w:right w:val="single" w:sz="4" w:space="0" w:color="auto"/>
            </w:tcBorders>
            <w:tcPrChange w:id="307" w:author="Jon Minton" w:date="2013-09-06T09:45:00Z">
              <w:tcPr>
                <w:tcW w:w="1418" w:type="dxa"/>
                <w:tcBorders>
                  <w:top w:val="single" w:sz="4" w:space="0" w:color="auto"/>
                  <w:left w:val="single" w:sz="4" w:space="0" w:color="auto"/>
                  <w:bottom w:val="single" w:sz="4" w:space="0" w:color="auto"/>
                  <w:right w:val="single" w:sz="4" w:space="0" w:color="auto"/>
                </w:tcBorders>
              </w:tcPr>
            </w:tcPrChange>
          </w:tcPr>
          <w:p w:rsidR="00E74718" w:rsidRPr="0031099C" w:rsidRDefault="00E74718" w:rsidP="00E74718">
            <w:pPr>
              <w:rPr>
                <w:rFonts w:ascii="Times New Roman" w:eastAsia="Times New Roman" w:hAnsi="Times New Roman"/>
                <w:b/>
              </w:rPr>
            </w:pPr>
            <w:r w:rsidRPr="0031099C">
              <w:rPr>
                <w:b/>
              </w:rPr>
              <w:t>Without TTE</w:t>
            </w:r>
          </w:p>
        </w:tc>
        <w:tc>
          <w:tcPr>
            <w:tcW w:w="992" w:type="dxa"/>
            <w:tcBorders>
              <w:top w:val="single" w:sz="4" w:space="0" w:color="auto"/>
              <w:left w:val="single" w:sz="4" w:space="0" w:color="auto"/>
              <w:bottom w:val="single" w:sz="4" w:space="0" w:color="auto"/>
              <w:right w:val="single" w:sz="4" w:space="0" w:color="auto"/>
            </w:tcBorders>
            <w:vAlign w:val="bottom"/>
            <w:tcPrChange w:id="308" w:author="Jon Minton" w:date="2013-09-06T09:45:00Z">
              <w:tcPr>
                <w:tcW w:w="992"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19.447</w:t>
            </w:r>
          </w:p>
        </w:tc>
        <w:tc>
          <w:tcPr>
            <w:tcW w:w="851" w:type="dxa"/>
            <w:tcBorders>
              <w:top w:val="single" w:sz="4" w:space="0" w:color="auto"/>
              <w:left w:val="single" w:sz="4" w:space="0" w:color="auto"/>
              <w:bottom w:val="single" w:sz="4" w:space="0" w:color="auto"/>
              <w:right w:val="single" w:sz="4" w:space="0" w:color="auto"/>
            </w:tcBorders>
            <w:vAlign w:val="bottom"/>
            <w:tcPrChange w:id="309" w:author="Jon Minton" w:date="2013-09-06T09:45:00Z">
              <w:tcPr>
                <w:tcW w:w="851"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10.6</w:t>
            </w:r>
          </w:p>
        </w:tc>
        <w:tc>
          <w:tcPr>
            <w:tcW w:w="850" w:type="dxa"/>
            <w:tcBorders>
              <w:top w:val="single" w:sz="4" w:space="0" w:color="auto"/>
              <w:left w:val="single" w:sz="4" w:space="0" w:color="auto"/>
              <w:bottom w:val="single" w:sz="4" w:space="0" w:color="auto"/>
              <w:right w:val="single" w:sz="4" w:space="0" w:color="auto"/>
            </w:tcBorders>
            <w:vAlign w:val="bottom"/>
            <w:tcPrChange w:id="310" w:author="Jon Minton" w:date="2013-09-06T09:45:00Z">
              <w:tcPr>
                <w:tcW w:w="850"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1.1</w:t>
            </w:r>
          </w:p>
        </w:tc>
        <w:tc>
          <w:tcPr>
            <w:tcW w:w="832" w:type="dxa"/>
            <w:tcBorders>
              <w:top w:val="single" w:sz="4" w:space="0" w:color="auto"/>
              <w:left w:val="single" w:sz="4" w:space="0" w:color="auto"/>
              <w:bottom w:val="single" w:sz="4" w:space="0" w:color="auto"/>
              <w:right w:val="single" w:sz="4" w:space="0" w:color="auto"/>
            </w:tcBorders>
            <w:vAlign w:val="bottom"/>
            <w:tcPrChange w:id="311" w:author="Jon Minton" w:date="2013-09-06T09:45:00Z">
              <w:tcPr>
                <w:tcW w:w="832"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88.3</w:t>
            </w:r>
          </w:p>
        </w:tc>
        <w:tc>
          <w:tcPr>
            <w:tcW w:w="1143" w:type="dxa"/>
            <w:tcBorders>
              <w:top w:val="single" w:sz="4" w:space="0" w:color="auto"/>
              <w:left w:val="single" w:sz="4" w:space="0" w:color="auto"/>
              <w:bottom w:val="single" w:sz="4" w:space="0" w:color="auto"/>
              <w:right w:val="single" w:sz="4" w:space="0" w:color="auto"/>
            </w:tcBorders>
            <w:vAlign w:val="bottom"/>
            <w:tcPrChange w:id="312" w:author="Jon Minton" w:date="2013-09-06T09:45:00Z">
              <w:tcPr>
                <w:tcW w:w="1143"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0.105</w:t>
            </w:r>
          </w:p>
        </w:tc>
        <w:tc>
          <w:tcPr>
            <w:tcW w:w="1285" w:type="dxa"/>
            <w:tcBorders>
              <w:top w:val="single" w:sz="4" w:space="0" w:color="auto"/>
              <w:left w:val="single" w:sz="4" w:space="0" w:color="auto"/>
              <w:bottom w:val="single" w:sz="4" w:space="0" w:color="auto"/>
              <w:right w:val="single" w:sz="4" w:space="0" w:color="auto"/>
            </w:tcBorders>
            <w:vAlign w:val="bottom"/>
            <w:tcPrChange w:id="313" w:author="Jon Minton" w:date="2013-09-06T09:45:00Z">
              <w:tcPr>
                <w:tcW w:w="1285"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0.225</w:t>
            </w:r>
          </w:p>
        </w:tc>
        <w:tc>
          <w:tcPr>
            <w:tcW w:w="851" w:type="dxa"/>
            <w:tcBorders>
              <w:top w:val="single" w:sz="4" w:space="0" w:color="auto"/>
              <w:left w:val="single" w:sz="4" w:space="0" w:color="auto"/>
              <w:bottom w:val="single" w:sz="4" w:space="0" w:color="auto"/>
              <w:right w:val="single" w:sz="4" w:space="0" w:color="auto"/>
            </w:tcBorders>
            <w:vAlign w:val="bottom"/>
            <w:tcPrChange w:id="314" w:author="Jon Minton" w:date="2013-09-06T09:45:00Z">
              <w:tcPr>
                <w:tcW w:w="851"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0.009</w:t>
            </w:r>
          </w:p>
        </w:tc>
        <w:tc>
          <w:tcPr>
            <w:tcW w:w="1108" w:type="dxa"/>
            <w:tcBorders>
              <w:top w:val="single" w:sz="4" w:space="0" w:color="auto"/>
              <w:left w:val="single" w:sz="4" w:space="0" w:color="auto"/>
              <w:bottom w:val="single" w:sz="4" w:space="0" w:color="auto"/>
              <w:right w:val="single" w:sz="4" w:space="0" w:color="auto"/>
            </w:tcBorders>
            <w:vAlign w:val="bottom"/>
            <w:tcPrChange w:id="315" w:author="Jon Minton" w:date="2013-09-06T09:45:00Z">
              <w:tcPr>
                <w:tcW w:w="1108"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0.065</w:t>
            </w:r>
          </w:p>
        </w:tc>
      </w:tr>
      <w:tr w:rsidR="00E74718" w:rsidRPr="0031099C" w:rsidTr="00E74718">
        <w:trPr>
          <w:divId w:val="1548566716"/>
          <w:trHeight w:val="167"/>
          <w:trPrChange w:id="316" w:author="Jon Minton" w:date="2013-09-06T09:45:00Z">
            <w:trPr>
              <w:divId w:val="1548566716"/>
              <w:trHeight w:val="167"/>
            </w:trPr>
          </w:trPrChange>
        </w:trPr>
        <w:tc>
          <w:tcPr>
            <w:tcW w:w="1254" w:type="dxa"/>
            <w:vMerge/>
            <w:tcBorders>
              <w:left w:val="single" w:sz="4" w:space="0" w:color="auto"/>
              <w:bottom w:val="single" w:sz="4" w:space="0" w:color="auto"/>
              <w:right w:val="single" w:sz="4" w:space="0" w:color="auto"/>
            </w:tcBorders>
            <w:tcPrChange w:id="317" w:author="Jon Minton" w:date="2013-09-06T09:45:00Z">
              <w:tcPr>
                <w:tcW w:w="1254" w:type="dxa"/>
                <w:vMerge/>
                <w:tcBorders>
                  <w:left w:val="single" w:sz="4" w:space="0" w:color="auto"/>
                  <w:bottom w:val="single" w:sz="4" w:space="0" w:color="auto"/>
                  <w:right w:val="single" w:sz="4" w:space="0" w:color="auto"/>
                </w:tcBorders>
              </w:tcPr>
            </w:tcPrChange>
          </w:tcPr>
          <w:p w:rsidR="00E74718" w:rsidRDefault="00E74718" w:rsidP="00E74718">
            <w:pPr>
              <w:rPr>
                <w:b/>
              </w:rPr>
            </w:pPr>
          </w:p>
        </w:tc>
        <w:tc>
          <w:tcPr>
            <w:tcW w:w="2812" w:type="dxa"/>
            <w:vMerge/>
            <w:tcBorders>
              <w:left w:val="single" w:sz="4" w:space="0" w:color="auto"/>
              <w:bottom w:val="single" w:sz="4" w:space="0" w:color="auto"/>
              <w:right w:val="single" w:sz="4" w:space="0" w:color="auto"/>
            </w:tcBorders>
            <w:tcPrChange w:id="318" w:author="Jon Minton" w:date="2013-09-06T09:45:00Z">
              <w:tcPr>
                <w:tcW w:w="2812" w:type="dxa"/>
                <w:vMerge/>
                <w:tcBorders>
                  <w:left w:val="single" w:sz="4" w:space="0" w:color="auto"/>
                  <w:bottom w:val="single" w:sz="4" w:space="0" w:color="auto"/>
                  <w:right w:val="single" w:sz="4" w:space="0" w:color="auto"/>
                </w:tcBorders>
              </w:tcPr>
            </w:tcPrChange>
          </w:tcPr>
          <w:p w:rsidR="00E74718" w:rsidRDefault="00E74718" w:rsidP="00E74718">
            <w:pPr>
              <w:rPr>
                <w:b/>
              </w:rPr>
            </w:pPr>
          </w:p>
        </w:tc>
        <w:tc>
          <w:tcPr>
            <w:tcW w:w="1418" w:type="dxa"/>
            <w:tcBorders>
              <w:top w:val="single" w:sz="4" w:space="0" w:color="auto"/>
              <w:left w:val="single" w:sz="4" w:space="0" w:color="auto"/>
              <w:bottom w:val="single" w:sz="4" w:space="0" w:color="auto"/>
              <w:right w:val="single" w:sz="4" w:space="0" w:color="auto"/>
            </w:tcBorders>
            <w:tcPrChange w:id="319" w:author="Jon Minton" w:date="2013-09-06T09:45:00Z">
              <w:tcPr>
                <w:tcW w:w="1418" w:type="dxa"/>
                <w:tcBorders>
                  <w:top w:val="single" w:sz="4" w:space="0" w:color="auto"/>
                  <w:left w:val="single" w:sz="4" w:space="0" w:color="auto"/>
                  <w:bottom w:val="single" w:sz="4" w:space="0" w:color="auto"/>
                  <w:right w:val="single" w:sz="4" w:space="0" w:color="auto"/>
                </w:tcBorders>
              </w:tcPr>
            </w:tcPrChange>
          </w:tcPr>
          <w:p w:rsidR="00E74718" w:rsidRPr="0031099C" w:rsidRDefault="00E74718" w:rsidP="00E74718">
            <w:pPr>
              <w:rPr>
                <w:rFonts w:ascii="Times New Roman" w:eastAsia="Times New Roman" w:hAnsi="Times New Roman"/>
                <w:b/>
              </w:rPr>
            </w:pPr>
            <w:r w:rsidRPr="0031099C">
              <w:rPr>
                <w:b/>
              </w:rPr>
              <w:t>With TTE</w:t>
            </w:r>
          </w:p>
        </w:tc>
        <w:tc>
          <w:tcPr>
            <w:tcW w:w="992" w:type="dxa"/>
            <w:tcBorders>
              <w:top w:val="single" w:sz="4" w:space="0" w:color="auto"/>
              <w:left w:val="single" w:sz="4" w:space="0" w:color="auto"/>
              <w:bottom w:val="single" w:sz="4" w:space="0" w:color="auto"/>
              <w:right w:val="single" w:sz="4" w:space="0" w:color="auto"/>
            </w:tcBorders>
            <w:vAlign w:val="bottom"/>
            <w:tcPrChange w:id="320" w:author="Jon Minton" w:date="2013-09-06T09:45:00Z">
              <w:tcPr>
                <w:tcW w:w="992"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19.531</w:t>
            </w:r>
          </w:p>
        </w:tc>
        <w:tc>
          <w:tcPr>
            <w:tcW w:w="851" w:type="dxa"/>
            <w:tcBorders>
              <w:top w:val="single" w:sz="4" w:space="0" w:color="auto"/>
              <w:left w:val="single" w:sz="4" w:space="0" w:color="auto"/>
              <w:bottom w:val="single" w:sz="4" w:space="0" w:color="auto"/>
              <w:right w:val="single" w:sz="4" w:space="0" w:color="auto"/>
            </w:tcBorders>
            <w:vAlign w:val="bottom"/>
            <w:tcPrChange w:id="321" w:author="Jon Minton" w:date="2013-09-06T09:45:00Z">
              <w:tcPr>
                <w:tcW w:w="851"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9.6</w:t>
            </w:r>
          </w:p>
        </w:tc>
        <w:tc>
          <w:tcPr>
            <w:tcW w:w="850" w:type="dxa"/>
            <w:tcBorders>
              <w:top w:val="single" w:sz="4" w:space="0" w:color="auto"/>
              <w:left w:val="single" w:sz="4" w:space="0" w:color="auto"/>
              <w:bottom w:val="single" w:sz="4" w:space="0" w:color="auto"/>
              <w:right w:val="single" w:sz="4" w:space="0" w:color="auto"/>
            </w:tcBorders>
            <w:vAlign w:val="bottom"/>
            <w:tcPrChange w:id="322" w:author="Jon Minton" w:date="2013-09-06T09:45:00Z">
              <w:tcPr>
                <w:tcW w:w="850"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1.6</w:t>
            </w:r>
          </w:p>
        </w:tc>
        <w:tc>
          <w:tcPr>
            <w:tcW w:w="832" w:type="dxa"/>
            <w:tcBorders>
              <w:top w:val="single" w:sz="4" w:space="0" w:color="auto"/>
              <w:left w:val="single" w:sz="4" w:space="0" w:color="auto"/>
              <w:bottom w:val="single" w:sz="4" w:space="0" w:color="auto"/>
              <w:right w:val="single" w:sz="4" w:space="0" w:color="auto"/>
            </w:tcBorders>
            <w:vAlign w:val="bottom"/>
            <w:tcPrChange w:id="323" w:author="Jon Minton" w:date="2013-09-06T09:45:00Z">
              <w:tcPr>
                <w:tcW w:w="832"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88.8</w:t>
            </w:r>
          </w:p>
        </w:tc>
        <w:tc>
          <w:tcPr>
            <w:tcW w:w="1143" w:type="dxa"/>
            <w:tcBorders>
              <w:top w:val="single" w:sz="4" w:space="0" w:color="auto"/>
              <w:left w:val="single" w:sz="4" w:space="0" w:color="auto"/>
              <w:bottom w:val="single" w:sz="4" w:space="0" w:color="auto"/>
              <w:right w:val="single" w:sz="4" w:space="0" w:color="auto"/>
            </w:tcBorders>
            <w:vAlign w:val="bottom"/>
            <w:tcPrChange w:id="324" w:author="Jon Minton" w:date="2013-09-06T09:45:00Z">
              <w:tcPr>
                <w:tcW w:w="1143"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0.096</w:t>
            </w:r>
          </w:p>
        </w:tc>
        <w:tc>
          <w:tcPr>
            <w:tcW w:w="1285" w:type="dxa"/>
            <w:tcBorders>
              <w:top w:val="single" w:sz="4" w:space="0" w:color="auto"/>
              <w:left w:val="single" w:sz="4" w:space="0" w:color="auto"/>
              <w:bottom w:val="single" w:sz="4" w:space="0" w:color="auto"/>
              <w:right w:val="single" w:sz="4" w:space="0" w:color="auto"/>
            </w:tcBorders>
            <w:vAlign w:val="bottom"/>
            <w:tcPrChange w:id="325" w:author="Jon Minton" w:date="2013-09-06T09:45:00Z">
              <w:tcPr>
                <w:tcW w:w="1285"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0.205</w:t>
            </w:r>
          </w:p>
        </w:tc>
        <w:tc>
          <w:tcPr>
            <w:tcW w:w="851" w:type="dxa"/>
            <w:tcBorders>
              <w:top w:val="single" w:sz="4" w:space="0" w:color="auto"/>
              <w:left w:val="single" w:sz="4" w:space="0" w:color="auto"/>
              <w:bottom w:val="single" w:sz="4" w:space="0" w:color="auto"/>
              <w:right w:val="single" w:sz="4" w:space="0" w:color="auto"/>
            </w:tcBorders>
            <w:vAlign w:val="bottom"/>
            <w:tcPrChange w:id="326" w:author="Jon Minton" w:date="2013-09-06T09:45:00Z">
              <w:tcPr>
                <w:tcW w:w="851"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0.012</w:t>
            </w:r>
          </w:p>
        </w:tc>
        <w:tc>
          <w:tcPr>
            <w:tcW w:w="1108" w:type="dxa"/>
            <w:tcBorders>
              <w:top w:val="single" w:sz="4" w:space="0" w:color="auto"/>
              <w:left w:val="single" w:sz="4" w:space="0" w:color="auto"/>
              <w:bottom w:val="single" w:sz="4" w:space="0" w:color="auto"/>
              <w:right w:val="single" w:sz="4" w:space="0" w:color="auto"/>
            </w:tcBorders>
            <w:vAlign w:val="bottom"/>
            <w:tcPrChange w:id="327" w:author="Jon Minton" w:date="2013-09-06T09:45:00Z">
              <w:tcPr>
                <w:tcW w:w="1108"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0.095</w:t>
            </w:r>
          </w:p>
        </w:tc>
      </w:tr>
      <w:tr w:rsidR="00E74718" w:rsidRPr="0031099C" w:rsidTr="00E74718">
        <w:trPr>
          <w:divId w:val="1548566716"/>
          <w:trHeight w:val="351"/>
          <w:trPrChange w:id="328" w:author="Jon Minton" w:date="2013-09-06T09:45:00Z">
            <w:trPr>
              <w:divId w:val="1548566716"/>
              <w:trHeight w:val="351"/>
            </w:trPr>
          </w:trPrChange>
        </w:trPr>
        <w:tc>
          <w:tcPr>
            <w:tcW w:w="1254" w:type="dxa"/>
            <w:vMerge w:val="restart"/>
            <w:tcBorders>
              <w:left w:val="single" w:sz="4" w:space="0" w:color="auto"/>
              <w:right w:val="single" w:sz="4" w:space="0" w:color="auto"/>
            </w:tcBorders>
            <w:vAlign w:val="center"/>
            <w:tcPrChange w:id="329" w:author="Jon Minton" w:date="2013-09-06T09:45:00Z">
              <w:tcPr>
                <w:tcW w:w="1254" w:type="dxa"/>
                <w:vMerge w:val="restart"/>
                <w:tcBorders>
                  <w:left w:val="single" w:sz="4" w:space="0" w:color="auto"/>
                  <w:right w:val="single" w:sz="4" w:space="0" w:color="auto"/>
                </w:tcBorders>
                <w:vAlign w:val="center"/>
              </w:tcPr>
            </w:tcPrChange>
          </w:tcPr>
          <w:p w:rsidR="00E74718" w:rsidRDefault="00E74718" w:rsidP="00E74718">
            <w:pPr>
              <w:jc w:val="center"/>
              <w:rPr>
                <w:b/>
              </w:rPr>
            </w:pPr>
            <w:proofErr w:type="spellStart"/>
            <w:r>
              <w:rPr>
                <w:b/>
              </w:rPr>
              <w:t>Rivaroxaban</w:t>
            </w:r>
            <w:proofErr w:type="spellEnd"/>
          </w:p>
        </w:tc>
        <w:tc>
          <w:tcPr>
            <w:tcW w:w="2812" w:type="dxa"/>
            <w:vMerge w:val="restart"/>
            <w:tcBorders>
              <w:left w:val="single" w:sz="4" w:space="0" w:color="auto"/>
              <w:right w:val="single" w:sz="4" w:space="0" w:color="auto"/>
            </w:tcBorders>
            <w:vAlign w:val="center"/>
            <w:tcPrChange w:id="330" w:author="Jon Minton" w:date="2013-09-06T09:45:00Z">
              <w:tcPr>
                <w:tcW w:w="2812" w:type="dxa"/>
                <w:vMerge w:val="restart"/>
                <w:tcBorders>
                  <w:left w:val="single" w:sz="4" w:space="0" w:color="auto"/>
                  <w:right w:val="single" w:sz="4" w:space="0" w:color="auto"/>
                </w:tcBorders>
                <w:vAlign w:val="center"/>
              </w:tcPr>
            </w:tcPrChange>
          </w:tcPr>
          <w:p w:rsidR="00E74718" w:rsidRDefault="00E74718" w:rsidP="00E74718">
            <w:pPr>
              <w:jc w:val="center"/>
              <w:rPr>
                <w:b/>
              </w:rPr>
            </w:pPr>
            <w:r>
              <w:rPr>
                <w:b/>
              </w:rPr>
              <w:t>Male, 50 years old</w:t>
            </w:r>
          </w:p>
        </w:tc>
        <w:tc>
          <w:tcPr>
            <w:tcW w:w="1418" w:type="dxa"/>
            <w:tcBorders>
              <w:top w:val="single" w:sz="4" w:space="0" w:color="auto"/>
              <w:left w:val="single" w:sz="4" w:space="0" w:color="auto"/>
              <w:bottom w:val="single" w:sz="4" w:space="0" w:color="auto"/>
              <w:right w:val="single" w:sz="4" w:space="0" w:color="auto"/>
            </w:tcBorders>
            <w:tcPrChange w:id="331" w:author="Jon Minton" w:date="2013-09-06T09:45:00Z">
              <w:tcPr>
                <w:tcW w:w="1418" w:type="dxa"/>
                <w:tcBorders>
                  <w:top w:val="single" w:sz="4" w:space="0" w:color="auto"/>
                  <w:left w:val="single" w:sz="4" w:space="0" w:color="auto"/>
                  <w:bottom w:val="single" w:sz="4" w:space="0" w:color="auto"/>
                  <w:right w:val="single" w:sz="4" w:space="0" w:color="auto"/>
                </w:tcBorders>
              </w:tcPr>
            </w:tcPrChange>
          </w:tcPr>
          <w:p w:rsidR="00E74718" w:rsidRPr="0031099C" w:rsidRDefault="00E74718" w:rsidP="00E74718">
            <w:pPr>
              <w:rPr>
                <w:rFonts w:ascii="Times New Roman" w:eastAsia="Times New Roman" w:hAnsi="Times New Roman"/>
                <w:b/>
              </w:rPr>
            </w:pPr>
            <w:r w:rsidRPr="0031099C">
              <w:rPr>
                <w:b/>
              </w:rPr>
              <w:t>Without TTE</w:t>
            </w:r>
          </w:p>
        </w:tc>
        <w:tc>
          <w:tcPr>
            <w:tcW w:w="992" w:type="dxa"/>
            <w:tcBorders>
              <w:top w:val="single" w:sz="4" w:space="0" w:color="auto"/>
              <w:left w:val="single" w:sz="4" w:space="0" w:color="auto"/>
              <w:bottom w:val="single" w:sz="4" w:space="0" w:color="auto"/>
              <w:right w:val="single" w:sz="4" w:space="0" w:color="auto"/>
            </w:tcBorders>
            <w:vAlign w:val="bottom"/>
            <w:tcPrChange w:id="332" w:author="Jon Minton" w:date="2013-09-06T09:45:00Z">
              <w:tcPr>
                <w:tcW w:w="992"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28.861</w:t>
            </w:r>
          </w:p>
        </w:tc>
        <w:tc>
          <w:tcPr>
            <w:tcW w:w="851" w:type="dxa"/>
            <w:tcBorders>
              <w:top w:val="single" w:sz="4" w:space="0" w:color="auto"/>
              <w:left w:val="single" w:sz="4" w:space="0" w:color="auto"/>
              <w:bottom w:val="single" w:sz="4" w:space="0" w:color="auto"/>
              <w:right w:val="single" w:sz="4" w:space="0" w:color="auto"/>
            </w:tcBorders>
            <w:vAlign w:val="bottom"/>
            <w:tcPrChange w:id="333" w:author="Jon Minton" w:date="2013-09-06T09:45:00Z">
              <w:tcPr>
                <w:tcW w:w="851"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11.5</w:t>
            </w:r>
          </w:p>
        </w:tc>
        <w:tc>
          <w:tcPr>
            <w:tcW w:w="850" w:type="dxa"/>
            <w:tcBorders>
              <w:top w:val="single" w:sz="4" w:space="0" w:color="auto"/>
              <w:left w:val="single" w:sz="4" w:space="0" w:color="auto"/>
              <w:bottom w:val="single" w:sz="4" w:space="0" w:color="auto"/>
              <w:right w:val="single" w:sz="4" w:space="0" w:color="auto"/>
            </w:tcBorders>
            <w:vAlign w:val="bottom"/>
            <w:tcPrChange w:id="334" w:author="Jon Minton" w:date="2013-09-06T09:45:00Z">
              <w:tcPr>
                <w:tcW w:w="850"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1.3</w:t>
            </w:r>
          </w:p>
        </w:tc>
        <w:tc>
          <w:tcPr>
            <w:tcW w:w="832" w:type="dxa"/>
            <w:tcBorders>
              <w:top w:val="single" w:sz="4" w:space="0" w:color="auto"/>
              <w:left w:val="single" w:sz="4" w:space="0" w:color="auto"/>
              <w:bottom w:val="single" w:sz="4" w:space="0" w:color="auto"/>
              <w:right w:val="single" w:sz="4" w:space="0" w:color="auto"/>
            </w:tcBorders>
            <w:vAlign w:val="bottom"/>
            <w:tcPrChange w:id="335" w:author="Jon Minton" w:date="2013-09-06T09:45:00Z">
              <w:tcPr>
                <w:tcW w:w="832"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87.2</w:t>
            </w:r>
          </w:p>
        </w:tc>
        <w:tc>
          <w:tcPr>
            <w:tcW w:w="1143" w:type="dxa"/>
            <w:tcBorders>
              <w:top w:val="single" w:sz="4" w:space="0" w:color="auto"/>
              <w:left w:val="single" w:sz="4" w:space="0" w:color="auto"/>
              <w:bottom w:val="single" w:sz="4" w:space="0" w:color="auto"/>
              <w:right w:val="single" w:sz="4" w:space="0" w:color="auto"/>
            </w:tcBorders>
            <w:vAlign w:val="bottom"/>
            <w:tcPrChange w:id="336" w:author="Jon Minton" w:date="2013-09-06T09:45:00Z">
              <w:tcPr>
                <w:tcW w:w="1143"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0.117</w:t>
            </w:r>
          </w:p>
        </w:tc>
        <w:tc>
          <w:tcPr>
            <w:tcW w:w="1285" w:type="dxa"/>
            <w:tcBorders>
              <w:top w:val="single" w:sz="4" w:space="0" w:color="auto"/>
              <w:left w:val="single" w:sz="4" w:space="0" w:color="auto"/>
              <w:bottom w:val="single" w:sz="4" w:space="0" w:color="auto"/>
              <w:right w:val="single" w:sz="4" w:space="0" w:color="auto"/>
            </w:tcBorders>
            <w:vAlign w:val="bottom"/>
            <w:tcPrChange w:id="337" w:author="Jon Minton" w:date="2013-09-06T09:45:00Z">
              <w:tcPr>
                <w:tcW w:w="1285"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0.239</w:t>
            </w:r>
          </w:p>
        </w:tc>
        <w:tc>
          <w:tcPr>
            <w:tcW w:w="851" w:type="dxa"/>
            <w:tcBorders>
              <w:top w:val="single" w:sz="4" w:space="0" w:color="auto"/>
              <w:left w:val="single" w:sz="4" w:space="0" w:color="auto"/>
              <w:bottom w:val="single" w:sz="4" w:space="0" w:color="auto"/>
              <w:right w:val="single" w:sz="4" w:space="0" w:color="auto"/>
            </w:tcBorders>
            <w:vAlign w:val="bottom"/>
            <w:tcPrChange w:id="338" w:author="Jon Minton" w:date="2013-09-06T09:45:00Z">
              <w:tcPr>
                <w:tcW w:w="851"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0.010</w:t>
            </w:r>
          </w:p>
        </w:tc>
        <w:tc>
          <w:tcPr>
            <w:tcW w:w="1108" w:type="dxa"/>
            <w:tcBorders>
              <w:top w:val="single" w:sz="4" w:space="0" w:color="auto"/>
              <w:left w:val="single" w:sz="4" w:space="0" w:color="auto"/>
              <w:bottom w:val="single" w:sz="4" w:space="0" w:color="auto"/>
              <w:right w:val="single" w:sz="4" w:space="0" w:color="auto"/>
            </w:tcBorders>
            <w:vAlign w:val="bottom"/>
            <w:tcPrChange w:id="339" w:author="Jon Minton" w:date="2013-09-06T09:45:00Z">
              <w:tcPr>
                <w:tcW w:w="1108"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0.075</w:t>
            </w:r>
          </w:p>
        </w:tc>
      </w:tr>
      <w:tr w:rsidR="00E74718" w:rsidRPr="0031099C" w:rsidTr="00E74718">
        <w:trPr>
          <w:divId w:val="1548566716"/>
          <w:trHeight w:val="364"/>
          <w:trPrChange w:id="340" w:author="Jon Minton" w:date="2013-09-06T09:45:00Z">
            <w:trPr>
              <w:divId w:val="1548566716"/>
              <w:trHeight w:val="364"/>
            </w:trPr>
          </w:trPrChange>
        </w:trPr>
        <w:tc>
          <w:tcPr>
            <w:tcW w:w="1254" w:type="dxa"/>
            <w:vMerge/>
            <w:tcBorders>
              <w:left w:val="single" w:sz="4" w:space="0" w:color="auto"/>
              <w:right w:val="single" w:sz="4" w:space="0" w:color="auto"/>
            </w:tcBorders>
            <w:tcPrChange w:id="341" w:author="Jon Minton" w:date="2013-09-06T09:45:00Z">
              <w:tcPr>
                <w:tcW w:w="1254" w:type="dxa"/>
                <w:vMerge/>
                <w:tcBorders>
                  <w:left w:val="single" w:sz="4" w:space="0" w:color="auto"/>
                  <w:right w:val="single" w:sz="4" w:space="0" w:color="auto"/>
                </w:tcBorders>
              </w:tcPr>
            </w:tcPrChange>
          </w:tcPr>
          <w:p w:rsidR="00E74718" w:rsidRDefault="00E74718" w:rsidP="00E74718">
            <w:pPr>
              <w:rPr>
                <w:b/>
              </w:rPr>
            </w:pPr>
          </w:p>
        </w:tc>
        <w:tc>
          <w:tcPr>
            <w:tcW w:w="2812" w:type="dxa"/>
            <w:vMerge/>
            <w:tcBorders>
              <w:left w:val="single" w:sz="4" w:space="0" w:color="auto"/>
              <w:bottom w:val="single" w:sz="4" w:space="0" w:color="auto"/>
              <w:right w:val="single" w:sz="4" w:space="0" w:color="auto"/>
            </w:tcBorders>
            <w:tcPrChange w:id="342" w:author="Jon Minton" w:date="2013-09-06T09:45:00Z">
              <w:tcPr>
                <w:tcW w:w="2812" w:type="dxa"/>
                <w:vMerge/>
                <w:tcBorders>
                  <w:left w:val="single" w:sz="4" w:space="0" w:color="auto"/>
                  <w:bottom w:val="single" w:sz="4" w:space="0" w:color="auto"/>
                  <w:right w:val="single" w:sz="4" w:space="0" w:color="auto"/>
                </w:tcBorders>
              </w:tcPr>
            </w:tcPrChange>
          </w:tcPr>
          <w:p w:rsidR="00E74718" w:rsidRDefault="00E74718" w:rsidP="00E74718">
            <w:pPr>
              <w:rPr>
                <w:b/>
              </w:rPr>
            </w:pPr>
          </w:p>
        </w:tc>
        <w:tc>
          <w:tcPr>
            <w:tcW w:w="1418" w:type="dxa"/>
            <w:tcBorders>
              <w:top w:val="single" w:sz="4" w:space="0" w:color="auto"/>
              <w:left w:val="single" w:sz="4" w:space="0" w:color="auto"/>
              <w:bottom w:val="single" w:sz="4" w:space="0" w:color="auto"/>
              <w:right w:val="single" w:sz="4" w:space="0" w:color="auto"/>
            </w:tcBorders>
            <w:tcPrChange w:id="343" w:author="Jon Minton" w:date="2013-09-06T09:45:00Z">
              <w:tcPr>
                <w:tcW w:w="1418" w:type="dxa"/>
                <w:tcBorders>
                  <w:top w:val="single" w:sz="4" w:space="0" w:color="auto"/>
                  <w:left w:val="single" w:sz="4" w:space="0" w:color="auto"/>
                  <w:bottom w:val="single" w:sz="4" w:space="0" w:color="auto"/>
                  <w:right w:val="single" w:sz="4" w:space="0" w:color="auto"/>
                </w:tcBorders>
              </w:tcPr>
            </w:tcPrChange>
          </w:tcPr>
          <w:p w:rsidR="00E74718" w:rsidRPr="0031099C" w:rsidRDefault="00E74718" w:rsidP="00E74718">
            <w:pPr>
              <w:rPr>
                <w:rFonts w:ascii="Times New Roman" w:eastAsia="Times New Roman" w:hAnsi="Times New Roman"/>
                <w:b/>
              </w:rPr>
            </w:pPr>
            <w:r w:rsidRPr="0031099C">
              <w:rPr>
                <w:b/>
              </w:rPr>
              <w:t>With TTE</w:t>
            </w:r>
          </w:p>
        </w:tc>
        <w:tc>
          <w:tcPr>
            <w:tcW w:w="992" w:type="dxa"/>
            <w:tcBorders>
              <w:top w:val="single" w:sz="4" w:space="0" w:color="auto"/>
              <w:left w:val="single" w:sz="4" w:space="0" w:color="auto"/>
              <w:bottom w:val="single" w:sz="4" w:space="0" w:color="auto"/>
              <w:right w:val="single" w:sz="4" w:space="0" w:color="auto"/>
            </w:tcBorders>
            <w:vAlign w:val="bottom"/>
            <w:tcPrChange w:id="344" w:author="Jon Minton" w:date="2013-09-06T09:45:00Z">
              <w:tcPr>
                <w:tcW w:w="992"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28.963</w:t>
            </w:r>
          </w:p>
        </w:tc>
        <w:tc>
          <w:tcPr>
            <w:tcW w:w="851" w:type="dxa"/>
            <w:tcBorders>
              <w:top w:val="single" w:sz="4" w:space="0" w:color="auto"/>
              <w:left w:val="single" w:sz="4" w:space="0" w:color="auto"/>
              <w:bottom w:val="single" w:sz="4" w:space="0" w:color="auto"/>
              <w:right w:val="single" w:sz="4" w:space="0" w:color="auto"/>
            </w:tcBorders>
            <w:vAlign w:val="bottom"/>
            <w:tcPrChange w:id="345" w:author="Jon Minton" w:date="2013-09-06T09:45:00Z">
              <w:tcPr>
                <w:tcW w:w="851"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10.5</w:t>
            </w:r>
          </w:p>
        </w:tc>
        <w:tc>
          <w:tcPr>
            <w:tcW w:w="850" w:type="dxa"/>
            <w:tcBorders>
              <w:top w:val="single" w:sz="4" w:space="0" w:color="auto"/>
              <w:left w:val="single" w:sz="4" w:space="0" w:color="auto"/>
              <w:bottom w:val="single" w:sz="4" w:space="0" w:color="auto"/>
              <w:right w:val="single" w:sz="4" w:space="0" w:color="auto"/>
            </w:tcBorders>
            <w:vAlign w:val="bottom"/>
            <w:tcPrChange w:id="346" w:author="Jon Minton" w:date="2013-09-06T09:45:00Z">
              <w:tcPr>
                <w:tcW w:w="850"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1.8</w:t>
            </w:r>
          </w:p>
        </w:tc>
        <w:tc>
          <w:tcPr>
            <w:tcW w:w="832" w:type="dxa"/>
            <w:tcBorders>
              <w:top w:val="single" w:sz="4" w:space="0" w:color="auto"/>
              <w:left w:val="single" w:sz="4" w:space="0" w:color="auto"/>
              <w:bottom w:val="single" w:sz="4" w:space="0" w:color="auto"/>
              <w:right w:val="single" w:sz="4" w:space="0" w:color="auto"/>
            </w:tcBorders>
            <w:vAlign w:val="bottom"/>
            <w:tcPrChange w:id="347" w:author="Jon Minton" w:date="2013-09-06T09:45:00Z">
              <w:tcPr>
                <w:tcW w:w="832"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87.6</w:t>
            </w:r>
          </w:p>
        </w:tc>
        <w:tc>
          <w:tcPr>
            <w:tcW w:w="1143" w:type="dxa"/>
            <w:tcBorders>
              <w:top w:val="single" w:sz="4" w:space="0" w:color="auto"/>
              <w:left w:val="single" w:sz="4" w:space="0" w:color="auto"/>
              <w:bottom w:val="single" w:sz="4" w:space="0" w:color="auto"/>
              <w:right w:val="single" w:sz="4" w:space="0" w:color="auto"/>
            </w:tcBorders>
            <w:vAlign w:val="bottom"/>
            <w:tcPrChange w:id="348" w:author="Jon Minton" w:date="2013-09-06T09:45:00Z">
              <w:tcPr>
                <w:tcW w:w="1143"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0.108</w:t>
            </w:r>
          </w:p>
        </w:tc>
        <w:tc>
          <w:tcPr>
            <w:tcW w:w="1285" w:type="dxa"/>
            <w:tcBorders>
              <w:top w:val="single" w:sz="4" w:space="0" w:color="auto"/>
              <w:left w:val="single" w:sz="4" w:space="0" w:color="auto"/>
              <w:bottom w:val="single" w:sz="4" w:space="0" w:color="auto"/>
              <w:right w:val="single" w:sz="4" w:space="0" w:color="auto"/>
            </w:tcBorders>
            <w:vAlign w:val="bottom"/>
            <w:tcPrChange w:id="349" w:author="Jon Minton" w:date="2013-09-06T09:45:00Z">
              <w:tcPr>
                <w:tcW w:w="1285"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0.219</w:t>
            </w:r>
          </w:p>
        </w:tc>
        <w:tc>
          <w:tcPr>
            <w:tcW w:w="851" w:type="dxa"/>
            <w:tcBorders>
              <w:top w:val="single" w:sz="4" w:space="0" w:color="auto"/>
              <w:left w:val="single" w:sz="4" w:space="0" w:color="auto"/>
              <w:bottom w:val="single" w:sz="4" w:space="0" w:color="auto"/>
              <w:right w:val="single" w:sz="4" w:space="0" w:color="auto"/>
            </w:tcBorders>
            <w:vAlign w:val="bottom"/>
            <w:tcPrChange w:id="350" w:author="Jon Minton" w:date="2013-09-06T09:45:00Z">
              <w:tcPr>
                <w:tcW w:w="851"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0.014</w:t>
            </w:r>
          </w:p>
        </w:tc>
        <w:tc>
          <w:tcPr>
            <w:tcW w:w="1108" w:type="dxa"/>
            <w:tcBorders>
              <w:top w:val="single" w:sz="4" w:space="0" w:color="auto"/>
              <w:left w:val="single" w:sz="4" w:space="0" w:color="auto"/>
              <w:bottom w:val="single" w:sz="4" w:space="0" w:color="auto"/>
              <w:right w:val="single" w:sz="4" w:space="0" w:color="auto"/>
            </w:tcBorders>
            <w:vAlign w:val="bottom"/>
            <w:tcPrChange w:id="351" w:author="Jon Minton" w:date="2013-09-06T09:45:00Z">
              <w:tcPr>
                <w:tcW w:w="1108"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0.113</w:t>
            </w:r>
          </w:p>
        </w:tc>
      </w:tr>
      <w:tr w:rsidR="00E74718" w:rsidRPr="0031099C" w:rsidTr="00E74718">
        <w:trPr>
          <w:divId w:val="1548566716"/>
          <w:trHeight w:val="351"/>
          <w:trPrChange w:id="352" w:author="Jon Minton" w:date="2013-09-06T09:45:00Z">
            <w:trPr>
              <w:divId w:val="1548566716"/>
              <w:trHeight w:val="351"/>
            </w:trPr>
          </w:trPrChange>
        </w:trPr>
        <w:tc>
          <w:tcPr>
            <w:tcW w:w="1254" w:type="dxa"/>
            <w:vMerge/>
            <w:tcBorders>
              <w:left w:val="single" w:sz="4" w:space="0" w:color="auto"/>
              <w:right w:val="single" w:sz="4" w:space="0" w:color="auto"/>
            </w:tcBorders>
            <w:tcPrChange w:id="353" w:author="Jon Minton" w:date="2013-09-06T09:45:00Z">
              <w:tcPr>
                <w:tcW w:w="1254" w:type="dxa"/>
                <w:vMerge/>
                <w:tcBorders>
                  <w:left w:val="single" w:sz="4" w:space="0" w:color="auto"/>
                  <w:right w:val="single" w:sz="4" w:space="0" w:color="auto"/>
                </w:tcBorders>
              </w:tcPr>
            </w:tcPrChange>
          </w:tcPr>
          <w:p w:rsidR="00E74718" w:rsidRDefault="00E74718" w:rsidP="00E74718">
            <w:pPr>
              <w:rPr>
                <w:b/>
              </w:rPr>
            </w:pPr>
          </w:p>
        </w:tc>
        <w:tc>
          <w:tcPr>
            <w:tcW w:w="2812" w:type="dxa"/>
            <w:vMerge w:val="restart"/>
            <w:tcBorders>
              <w:left w:val="single" w:sz="4" w:space="0" w:color="auto"/>
              <w:right w:val="single" w:sz="4" w:space="0" w:color="auto"/>
            </w:tcBorders>
            <w:vAlign w:val="center"/>
            <w:tcPrChange w:id="354" w:author="Jon Minton" w:date="2013-09-06T09:45:00Z">
              <w:tcPr>
                <w:tcW w:w="2812" w:type="dxa"/>
                <w:vMerge w:val="restart"/>
                <w:tcBorders>
                  <w:left w:val="single" w:sz="4" w:space="0" w:color="auto"/>
                  <w:right w:val="single" w:sz="4" w:space="0" w:color="auto"/>
                </w:tcBorders>
                <w:vAlign w:val="center"/>
              </w:tcPr>
            </w:tcPrChange>
          </w:tcPr>
          <w:p w:rsidR="00E74718" w:rsidRDefault="00E74718" w:rsidP="00E74718">
            <w:pPr>
              <w:jc w:val="center"/>
              <w:rPr>
                <w:b/>
              </w:rPr>
            </w:pPr>
            <w:r>
              <w:rPr>
                <w:b/>
              </w:rPr>
              <w:t>Female, 50 years old</w:t>
            </w:r>
          </w:p>
        </w:tc>
        <w:tc>
          <w:tcPr>
            <w:tcW w:w="1418" w:type="dxa"/>
            <w:tcBorders>
              <w:top w:val="single" w:sz="4" w:space="0" w:color="auto"/>
              <w:left w:val="single" w:sz="4" w:space="0" w:color="auto"/>
              <w:bottom w:val="single" w:sz="4" w:space="0" w:color="auto"/>
              <w:right w:val="single" w:sz="4" w:space="0" w:color="auto"/>
            </w:tcBorders>
            <w:tcPrChange w:id="355" w:author="Jon Minton" w:date="2013-09-06T09:45:00Z">
              <w:tcPr>
                <w:tcW w:w="1418" w:type="dxa"/>
                <w:tcBorders>
                  <w:top w:val="single" w:sz="4" w:space="0" w:color="auto"/>
                  <w:left w:val="single" w:sz="4" w:space="0" w:color="auto"/>
                  <w:bottom w:val="single" w:sz="4" w:space="0" w:color="auto"/>
                  <w:right w:val="single" w:sz="4" w:space="0" w:color="auto"/>
                </w:tcBorders>
              </w:tcPr>
            </w:tcPrChange>
          </w:tcPr>
          <w:p w:rsidR="00E74718" w:rsidRPr="0031099C" w:rsidRDefault="00E74718" w:rsidP="00E74718">
            <w:pPr>
              <w:rPr>
                <w:rFonts w:ascii="Times New Roman" w:eastAsia="Times New Roman" w:hAnsi="Times New Roman"/>
                <w:b/>
              </w:rPr>
            </w:pPr>
            <w:r w:rsidRPr="0031099C">
              <w:rPr>
                <w:b/>
              </w:rPr>
              <w:t>Without TTE</w:t>
            </w:r>
          </w:p>
        </w:tc>
        <w:tc>
          <w:tcPr>
            <w:tcW w:w="992" w:type="dxa"/>
            <w:tcBorders>
              <w:top w:val="single" w:sz="4" w:space="0" w:color="auto"/>
              <w:left w:val="single" w:sz="4" w:space="0" w:color="auto"/>
              <w:bottom w:val="single" w:sz="4" w:space="0" w:color="auto"/>
              <w:right w:val="single" w:sz="4" w:space="0" w:color="auto"/>
            </w:tcBorders>
            <w:vAlign w:val="bottom"/>
            <w:tcPrChange w:id="356" w:author="Jon Minton" w:date="2013-09-06T09:45:00Z">
              <w:tcPr>
                <w:tcW w:w="992"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31.657</w:t>
            </w:r>
          </w:p>
        </w:tc>
        <w:tc>
          <w:tcPr>
            <w:tcW w:w="851" w:type="dxa"/>
            <w:tcBorders>
              <w:top w:val="single" w:sz="4" w:space="0" w:color="auto"/>
              <w:left w:val="single" w:sz="4" w:space="0" w:color="auto"/>
              <w:bottom w:val="single" w:sz="4" w:space="0" w:color="auto"/>
              <w:right w:val="single" w:sz="4" w:space="0" w:color="auto"/>
            </w:tcBorders>
            <w:vAlign w:val="bottom"/>
            <w:tcPrChange w:id="357" w:author="Jon Minton" w:date="2013-09-06T09:45:00Z">
              <w:tcPr>
                <w:tcW w:w="851"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13.3</w:t>
            </w:r>
          </w:p>
        </w:tc>
        <w:tc>
          <w:tcPr>
            <w:tcW w:w="850" w:type="dxa"/>
            <w:tcBorders>
              <w:top w:val="single" w:sz="4" w:space="0" w:color="auto"/>
              <w:left w:val="single" w:sz="4" w:space="0" w:color="auto"/>
              <w:bottom w:val="single" w:sz="4" w:space="0" w:color="auto"/>
              <w:right w:val="single" w:sz="4" w:space="0" w:color="auto"/>
            </w:tcBorders>
            <w:vAlign w:val="bottom"/>
            <w:tcPrChange w:id="358" w:author="Jon Minton" w:date="2013-09-06T09:45:00Z">
              <w:tcPr>
                <w:tcW w:w="850"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1.6</w:t>
            </w:r>
          </w:p>
        </w:tc>
        <w:tc>
          <w:tcPr>
            <w:tcW w:w="832" w:type="dxa"/>
            <w:tcBorders>
              <w:top w:val="single" w:sz="4" w:space="0" w:color="auto"/>
              <w:left w:val="single" w:sz="4" w:space="0" w:color="auto"/>
              <w:bottom w:val="single" w:sz="4" w:space="0" w:color="auto"/>
              <w:right w:val="single" w:sz="4" w:space="0" w:color="auto"/>
            </w:tcBorders>
            <w:vAlign w:val="bottom"/>
            <w:tcPrChange w:id="359" w:author="Jon Minton" w:date="2013-09-06T09:45:00Z">
              <w:tcPr>
                <w:tcW w:w="832"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85.1</w:t>
            </w:r>
          </w:p>
        </w:tc>
        <w:tc>
          <w:tcPr>
            <w:tcW w:w="1143" w:type="dxa"/>
            <w:tcBorders>
              <w:top w:val="single" w:sz="4" w:space="0" w:color="auto"/>
              <w:left w:val="single" w:sz="4" w:space="0" w:color="auto"/>
              <w:bottom w:val="single" w:sz="4" w:space="0" w:color="auto"/>
              <w:right w:val="single" w:sz="4" w:space="0" w:color="auto"/>
            </w:tcBorders>
            <w:vAlign w:val="bottom"/>
            <w:tcPrChange w:id="360" w:author="Jon Minton" w:date="2013-09-06T09:45:00Z">
              <w:tcPr>
                <w:tcW w:w="1143"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0.136</w:t>
            </w:r>
          </w:p>
        </w:tc>
        <w:tc>
          <w:tcPr>
            <w:tcW w:w="1285" w:type="dxa"/>
            <w:tcBorders>
              <w:top w:val="single" w:sz="4" w:space="0" w:color="auto"/>
              <w:left w:val="single" w:sz="4" w:space="0" w:color="auto"/>
              <w:bottom w:val="single" w:sz="4" w:space="0" w:color="auto"/>
              <w:right w:val="single" w:sz="4" w:space="0" w:color="auto"/>
            </w:tcBorders>
            <w:vAlign w:val="bottom"/>
            <w:tcPrChange w:id="361" w:author="Jon Minton" w:date="2013-09-06T09:45:00Z">
              <w:tcPr>
                <w:tcW w:w="1285"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0.275</w:t>
            </w:r>
          </w:p>
        </w:tc>
        <w:tc>
          <w:tcPr>
            <w:tcW w:w="851" w:type="dxa"/>
            <w:tcBorders>
              <w:top w:val="single" w:sz="4" w:space="0" w:color="auto"/>
              <w:left w:val="single" w:sz="4" w:space="0" w:color="auto"/>
              <w:bottom w:val="single" w:sz="4" w:space="0" w:color="auto"/>
              <w:right w:val="single" w:sz="4" w:space="0" w:color="auto"/>
            </w:tcBorders>
            <w:vAlign w:val="bottom"/>
            <w:tcPrChange w:id="362" w:author="Jon Minton" w:date="2013-09-06T09:45:00Z">
              <w:tcPr>
                <w:tcW w:w="851"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0.012</w:t>
            </w:r>
          </w:p>
        </w:tc>
        <w:tc>
          <w:tcPr>
            <w:tcW w:w="1108" w:type="dxa"/>
            <w:tcBorders>
              <w:top w:val="single" w:sz="4" w:space="0" w:color="auto"/>
              <w:left w:val="single" w:sz="4" w:space="0" w:color="auto"/>
              <w:bottom w:val="single" w:sz="4" w:space="0" w:color="auto"/>
              <w:right w:val="single" w:sz="4" w:space="0" w:color="auto"/>
            </w:tcBorders>
            <w:vAlign w:val="bottom"/>
            <w:tcPrChange w:id="363" w:author="Jon Minton" w:date="2013-09-06T09:45:00Z">
              <w:tcPr>
                <w:tcW w:w="1108"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0.091</w:t>
            </w:r>
          </w:p>
        </w:tc>
      </w:tr>
      <w:tr w:rsidR="00E74718" w:rsidRPr="0031099C" w:rsidTr="00E74718">
        <w:trPr>
          <w:divId w:val="1548566716"/>
          <w:trHeight w:val="364"/>
          <w:trPrChange w:id="364" w:author="Jon Minton" w:date="2013-09-06T09:45:00Z">
            <w:trPr>
              <w:divId w:val="1548566716"/>
              <w:trHeight w:val="364"/>
            </w:trPr>
          </w:trPrChange>
        </w:trPr>
        <w:tc>
          <w:tcPr>
            <w:tcW w:w="1254" w:type="dxa"/>
            <w:vMerge/>
            <w:tcBorders>
              <w:left w:val="single" w:sz="4" w:space="0" w:color="auto"/>
              <w:right w:val="single" w:sz="4" w:space="0" w:color="auto"/>
            </w:tcBorders>
            <w:tcPrChange w:id="365" w:author="Jon Minton" w:date="2013-09-06T09:45:00Z">
              <w:tcPr>
                <w:tcW w:w="1254" w:type="dxa"/>
                <w:vMerge/>
                <w:tcBorders>
                  <w:left w:val="single" w:sz="4" w:space="0" w:color="auto"/>
                  <w:right w:val="single" w:sz="4" w:space="0" w:color="auto"/>
                </w:tcBorders>
              </w:tcPr>
            </w:tcPrChange>
          </w:tcPr>
          <w:p w:rsidR="00E74718" w:rsidRDefault="00E74718" w:rsidP="00E74718">
            <w:pPr>
              <w:rPr>
                <w:b/>
              </w:rPr>
            </w:pPr>
          </w:p>
        </w:tc>
        <w:tc>
          <w:tcPr>
            <w:tcW w:w="2812" w:type="dxa"/>
            <w:vMerge/>
            <w:tcBorders>
              <w:left w:val="single" w:sz="4" w:space="0" w:color="auto"/>
              <w:bottom w:val="single" w:sz="4" w:space="0" w:color="auto"/>
              <w:right w:val="single" w:sz="4" w:space="0" w:color="auto"/>
            </w:tcBorders>
            <w:tcPrChange w:id="366" w:author="Jon Minton" w:date="2013-09-06T09:45:00Z">
              <w:tcPr>
                <w:tcW w:w="2812" w:type="dxa"/>
                <w:vMerge/>
                <w:tcBorders>
                  <w:left w:val="single" w:sz="4" w:space="0" w:color="auto"/>
                  <w:bottom w:val="single" w:sz="4" w:space="0" w:color="auto"/>
                  <w:right w:val="single" w:sz="4" w:space="0" w:color="auto"/>
                </w:tcBorders>
              </w:tcPr>
            </w:tcPrChange>
          </w:tcPr>
          <w:p w:rsidR="00E74718" w:rsidRDefault="00E74718" w:rsidP="00E74718">
            <w:pPr>
              <w:rPr>
                <w:b/>
              </w:rPr>
            </w:pPr>
          </w:p>
        </w:tc>
        <w:tc>
          <w:tcPr>
            <w:tcW w:w="1418" w:type="dxa"/>
            <w:tcBorders>
              <w:top w:val="single" w:sz="4" w:space="0" w:color="auto"/>
              <w:left w:val="single" w:sz="4" w:space="0" w:color="auto"/>
              <w:bottom w:val="single" w:sz="4" w:space="0" w:color="auto"/>
              <w:right w:val="single" w:sz="4" w:space="0" w:color="auto"/>
            </w:tcBorders>
            <w:tcPrChange w:id="367" w:author="Jon Minton" w:date="2013-09-06T09:45:00Z">
              <w:tcPr>
                <w:tcW w:w="1418" w:type="dxa"/>
                <w:tcBorders>
                  <w:top w:val="single" w:sz="4" w:space="0" w:color="auto"/>
                  <w:left w:val="single" w:sz="4" w:space="0" w:color="auto"/>
                  <w:bottom w:val="single" w:sz="4" w:space="0" w:color="auto"/>
                  <w:right w:val="single" w:sz="4" w:space="0" w:color="auto"/>
                </w:tcBorders>
              </w:tcPr>
            </w:tcPrChange>
          </w:tcPr>
          <w:p w:rsidR="00E74718" w:rsidRPr="0031099C" w:rsidRDefault="00E74718" w:rsidP="00E74718">
            <w:pPr>
              <w:rPr>
                <w:rFonts w:ascii="Times New Roman" w:eastAsia="Times New Roman" w:hAnsi="Times New Roman"/>
                <w:b/>
              </w:rPr>
            </w:pPr>
            <w:r w:rsidRPr="0031099C">
              <w:rPr>
                <w:b/>
              </w:rPr>
              <w:t>With TTE</w:t>
            </w:r>
          </w:p>
        </w:tc>
        <w:tc>
          <w:tcPr>
            <w:tcW w:w="992" w:type="dxa"/>
            <w:tcBorders>
              <w:top w:val="single" w:sz="4" w:space="0" w:color="auto"/>
              <w:left w:val="single" w:sz="4" w:space="0" w:color="auto"/>
              <w:bottom w:val="single" w:sz="4" w:space="0" w:color="auto"/>
              <w:right w:val="single" w:sz="4" w:space="0" w:color="auto"/>
            </w:tcBorders>
            <w:vAlign w:val="bottom"/>
            <w:tcPrChange w:id="368" w:author="Jon Minton" w:date="2013-09-06T09:45:00Z">
              <w:tcPr>
                <w:tcW w:w="992"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31.772</w:t>
            </w:r>
          </w:p>
        </w:tc>
        <w:tc>
          <w:tcPr>
            <w:tcW w:w="851" w:type="dxa"/>
            <w:tcBorders>
              <w:top w:val="single" w:sz="4" w:space="0" w:color="auto"/>
              <w:left w:val="single" w:sz="4" w:space="0" w:color="auto"/>
              <w:bottom w:val="single" w:sz="4" w:space="0" w:color="auto"/>
              <w:right w:val="single" w:sz="4" w:space="0" w:color="auto"/>
            </w:tcBorders>
            <w:vAlign w:val="bottom"/>
            <w:tcPrChange w:id="369" w:author="Jon Minton" w:date="2013-09-06T09:45:00Z">
              <w:tcPr>
                <w:tcW w:w="851"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12.4</w:t>
            </w:r>
          </w:p>
        </w:tc>
        <w:tc>
          <w:tcPr>
            <w:tcW w:w="850" w:type="dxa"/>
            <w:tcBorders>
              <w:top w:val="single" w:sz="4" w:space="0" w:color="auto"/>
              <w:left w:val="single" w:sz="4" w:space="0" w:color="auto"/>
              <w:bottom w:val="single" w:sz="4" w:space="0" w:color="auto"/>
              <w:right w:val="single" w:sz="4" w:space="0" w:color="auto"/>
            </w:tcBorders>
            <w:vAlign w:val="bottom"/>
            <w:tcPrChange w:id="370" w:author="Jon Minton" w:date="2013-09-06T09:45:00Z">
              <w:tcPr>
                <w:tcW w:w="850"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2.1</w:t>
            </w:r>
          </w:p>
        </w:tc>
        <w:tc>
          <w:tcPr>
            <w:tcW w:w="832" w:type="dxa"/>
            <w:tcBorders>
              <w:top w:val="single" w:sz="4" w:space="0" w:color="auto"/>
              <w:left w:val="single" w:sz="4" w:space="0" w:color="auto"/>
              <w:bottom w:val="single" w:sz="4" w:space="0" w:color="auto"/>
              <w:right w:val="single" w:sz="4" w:space="0" w:color="auto"/>
            </w:tcBorders>
            <w:vAlign w:val="bottom"/>
            <w:tcPrChange w:id="371" w:author="Jon Minton" w:date="2013-09-06T09:45:00Z">
              <w:tcPr>
                <w:tcW w:w="832"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85.5</w:t>
            </w:r>
          </w:p>
        </w:tc>
        <w:tc>
          <w:tcPr>
            <w:tcW w:w="1143" w:type="dxa"/>
            <w:tcBorders>
              <w:top w:val="single" w:sz="4" w:space="0" w:color="auto"/>
              <w:left w:val="single" w:sz="4" w:space="0" w:color="auto"/>
              <w:bottom w:val="single" w:sz="4" w:space="0" w:color="auto"/>
              <w:right w:val="single" w:sz="4" w:space="0" w:color="auto"/>
            </w:tcBorders>
            <w:vAlign w:val="bottom"/>
            <w:tcPrChange w:id="372" w:author="Jon Minton" w:date="2013-09-06T09:45:00Z">
              <w:tcPr>
                <w:tcW w:w="1143"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0.127</w:t>
            </w:r>
          </w:p>
        </w:tc>
        <w:tc>
          <w:tcPr>
            <w:tcW w:w="1285" w:type="dxa"/>
            <w:tcBorders>
              <w:top w:val="single" w:sz="4" w:space="0" w:color="auto"/>
              <w:left w:val="single" w:sz="4" w:space="0" w:color="auto"/>
              <w:bottom w:val="single" w:sz="4" w:space="0" w:color="auto"/>
              <w:right w:val="single" w:sz="4" w:space="0" w:color="auto"/>
            </w:tcBorders>
            <w:vAlign w:val="bottom"/>
            <w:tcPrChange w:id="373" w:author="Jon Minton" w:date="2013-09-06T09:45:00Z">
              <w:tcPr>
                <w:tcW w:w="1285"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0.255</w:t>
            </w:r>
          </w:p>
        </w:tc>
        <w:tc>
          <w:tcPr>
            <w:tcW w:w="851" w:type="dxa"/>
            <w:tcBorders>
              <w:top w:val="single" w:sz="4" w:space="0" w:color="auto"/>
              <w:left w:val="single" w:sz="4" w:space="0" w:color="auto"/>
              <w:bottom w:val="single" w:sz="4" w:space="0" w:color="auto"/>
              <w:right w:val="single" w:sz="4" w:space="0" w:color="auto"/>
            </w:tcBorders>
            <w:vAlign w:val="bottom"/>
            <w:tcPrChange w:id="374" w:author="Jon Minton" w:date="2013-09-06T09:45:00Z">
              <w:tcPr>
                <w:tcW w:w="851"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0.017</w:t>
            </w:r>
          </w:p>
        </w:tc>
        <w:tc>
          <w:tcPr>
            <w:tcW w:w="1108" w:type="dxa"/>
            <w:tcBorders>
              <w:top w:val="single" w:sz="4" w:space="0" w:color="auto"/>
              <w:left w:val="single" w:sz="4" w:space="0" w:color="auto"/>
              <w:bottom w:val="single" w:sz="4" w:space="0" w:color="auto"/>
              <w:right w:val="single" w:sz="4" w:space="0" w:color="auto"/>
            </w:tcBorders>
            <w:vAlign w:val="bottom"/>
            <w:tcPrChange w:id="375" w:author="Jon Minton" w:date="2013-09-06T09:45:00Z">
              <w:tcPr>
                <w:tcW w:w="1108"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0.130</w:t>
            </w:r>
          </w:p>
        </w:tc>
      </w:tr>
      <w:tr w:rsidR="00E74718" w:rsidRPr="0031099C" w:rsidTr="00E74718">
        <w:trPr>
          <w:divId w:val="1548566716"/>
          <w:trHeight w:val="330"/>
          <w:trPrChange w:id="376" w:author="Jon Minton" w:date="2013-09-06T09:45:00Z">
            <w:trPr>
              <w:divId w:val="1548566716"/>
              <w:trHeight w:val="330"/>
            </w:trPr>
          </w:trPrChange>
        </w:trPr>
        <w:tc>
          <w:tcPr>
            <w:tcW w:w="1254" w:type="dxa"/>
            <w:vMerge/>
            <w:tcBorders>
              <w:left w:val="single" w:sz="4" w:space="0" w:color="auto"/>
              <w:right w:val="single" w:sz="4" w:space="0" w:color="auto"/>
            </w:tcBorders>
            <w:tcPrChange w:id="377" w:author="Jon Minton" w:date="2013-09-06T09:45:00Z">
              <w:tcPr>
                <w:tcW w:w="1254" w:type="dxa"/>
                <w:vMerge/>
                <w:tcBorders>
                  <w:left w:val="single" w:sz="4" w:space="0" w:color="auto"/>
                  <w:right w:val="single" w:sz="4" w:space="0" w:color="auto"/>
                </w:tcBorders>
              </w:tcPr>
            </w:tcPrChange>
          </w:tcPr>
          <w:p w:rsidR="00E74718" w:rsidRDefault="00E74718" w:rsidP="00E74718">
            <w:pPr>
              <w:rPr>
                <w:b/>
              </w:rPr>
            </w:pPr>
          </w:p>
        </w:tc>
        <w:tc>
          <w:tcPr>
            <w:tcW w:w="2812" w:type="dxa"/>
            <w:vMerge w:val="restart"/>
            <w:tcBorders>
              <w:left w:val="single" w:sz="4" w:space="0" w:color="auto"/>
              <w:right w:val="single" w:sz="4" w:space="0" w:color="auto"/>
            </w:tcBorders>
            <w:vAlign w:val="center"/>
            <w:tcPrChange w:id="378" w:author="Jon Minton" w:date="2013-09-06T09:45:00Z">
              <w:tcPr>
                <w:tcW w:w="2812" w:type="dxa"/>
                <w:vMerge w:val="restart"/>
                <w:tcBorders>
                  <w:left w:val="single" w:sz="4" w:space="0" w:color="auto"/>
                  <w:right w:val="single" w:sz="4" w:space="0" w:color="auto"/>
                </w:tcBorders>
                <w:vAlign w:val="center"/>
              </w:tcPr>
            </w:tcPrChange>
          </w:tcPr>
          <w:p w:rsidR="00E74718" w:rsidRDefault="00E74718" w:rsidP="00E74718">
            <w:pPr>
              <w:jc w:val="center"/>
              <w:rPr>
                <w:b/>
              </w:rPr>
            </w:pPr>
            <w:r>
              <w:rPr>
                <w:b/>
              </w:rPr>
              <w:t>Male, 65 years old</w:t>
            </w:r>
          </w:p>
        </w:tc>
        <w:tc>
          <w:tcPr>
            <w:tcW w:w="1418" w:type="dxa"/>
            <w:tcBorders>
              <w:top w:val="single" w:sz="4" w:space="0" w:color="auto"/>
              <w:left w:val="single" w:sz="4" w:space="0" w:color="auto"/>
              <w:bottom w:val="single" w:sz="4" w:space="0" w:color="auto"/>
              <w:right w:val="single" w:sz="4" w:space="0" w:color="auto"/>
            </w:tcBorders>
            <w:tcPrChange w:id="379" w:author="Jon Minton" w:date="2013-09-06T09:45:00Z">
              <w:tcPr>
                <w:tcW w:w="1418" w:type="dxa"/>
                <w:tcBorders>
                  <w:top w:val="single" w:sz="4" w:space="0" w:color="auto"/>
                  <w:left w:val="single" w:sz="4" w:space="0" w:color="auto"/>
                  <w:bottom w:val="single" w:sz="4" w:space="0" w:color="auto"/>
                  <w:right w:val="single" w:sz="4" w:space="0" w:color="auto"/>
                </w:tcBorders>
              </w:tcPr>
            </w:tcPrChange>
          </w:tcPr>
          <w:p w:rsidR="00E74718" w:rsidRPr="0031099C" w:rsidRDefault="00E74718" w:rsidP="00E74718">
            <w:pPr>
              <w:rPr>
                <w:rFonts w:ascii="Times New Roman" w:eastAsia="Times New Roman" w:hAnsi="Times New Roman"/>
                <w:b/>
              </w:rPr>
            </w:pPr>
            <w:r w:rsidRPr="0031099C">
              <w:rPr>
                <w:b/>
              </w:rPr>
              <w:t>Without TTE</w:t>
            </w:r>
          </w:p>
        </w:tc>
        <w:tc>
          <w:tcPr>
            <w:tcW w:w="992" w:type="dxa"/>
            <w:tcBorders>
              <w:top w:val="single" w:sz="4" w:space="0" w:color="auto"/>
              <w:left w:val="single" w:sz="4" w:space="0" w:color="auto"/>
              <w:bottom w:val="single" w:sz="4" w:space="0" w:color="auto"/>
              <w:right w:val="single" w:sz="4" w:space="0" w:color="auto"/>
            </w:tcBorders>
            <w:vAlign w:val="bottom"/>
            <w:tcPrChange w:id="380" w:author="Jon Minton" w:date="2013-09-06T09:45:00Z">
              <w:tcPr>
                <w:tcW w:w="992"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17.141</w:t>
            </w:r>
          </w:p>
        </w:tc>
        <w:tc>
          <w:tcPr>
            <w:tcW w:w="851" w:type="dxa"/>
            <w:tcBorders>
              <w:top w:val="single" w:sz="4" w:space="0" w:color="auto"/>
              <w:left w:val="single" w:sz="4" w:space="0" w:color="auto"/>
              <w:bottom w:val="single" w:sz="4" w:space="0" w:color="auto"/>
              <w:right w:val="single" w:sz="4" w:space="0" w:color="auto"/>
            </w:tcBorders>
            <w:vAlign w:val="bottom"/>
            <w:tcPrChange w:id="381" w:author="Jon Minton" w:date="2013-09-06T09:45:00Z">
              <w:tcPr>
                <w:tcW w:w="851"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8.8</w:t>
            </w:r>
          </w:p>
        </w:tc>
        <w:tc>
          <w:tcPr>
            <w:tcW w:w="850" w:type="dxa"/>
            <w:tcBorders>
              <w:top w:val="single" w:sz="4" w:space="0" w:color="auto"/>
              <w:left w:val="single" w:sz="4" w:space="0" w:color="auto"/>
              <w:bottom w:val="single" w:sz="4" w:space="0" w:color="auto"/>
              <w:right w:val="single" w:sz="4" w:space="0" w:color="auto"/>
            </w:tcBorders>
            <w:vAlign w:val="bottom"/>
            <w:tcPrChange w:id="382" w:author="Jon Minton" w:date="2013-09-06T09:45:00Z">
              <w:tcPr>
                <w:tcW w:w="850"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0.9</w:t>
            </w:r>
          </w:p>
        </w:tc>
        <w:tc>
          <w:tcPr>
            <w:tcW w:w="832" w:type="dxa"/>
            <w:tcBorders>
              <w:top w:val="single" w:sz="4" w:space="0" w:color="auto"/>
              <w:left w:val="single" w:sz="4" w:space="0" w:color="auto"/>
              <w:bottom w:val="single" w:sz="4" w:space="0" w:color="auto"/>
              <w:right w:val="single" w:sz="4" w:space="0" w:color="auto"/>
            </w:tcBorders>
            <w:vAlign w:val="bottom"/>
            <w:tcPrChange w:id="383" w:author="Jon Minton" w:date="2013-09-06T09:45:00Z">
              <w:tcPr>
                <w:tcW w:w="832"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90.3</w:t>
            </w:r>
          </w:p>
        </w:tc>
        <w:tc>
          <w:tcPr>
            <w:tcW w:w="1143" w:type="dxa"/>
            <w:tcBorders>
              <w:top w:val="single" w:sz="4" w:space="0" w:color="auto"/>
              <w:left w:val="single" w:sz="4" w:space="0" w:color="auto"/>
              <w:bottom w:val="single" w:sz="4" w:space="0" w:color="auto"/>
              <w:right w:val="single" w:sz="4" w:space="0" w:color="auto"/>
            </w:tcBorders>
            <w:vAlign w:val="bottom"/>
            <w:tcPrChange w:id="384" w:author="Jon Minton" w:date="2013-09-06T09:45:00Z">
              <w:tcPr>
                <w:tcW w:w="1143"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0.085</w:t>
            </w:r>
          </w:p>
        </w:tc>
        <w:tc>
          <w:tcPr>
            <w:tcW w:w="1285" w:type="dxa"/>
            <w:tcBorders>
              <w:top w:val="single" w:sz="4" w:space="0" w:color="auto"/>
              <w:left w:val="single" w:sz="4" w:space="0" w:color="auto"/>
              <w:bottom w:val="single" w:sz="4" w:space="0" w:color="auto"/>
              <w:right w:val="single" w:sz="4" w:space="0" w:color="auto"/>
            </w:tcBorders>
            <w:vAlign w:val="bottom"/>
            <w:tcPrChange w:id="385" w:author="Jon Minton" w:date="2013-09-06T09:45:00Z">
              <w:tcPr>
                <w:tcW w:w="1285"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0.190</w:t>
            </w:r>
          </w:p>
        </w:tc>
        <w:tc>
          <w:tcPr>
            <w:tcW w:w="851" w:type="dxa"/>
            <w:tcBorders>
              <w:top w:val="single" w:sz="4" w:space="0" w:color="auto"/>
              <w:left w:val="single" w:sz="4" w:space="0" w:color="auto"/>
              <w:bottom w:val="single" w:sz="4" w:space="0" w:color="auto"/>
              <w:right w:val="single" w:sz="4" w:space="0" w:color="auto"/>
            </w:tcBorders>
            <w:vAlign w:val="bottom"/>
            <w:tcPrChange w:id="386" w:author="Jon Minton" w:date="2013-09-06T09:45:00Z">
              <w:tcPr>
                <w:tcW w:w="851"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0.007</w:t>
            </w:r>
          </w:p>
        </w:tc>
        <w:tc>
          <w:tcPr>
            <w:tcW w:w="1108" w:type="dxa"/>
            <w:tcBorders>
              <w:top w:val="single" w:sz="4" w:space="0" w:color="auto"/>
              <w:left w:val="single" w:sz="4" w:space="0" w:color="auto"/>
              <w:bottom w:val="single" w:sz="4" w:space="0" w:color="auto"/>
              <w:right w:val="single" w:sz="4" w:space="0" w:color="auto"/>
            </w:tcBorders>
            <w:vAlign w:val="bottom"/>
            <w:tcPrChange w:id="387" w:author="Jon Minton" w:date="2013-09-06T09:45:00Z">
              <w:tcPr>
                <w:tcW w:w="1108"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0.052</w:t>
            </w:r>
          </w:p>
        </w:tc>
      </w:tr>
      <w:tr w:rsidR="00E74718" w:rsidRPr="0031099C" w:rsidTr="00E74718">
        <w:trPr>
          <w:divId w:val="1548566716"/>
          <w:trHeight w:val="385"/>
          <w:trPrChange w:id="388" w:author="Jon Minton" w:date="2013-09-06T09:45:00Z">
            <w:trPr>
              <w:divId w:val="1548566716"/>
              <w:trHeight w:val="385"/>
            </w:trPr>
          </w:trPrChange>
        </w:trPr>
        <w:tc>
          <w:tcPr>
            <w:tcW w:w="1254" w:type="dxa"/>
            <w:vMerge/>
            <w:tcBorders>
              <w:left w:val="single" w:sz="4" w:space="0" w:color="auto"/>
              <w:right w:val="single" w:sz="4" w:space="0" w:color="auto"/>
            </w:tcBorders>
            <w:tcPrChange w:id="389" w:author="Jon Minton" w:date="2013-09-06T09:45:00Z">
              <w:tcPr>
                <w:tcW w:w="1254" w:type="dxa"/>
                <w:vMerge/>
                <w:tcBorders>
                  <w:left w:val="single" w:sz="4" w:space="0" w:color="auto"/>
                  <w:right w:val="single" w:sz="4" w:space="0" w:color="auto"/>
                </w:tcBorders>
              </w:tcPr>
            </w:tcPrChange>
          </w:tcPr>
          <w:p w:rsidR="00E74718" w:rsidRDefault="00E74718" w:rsidP="00E74718">
            <w:pPr>
              <w:rPr>
                <w:b/>
              </w:rPr>
            </w:pPr>
          </w:p>
        </w:tc>
        <w:tc>
          <w:tcPr>
            <w:tcW w:w="2812" w:type="dxa"/>
            <w:vMerge/>
            <w:tcBorders>
              <w:left w:val="single" w:sz="4" w:space="0" w:color="auto"/>
              <w:bottom w:val="single" w:sz="4" w:space="0" w:color="auto"/>
              <w:right w:val="single" w:sz="4" w:space="0" w:color="auto"/>
            </w:tcBorders>
            <w:tcPrChange w:id="390" w:author="Jon Minton" w:date="2013-09-06T09:45:00Z">
              <w:tcPr>
                <w:tcW w:w="2812" w:type="dxa"/>
                <w:vMerge/>
                <w:tcBorders>
                  <w:left w:val="single" w:sz="4" w:space="0" w:color="auto"/>
                  <w:bottom w:val="single" w:sz="4" w:space="0" w:color="auto"/>
                  <w:right w:val="single" w:sz="4" w:space="0" w:color="auto"/>
                </w:tcBorders>
              </w:tcPr>
            </w:tcPrChange>
          </w:tcPr>
          <w:p w:rsidR="00E74718" w:rsidRDefault="00E74718" w:rsidP="00E74718">
            <w:pPr>
              <w:rPr>
                <w:b/>
              </w:rPr>
            </w:pPr>
          </w:p>
        </w:tc>
        <w:tc>
          <w:tcPr>
            <w:tcW w:w="1418" w:type="dxa"/>
            <w:tcBorders>
              <w:top w:val="single" w:sz="4" w:space="0" w:color="auto"/>
              <w:left w:val="single" w:sz="4" w:space="0" w:color="auto"/>
              <w:bottom w:val="single" w:sz="4" w:space="0" w:color="auto"/>
              <w:right w:val="single" w:sz="4" w:space="0" w:color="auto"/>
            </w:tcBorders>
            <w:tcPrChange w:id="391" w:author="Jon Minton" w:date="2013-09-06T09:45:00Z">
              <w:tcPr>
                <w:tcW w:w="1418" w:type="dxa"/>
                <w:tcBorders>
                  <w:top w:val="single" w:sz="4" w:space="0" w:color="auto"/>
                  <w:left w:val="single" w:sz="4" w:space="0" w:color="auto"/>
                  <w:bottom w:val="single" w:sz="4" w:space="0" w:color="auto"/>
                  <w:right w:val="single" w:sz="4" w:space="0" w:color="auto"/>
                </w:tcBorders>
              </w:tcPr>
            </w:tcPrChange>
          </w:tcPr>
          <w:p w:rsidR="00E74718" w:rsidRPr="0031099C" w:rsidRDefault="00E74718" w:rsidP="00E74718">
            <w:pPr>
              <w:rPr>
                <w:rFonts w:ascii="Times New Roman" w:eastAsia="Times New Roman" w:hAnsi="Times New Roman"/>
                <w:b/>
              </w:rPr>
            </w:pPr>
            <w:r w:rsidRPr="0031099C">
              <w:rPr>
                <w:b/>
              </w:rPr>
              <w:t>With TTE</w:t>
            </w:r>
          </w:p>
        </w:tc>
        <w:tc>
          <w:tcPr>
            <w:tcW w:w="992" w:type="dxa"/>
            <w:tcBorders>
              <w:top w:val="single" w:sz="4" w:space="0" w:color="auto"/>
              <w:left w:val="single" w:sz="4" w:space="0" w:color="auto"/>
              <w:bottom w:val="single" w:sz="4" w:space="0" w:color="auto"/>
              <w:right w:val="single" w:sz="4" w:space="0" w:color="auto"/>
            </w:tcBorders>
            <w:vAlign w:val="bottom"/>
            <w:tcPrChange w:id="392" w:author="Jon Minton" w:date="2013-09-06T09:45:00Z">
              <w:tcPr>
                <w:tcW w:w="992"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17.221</w:t>
            </w:r>
          </w:p>
        </w:tc>
        <w:tc>
          <w:tcPr>
            <w:tcW w:w="851" w:type="dxa"/>
            <w:tcBorders>
              <w:top w:val="single" w:sz="4" w:space="0" w:color="auto"/>
              <w:left w:val="single" w:sz="4" w:space="0" w:color="auto"/>
              <w:bottom w:val="single" w:sz="4" w:space="0" w:color="auto"/>
              <w:right w:val="single" w:sz="4" w:space="0" w:color="auto"/>
            </w:tcBorders>
            <w:vAlign w:val="bottom"/>
            <w:tcPrChange w:id="393" w:author="Jon Minton" w:date="2013-09-06T09:45:00Z">
              <w:tcPr>
                <w:tcW w:w="851"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7.8</w:t>
            </w:r>
          </w:p>
        </w:tc>
        <w:tc>
          <w:tcPr>
            <w:tcW w:w="850" w:type="dxa"/>
            <w:tcBorders>
              <w:top w:val="single" w:sz="4" w:space="0" w:color="auto"/>
              <w:left w:val="single" w:sz="4" w:space="0" w:color="auto"/>
              <w:bottom w:val="single" w:sz="4" w:space="0" w:color="auto"/>
              <w:right w:val="single" w:sz="4" w:space="0" w:color="auto"/>
            </w:tcBorders>
            <w:vAlign w:val="bottom"/>
            <w:tcPrChange w:id="394" w:author="Jon Minton" w:date="2013-09-06T09:45:00Z">
              <w:tcPr>
                <w:tcW w:w="850"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1.3</w:t>
            </w:r>
          </w:p>
        </w:tc>
        <w:tc>
          <w:tcPr>
            <w:tcW w:w="832" w:type="dxa"/>
            <w:tcBorders>
              <w:top w:val="single" w:sz="4" w:space="0" w:color="auto"/>
              <w:left w:val="single" w:sz="4" w:space="0" w:color="auto"/>
              <w:bottom w:val="single" w:sz="4" w:space="0" w:color="auto"/>
              <w:right w:val="single" w:sz="4" w:space="0" w:color="auto"/>
            </w:tcBorders>
            <w:vAlign w:val="bottom"/>
            <w:tcPrChange w:id="395" w:author="Jon Minton" w:date="2013-09-06T09:45:00Z">
              <w:tcPr>
                <w:tcW w:w="832"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90.9</w:t>
            </w:r>
          </w:p>
        </w:tc>
        <w:tc>
          <w:tcPr>
            <w:tcW w:w="1143" w:type="dxa"/>
            <w:tcBorders>
              <w:top w:val="single" w:sz="4" w:space="0" w:color="auto"/>
              <w:left w:val="single" w:sz="4" w:space="0" w:color="auto"/>
              <w:bottom w:val="single" w:sz="4" w:space="0" w:color="auto"/>
              <w:right w:val="single" w:sz="4" w:space="0" w:color="auto"/>
            </w:tcBorders>
            <w:vAlign w:val="bottom"/>
            <w:tcPrChange w:id="396" w:author="Jon Minton" w:date="2013-09-06T09:45:00Z">
              <w:tcPr>
                <w:tcW w:w="1143"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0.076</w:t>
            </w:r>
          </w:p>
        </w:tc>
        <w:tc>
          <w:tcPr>
            <w:tcW w:w="1285" w:type="dxa"/>
            <w:tcBorders>
              <w:top w:val="single" w:sz="4" w:space="0" w:color="auto"/>
              <w:left w:val="single" w:sz="4" w:space="0" w:color="auto"/>
              <w:bottom w:val="single" w:sz="4" w:space="0" w:color="auto"/>
              <w:right w:val="single" w:sz="4" w:space="0" w:color="auto"/>
            </w:tcBorders>
            <w:vAlign w:val="bottom"/>
            <w:tcPrChange w:id="397" w:author="Jon Minton" w:date="2013-09-06T09:45:00Z">
              <w:tcPr>
                <w:tcW w:w="1285"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0.169</w:t>
            </w:r>
          </w:p>
        </w:tc>
        <w:tc>
          <w:tcPr>
            <w:tcW w:w="851" w:type="dxa"/>
            <w:tcBorders>
              <w:top w:val="single" w:sz="4" w:space="0" w:color="auto"/>
              <w:left w:val="single" w:sz="4" w:space="0" w:color="auto"/>
              <w:bottom w:val="single" w:sz="4" w:space="0" w:color="auto"/>
              <w:right w:val="single" w:sz="4" w:space="0" w:color="auto"/>
            </w:tcBorders>
            <w:vAlign w:val="bottom"/>
            <w:tcPrChange w:id="398" w:author="Jon Minton" w:date="2013-09-06T09:45:00Z">
              <w:tcPr>
                <w:tcW w:w="851"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0.010</w:t>
            </w:r>
          </w:p>
        </w:tc>
        <w:tc>
          <w:tcPr>
            <w:tcW w:w="1108" w:type="dxa"/>
            <w:tcBorders>
              <w:top w:val="single" w:sz="4" w:space="0" w:color="auto"/>
              <w:left w:val="single" w:sz="4" w:space="0" w:color="auto"/>
              <w:bottom w:val="single" w:sz="4" w:space="0" w:color="auto"/>
              <w:right w:val="single" w:sz="4" w:space="0" w:color="auto"/>
            </w:tcBorders>
            <w:vAlign w:val="bottom"/>
            <w:tcPrChange w:id="399" w:author="Jon Minton" w:date="2013-09-06T09:45:00Z">
              <w:tcPr>
                <w:tcW w:w="1108"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0.080</w:t>
            </w:r>
          </w:p>
        </w:tc>
      </w:tr>
      <w:tr w:rsidR="00E74718" w:rsidRPr="0031099C" w:rsidTr="00E74718">
        <w:trPr>
          <w:divId w:val="1548566716"/>
          <w:trHeight w:val="201"/>
          <w:trPrChange w:id="400" w:author="Jon Minton" w:date="2013-09-06T09:45:00Z">
            <w:trPr>
              <w:divId w:val="1548566716"/>
              <w:trHeight w:val="201"/>
            </w:trPr>
          </w:trPrChange>
        </w:trPr>
        <w:tc>
          <w:tcPr>
            <w:tcW w:w="1254" w:type="dxa"/>
            <w:vMerge/>
            <w:tcBorders>
              <w:left w:val="single" w:sz="4" w:space="0" w:color="auto"/>
              <w:right w:val="single" w:sz="4" w:space="0" w:color="auto"/>
            </w:tcBorders>
            <w:tcPrChange w:id="401" w:author="Jon Minton" w:date="2013-09-06T09:45:00Z">
              <w:tcPr>
                <w:tcW w:w="1254" w:type="dxa"/>
                <w:vMerge/>
                <w:tcBorders>
                  <w:left w:val="single" w:sz="4" w:space="0" w:color="auto"/>
                  <w:right w:val="single" w:sz="4" w:space="0" w:color="auto"/>
                </w:tcBorders>
              </w:tcPr>
            </w:tcPrChange>
          </w:tcPr>
          <w:p w:rsidR="00E74718" w:rsidRDefault="00E74718" w:rsidP="00E74718">
            <w:pPr>
              <w:rPr>
                <w:b/>
              </w:rPr>
            </w:pPr>
          </w:p>
        </w:tc>
        <w:tc>
          <w:tcPr>
            <w:tcW w:w="2812" w:type="dxa"/>
            <w:vMerge w:val="restart"/>
            <w:tcBorders>
              <w:left w:val="single" w:sz="4" w:space="0" w:color="auto"/>
              <w:right w:val="single" w:sz="4" w:space="0" w:color="auto"/>
            </w:tcBorders>
            <w:vAlign w:val="center"/>
            <w:tcPrChange w:id="402" w:author="Jon Minton" w:date="2013-09-06T09:45:00Z">
              <w:tcPr>
                <w:tcW w:w="2812" w:type="dxa"/>
                <w:vMerge w:val="restart"/>
                <w:tcBorders>
                  <w:left w:val="single" w:sz="4" w:space="0" w:color="auto"/>
                  <w:right w:val="single" w:sz="4" w:space="0" w:color="auto"/>
                </w:tcBorders>
                <w:vAlign w:val="center"/>
              </w:tcPr>
            </w:tcPrChange>
          </w:tcPr>
          <w:p w:rsidR="00E74718" w:rsidRDefault="00E74718" w:rsidP="00E74718">
            <w:pPr>
              <w:jc w:val="center"/>
              <w:rPr>
                <w:b/>
              </w:rPr>
            </w:pPr>
            <w:r>
              <w:rPr>
                <w:b/>
              </w:rPr>
              <w:t>Female, 65 years old</w:t>
            </w:r>
          </w:p>
        </w:tc>
        <w:tc>
          <w:tcPr>
            <w:tcW w:w="1418" w:type="dxa"/>
            <w:tcBorders>
              <w:top w:val="single" w:sz="4" w:space="0" w:color="auto"/>
              <w:left w:val="single" w:sz="4" w:space="0" w:color="auto"/>
              <w:bottom w:val="single" w:sz="4" w:space="0" w:color="auto"/>
              <w:right w:val="single" w:sz="4" w:space="0" w:color="auto"/>
            </w:tcBorders>
            <w:tcPrChange w:id="403" w:author="Jon Minton" w:date="2013-09-06T09:45:00Z">
              <w:tcPr>
                <w:tcW w:w="1418" w:type="dxa"/>
                <w:tcBorders>
                  <w:top w:val="single" w:sz="4" w:space="0" w:color="auto"/>
                  <w:left w:val="single" w:sz="4" w:space="0" w:color="auto"/>
                  <w:bottom w:val="single" w:sz="4" w:space="0" w:color="auto"/>
                  <w:right w:val="single" w:sz="4" w:space="0" w:color="auto"/>
                </w:tcBorders>
              </w:tcPr>
            </w:tcPrChange>
          </w:tcPr>
          <w:p w:rsidR="00E74718" w:rsidRPr="0031099C" w:rsidRDefault="00E74718" w:rsidP="00E74718">
            <w:pPr>
              <w:rPr>
                <w:rFonts w:ascii="Times New Roman" w:eastAsia="Times New Roman" w:hAnsi="Times New Roman"/>
                <w:b/>
              </w:rPr>
            </w:pPr>
            <w:r w:rsidRPr="0031099C">
              <w:rPr>
                <w:b/>
              </w:rPr>
              <w:t>Without TTE</w:t>
            </w:r>
          </w:p>
        </w:tc>
        <w:tc>
          <w:tcPr>
            <w:tcW w:w="992" w:type="dxa"/>
            <w:tcBorders>
              <w:top w:val="single" w:sz="4" w:space="0" w:color="auto"/>
              <w:left w:val="single" w:sz="4" w:space="0" w:color="auto"/>
              <w:bottom w:val="single" w:sz="4" w:space="0" w:color="auto"/>
              <w:right w:val="single" w:sz="4" w:space="0" w:color="auto"/>
            </w:tcBorders>
            <w:vAlign w:val="bottom"/>
            <w:tcPrChange w:id="404" w:author="Jon Minton" w:date="2013-09-06T09:45:00Z">
              <w:tcPr>
                <w:tcW w:w="992"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19.460</w:t>
            </w:r>
          </w:p>
        </w:tc>
        <w:tc>
          <w:tcPr>
            <w:tcW w:w="851" w:type="dxa"/>
            <w:tcBorders>
              <w:top w:val="single" w:sz="4" w:space="0" w:color="auto"/>
              <w:left w:val="single" w:sz="4" w:space="0" w:color="auto"/>
              <w:bottom w:val="single" w:sz="4" w:space="0" w:color="auto"/>
              <w:right w:val="single" w:sz="4" w:space="0" w:color="auto"/>
            </w:tcBorders>
            <w:vAlign w:val="bottom"/>
            <w:tcPrChange w:id="405" w:author="Jon Minton" w:date="2013-09-06T09:45:00Z">
              <w:tcPr>
                <w:tcW w:w="851"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10.5</w:t>
            </w:r>
          </w:p>
        </w:tc>
        <w:tc>
          <w:tcPr>
            <w:tcW w:w="850" w:type="dxa"/>
            <w:tcBorders>
              <w:top w:val="single" w:sz="4" w:space="0" w:color="auto"/>
              <w:left w:val="single" w:sz="4" w:space="0" w:color="auto"/>
              <w:bottom w:val="single" w:sz="4" w:space="0" w:color="auto"/>
              <w:right w:val="single" w:sz="4" w:space="0" w:color="auto"/>
            </w:tcBorders>
            <w:vAlign w:val="bottom"/>
            <w:tcPrChange w:id="406" w:author="Jon Minton" w:date="2013-09-06T09:45:00Z">
              <w:tcPr>
                <w:tcW w:w="850"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1.1</w:t>
            </w:r>
          </w:p>
        </w:tc>
        <w:tc>
          <w:tcPr>
            <w:tcW w:w="832" w:type="dxa"/>
            <w:tcBorders>
              <w:top w:val="single" w:sz="4" w:space="0" w:color="auto"/>
              <w:left w:val="single" w:sz="4" w:space="0" w:color="auto"/>
              <w:bottom w:val="single" w:sz="4" w:space="0" w:color="auto"/>
              <w:right w:val="single" w:sz="4" w:space="0" w:color="auto"/>
            </w:tcBorders>
            <w:vAlign w:val="bottom"/>
            <w:tcPrChange w:id="407" w:author="Jon Minton" w:date="2013-09-06T09:45:00Z">
              <w:tcPr>
                <w:tcW w:w="832"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88.4</w:t>
            </w:r>
          </w:p>
        </w:tc>
        <w:tc>
          <w:tcPr>
            <w:tcW w:w="1143" w:type="dxa"/>
            <w:tcBorders>
              <w:top w:val="single" w:sz="4" w:space="0" w:color="auto"/>
              <w:left w:val="single" w:sz="4" w:space="0" w:color="auto"/>
              <w:bottom w:val="single" w:sz="4" w:space="0" w:color="auto"/>
              <w:right w:val="single" w:sz="4" w:space="0" w:color="auto"/>
            </w:tcBorders>
            <w:vAlign w:val="bottom"/>
            <w:tcPrChange w:id="408" w:author="Jon Minton" w:date="2013-09-06T09:45:00Z">
              <w:tcPr>
                <w:tcW w:w="1143"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0.103</w:t>
            </w:r>
          </w:p>
        </w:tc>
        <w:tc>
          <w:tcPr>
            <w:tcW w:w="1285" w:type="dxa"/>
            <w:tcBorders>
              <w:top w:val="single" w:sz="4" w:space="0" w:color="auto"/>
              <w:left w:val="single" w:sz="4" w:space="0" w:color="auto"/>
              <w:bottom w:val="single" w:sz="4" w:space="0" w:color="auto"/>
              <w:right w:val="single" w:sz="4" w:space="0" w:color="auto"/>
            </w:tcBorders>
            <w:vAlign w:val="bottom"/>
            <w:tcPrChange w:id="409" w:author="Jon Minton" w:date="2013-09-06T09:45:00Z">
              <w:tcPr>
                <w:tcW w:w="1285"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0.223</w:t>
            </w:r>
          </w:p>
        </w:tc>
        <w:tc>
          <w:tcPr>
            <w:tcW w:w="851" w:type="dxa"/>
            <w:tcBorders>
              <w:top w:val="single" w:sz="4" w:space="0" w:color="auto"/>
              <w:left w:val="single" w:sz="4" w:space="0" w:color="auto"/>
              <w:bottom w:val="single" w:sz="4" w:space="0" w:color="auto"/>
              <w:right w:val="single" w:sz="4" w:space="0" w:color="auto"/>
            </w:tcBorders>
            <w:vAlign w:val="bottom"/>
            <w:tcPrChange w:id="410" w:author="Jon Minton" w:date="2013-09-06T09:45:00Z">
              <w:tcPr>
                <w:tcW w:w="851"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0.009</w:t>
            </w:r>
          </w:p>
        </w:tc>
        <w:tc>
          <w:tcPr>
            <w:tcW w:w="1108" w:type="dxa"/>
            <w:tcBorders>
              <w:top w:val="single" w:sz="4" w:space="0" w:color="auto"/>
              <w:left w:val="single" w:sz="4" w:space="0" w:color="auto"/>
              <w:bottom w:val="single" w:sz="4" w:space="0" w:color="auto"/>
              <w:right w:val="single" w:sz="4" w:space="0" w:color="auto"/>
            </w:tcBorders>
            <w:vAlign w:val="bottom"/>
            <w:tcPrChange w:id="411" w:author="Jon Minton" w:date="2013-09-06T09:45:00Z">
              <w:tcPr>
                <w:tcW w:w="1108"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0.066</w:t>
            </w:r>
          </w:p>
        </w:tc>
      </w:tr>
      <w:tr w:rsidR="00E74718" w:rsidRPr="0031099C" w:rsidTr="00E74718">
        <w:trPr>
          <w:divId w:val="1548566716"/>
          <w:trHeight w:val="299"/>
          <w:trPrChange w:id="412" w:author="Jon Minton" w:date="2013-09-06T09:45:00Z">
            <w:trPr>
              <w:divId w:val="1548566716"/>
              <w:trHeight w:val="299"/>
            </w:trPr>
          </w:trPrChange>
        </w:trPr>
        <w:tc>
          <w:tcPr>
            <w:tcW w:w="1254" w:type="dxa"/>
            <w:vMerge/>
            <w:tcBorders>
              <w:left w:val="single" w:sz="4" w:space="0" w:color="auto"/>
              <w:bottom w:val="single" w:sz="4" w:space="0" w:color="auto"/>
              <w:right w:val="single" w:sz="4" w:space="0" w:color="auto"/>
            </w:tcBorders>
            <w:tcPrChange w:id="413" w:author="Jon Minton" w:date="2013-09-06T09:45:00Z">
              <w:tcPr>
                <w:tcW w:w="1254" w:type="dxa"/>
                <w:vMerge/>
                <w:tcBorders>
                  <w:left w:val="single" w:sz="4" w:space="0" w:color="auto"/>
                  <w:bottom w:val="single" w:sz="4" w:space="0" w:color="auto"/>
                  <w:right w:val="single" w:sz="4" w:space="0" w:color="auto"/>
                </w:tcBorders>
              </w:tcPr>
            </w:tcPrChange>
          </w:tcPr>
          <w:p w:rsidR="00E74718" w:rsidRDefault="00E74718" w:rsidP="00E74718">
            <w:pPr>
              <w:rPr>
                <w:b/>
              </w:rPr>
            </w:pPr>
          </w:p>
        </w:tc>
        <w:tc>
          <w:tcPr>
            <w:tcW w:w="2812" w:type="dxa"/>
            <w:vMerge/>
            <w:tcBorders>
              <w:left w:val="single" w:sz="4" w:space="0" w:color="auto"/>
              <w:bottom w:val="single" w:sz="4" w:space="0" w:color="auto"/>
              <w:right w:val="single" w:sz="4" w:space="0" w:color="auto"/>
            </w:tcBorders>
            <w:tcPrChange w:id="414" w:author="Jon Minton" w:date="2013-09-06T09:45:00Z">
              <w:tcPr>
                <w:tcW w:w="2812" w:type="dxa"/>
                <w:vMerge/>
                <w:tcBorders>
                  <w:left w:val="single" w:sz="4" w:space="0" w:color="auto"/>
                  <w:bottom w:val="single" w:sz="4" w:space="0" w:color="auto"/>
                  <w:right w:val="single" w:sz="4" w:space="0" w:color="auto"/>
                </w:tcBorders>
              </w:tcPr>
            </w:tcPrChange>
          </w:tcPr>
          <w:p w:rsidR="00E74718" w:rsidRDefault="00E74718" w:rsidP="00E74718">
            <w:pPr>
              <w:rPr>
                <w:b/>
              </w:rPr>
            </w:pPr>
          </w:p>
        </w:tc>
        <w:tc>
          <w:tcPr>
            <w:tcW w:w="1418" w:type="dxa"/>
            <w:tcBorders>
              <w:top w:val="single" w:sz="4" w:space="0" w:color="auto"/>
              <w:left w:val="single" w:sz="4" w:space="0" w:color="auto"/>
              <w:bottom w:val="single" w:sz="4" w:space="0" w:color="auto"/>
              <w:right w:val="single" w:sz="4" w:space="0" w:color="auto"/>
            </w:tcBorders>
            <w:tcPrChange w:id="415" w:author="Jon Minton" w:date="2013-09-06T09:45:00Z">
              <w:tcPr>
                <w:tcW w:w="1418" w:type="dxa"/>
                <w:tcBorders>
                  <w:top w:val="single" w:sz="4" w:space="0" w:color="auto"/>
                  <w:left w:val="single" w:sz="4" w:space="0" w:color="auto"/>
                  <w:bottom w:val="single" w:sz="4" w:space="0" w:color="auto"/>
                  <w:right w:val="single" w:sz="4" w:space="0" w:color="auto"/>
                </w:tcBorders>
              </w:tcPr>
            </w:tcPrChange>
          </w:tcPr>
          <w:p w:rsidR="00E74718" w:rsidRPr="0031099C" w:rsidRDefault="00E74718" w:rsidP="00E74718">
            <w:pPr>
              <w:rPr>
                <w:rFonts w:ascii="Times New Roman" w:eastAsia="Times New Roman" w:hAnsi="Times New Roman"/>
                <w:b/>
              </w:rPr>
            </w:pPr>
            <w:r w:rsidRPr="0031099C">
              <w:rPr>
                <w:b/>
              </w:rPr>
              <w:t>With TTE</w:t>
            </w:r>
          </w:p>
        </w:tc>
        <w:tc>
          <w:tcPr>
            <w:tcW w:w="992" w:type="dxa"/>
            <w:tcBorders>
              <w:top w:val="single" w:sz="4" w:space="0" w:color="auto"/>
              <w:left w:val="single" w:sz="4" w:space="0" w:color="auto"/>
              <w:bottom w:val="single" w:sz="4" w:space="0" w:color="auto"/>
              <w:right w:val="single" w:sz="4" w:space="0" w:color="auto"/>
            </w:tcBorders>
            <w:vAlign w:val="bottom"/>
            <w:tcPrChange w:id="416" w:author="Jon Minton" w:date="2013-09-06T09:45:00Z">
              <w:tcPr>
                <w:tcW w:w="992"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19.554</w:t>
            </w:r>
          </w:p>
        </w:tc>
        <w:tc>
          <w:tcPr>
            <w:tcW w:w="851" w:type="dxa"/>
            <w:tcBorders>
              <w:top w:val="single" w:sz="4" w:space="0" w:color="auto"/>
              <w:left w:val="single" w:sz="4" w:space="0" w:color="auto"/>
              <w:bottom w:val="single" w:sz="4" w:space="0" w:color="auto"/>
              <w:right w:val="single" w:sz="4" w:space="0" w:color="auto"/>
            </w:tcBorders>
            <w:vAlign w:val="bottom"/>
            <w:tcPrChange w:id="417" w:author="Jon Minton" w:date="2013-09-06T09:45:00Z">
              <w:tcPr>
                <w:tcW w:w="851"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9.4</w:t>
            </w:r>
          </w:p>
        </w:tc>
        <w:tc>
          <w:tcPr>
            <w:tcW w:w="850" w:type="dxa"/>
            <w:tcBorders>
              <w:top w:val="single" w:sz="4" w:space="0" w:color="auto"/>
              <w:left w:val="single" w:sz="4" w:space="0" w:color="auto"/>
              <w:bottom w:val="single" w:sz="4" w:space="0" w:color="auto"/>
              <w:right w:val="single" w:sz="4" w:space="0" w:color="auto"/>
            </w:tcBorders>
            <w:vAlign w:val="bottom"/>
            <w:tcPrChange w:id="418" w:author="Jon Minton" w:date="2013-09-06T09:45:00Z">
              <w:tcPr>
                <w:tcW w:w="850"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1.6</w:t>
            </w:r>
          </w:p>
        </w:tc>
        <w:tc>
          <w:tcPr>
            <w:tcW w:w="832" w:type="dxa"/>
            <w:tcBorders>
              <w:top w:val="single" w:sz="4" w:space="0" w:color="auto"/>
              <w:left w:val="single" w:sz="4" w:space="0" w:color="auto"/>
              <w:bottom w:val="single" w:sz="4" w:space="0" w:color="auto"/>
              <w:right w:val="single" w:sz="4" w:space="0" w:color="auto"/>
            </w:tcBorders>
            <w:vAlign w:val="bottom"/>
            <w:tcPrChange w:id="419" w:author="Jon Minton" w:date="2013-09-06T09:45:00Z">
              <w:tcPr>
                <w:tcW w:w="832"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89.0</w:t>
            </w:r>
          </w:p>
        </w:tc>
        <w:tc>
          <w:tcPr>
            <w:tcW w:w="1143" w:type="dxa"/>
            <w:tcBorders>
              <w:top w:val="single" w:sz="4" w:space="0" w:color="auto"/>
              <w:left w:val="single" w:sz="4" w:space="0" w:color="auto"/>
              <w:bottom w:val="single" w:sz="4" w:space="0" w:color="auto"/>
              <w:right w:val="single" w:sz="4" w:space="0" w:color="auto"/>
            </w:tcBorders>
            <w:vAlign w:val="bottom"/>
            <w:tcPrChange w:id="420" w:author="Jon Minton" w:date="2013-09-06T09:45:00Z">
              <w:tcPr>
                <w:tcW w:w="1143"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0.093</w:t>
            </w:r>
          </w:p>
        </w:tc>
        <w:tc>
          <w:tcPr>
            <w:tcW w:w="1285" w:type="dxa"/>
            <w:tcBorders>
              <w:top w:val="single" w:sz="4" w:space="0" w:color="auto"/>
              <w:left w:val="single" w:sz="4" w:space="0" w:color="auto"/>
              <w:bottom w:val="single" w:sz="4" w:space="0" w:color="auto"/>
              <w:right w:val="single" w:sz="4" w:space="0" w:color="auto"/>
            </w:tcBorders>
            <w:vAlign w:val="bottom"/>
            <w:tcPrChange w:id="421" w:author="Jon Minton" w:date="2013-09-06T09:45:00Z">
              <w:tcPr>
                <w:tcW w:w="1285"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0.201</w:t>
            </w:r>
          </w:p>
        </w:tc>
        <w:tc>
          <w:tcPr>
            <w:tcW w:w="851" w:type="dxa"/>
            <w:tcBorders>
              <w:top w:val="single" w:sz="4" w:space="0" w:color="auto"/>
              <w:left w:val="single" w:sz="4" w:space="0" w:color="auto"/>
              <w:bottom w:val="single" w:sz="4" w:space="0" w:color="auto"/>
              <w:right w:val="single" w:sz="4" w:space="0" w:color="auto"/>
            </w:tcBorders>
            <w:vAlign w:val="bottom"/>
            <w:tcPrChange w:id="422" w:author="Jon Minton" w:date="2013-09-06T09:45:00Z">
              <w:tcPr>
                <w:tcW w:w="851"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0.012</w:t>
            </w:r>
          </w:p>
        </w:tc>
        <w:tc>
          <w:tcPr>
            <w:tcW w:w="1108" w:type="dxa"/>
            <w:tcBorders>
              <w:top w:val="single" w:sz="4" w:space="0" w:color="auto"/>
              <w:left w:val="single" w:sz="4" w:space="0" w:color="auto"/>
              <w:bottom w:val="single" w:sz="4" w:space="0" w:color="auto"/>
              <w:right w:val="single" w:sz="4" w:space="0" w:color="auto"/>
            </w:tcBorders>
            <w:vAlign w:val="bottom"/>
            <w:tcPrChange w:id="423" w:author="Jon Minton" w:date="2013-09-06T09:45:00Z">
              <w:tcPr>
                <w:tcW w:w="1108"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0.096</w:t>
            </w:r>
          </w:p>
        </w:tc>
      </w:tr>
      <w:tr w:rsidR="00E74718" w:rsidRPr="0031099C" w:rsidTr="00E74718">
        <w:trPr>
          <w:divId w:val="1548566716"/>
          <w:trHeight w:val="201"/>
          <w:trPrChange w:id="424" w:author="Jon Minton" w:date="2013-09-06T09:45:00Z">
            <w:trPr>
              <w:divId w:val="1548566716"/>
              <w:trHeight w:val="201"/>
            </w:trPr>
          </w:trPrChange>
        </w:trPr>
        <w:tc>
          <w:tcPr>
            <w:tcW w:w="1254" w:type="dxa"/>
            <w:vMerge w:val="restart"/>
            <w:tcBorders>
              <w:top w:val="nil"/>
              <w:left w:val="single" w:sz="4" w:space="0" w:color="auto"/>
              <w:right w:val="single" w:sz="4" w:space="0" w:color="auto"/>
            </w:tcBorders>
            <w:tcPrChange w:id="425" w:author="Jon Minton" w:date="2013-09-06T09:45:00Z">
              <w:tcPr>
                <w:tcW w:w="1254" w:type="dxa"/>
                <w:vMerge w:val="restart"/>
                <w:tcBorders>
                  <w:top w:val="nil"/>
                  <w:left w:val="single" w:sz="4" w:space="0" w:color="auto"/>
                  <w:right w:val="single" w:sz="4" w:space="0" w:color="auto"/>
                </w:tcBorders>
              </w:tcPr>
            </w:tcPrChange>
          </w:tcPr>
          <w:p w:rsidR="00E74718" w:rsidRDefault="00E74718" w:rsidP="00E74718">
            <w:pPr>
              <w:rPr>
                <w:b/>
              </w:rPr>
            </w:pPr>
            <w:proofErr w:type="spellStart"/>
            <w:r>
              <w:rPr>
                <w:b/>
              </w:rPr>
              <w:t>Dabigatran</w:t>
            </w:r>
            <w:proofErr w:type="spellEnd"/>
          </w:p>
        </w:tc>
        <w:tc>
          <w:tcPr>
            <w:tcW w:w="2812" w:type="dxa"/>
            <w:tcBorders>
              <w:left w:val="single" w:sz="4" w:space="0" w:color="auto"/>
              <w:bottom w:val="single" w:sz="4" w:space="0" w:color="auto"/>
              <w:right w:val="single" w:sz="4" w:space="0" w:color="auto"/>
            </w:tcBorders>
            <w:vAlign w:val="center"/>
            <w:tcPrChange w:id="426" w:author="Jon Minton" w:date="2013-09-06T09:45:00Z">
              <w:tcPr>
                <w:tcW w:w="2812" w:type="dxa"/>
                <w:tcBorders>
                  <w:left w:val="single" w:sz="4" w:space="0" w:color="auto"/>
                  <w:bottom w:val="single" w:sz="4" w:space="0" w:color="auto"/>
                  <w:right w:val="single" w:sz="4" w:space="0" w:color="auto"/>
                </w:tcBorders>
                <w:vAlign w:val="center"/>
              </w:tcPr>
            </w:tcPrChange>
          </w:tcPr>
          <w:p w:rsidR="00E74718" w:rsidRDefault="00E74718" w:rsidP="00E74718">
            <w:pPr>
              <w:jc w:val="center"/>
              <w:rPr>
                <w:b/>
              </w:rPr>
            </w:pPr>
            <w:r>
              <w:rPr>
                <w:b/>
              </w:rPr>
              <w:t>Male, 65 years old</w:t>
            </w:r>
          </w:p>
        </w:tc>
        <w:tc>
          <w:tcPr>
            <w:tcW w:w="1418" w:type="dxa"/>
            <w:tcBorders>
              <w:top w:val="single" w:sz="4" w:space="0" w:color="auto"/>
              <w:left w:val="single" w:sz="4" w:space="0" w:color="auto"/>
              <w:bottom w:val="single" w:sz="4" w:space="0" w:color="auto"/>
              <w:right w:val="single" w:sz="4" w:space="0" w:color="auto"/>
            </w:tcBorders>
            <w:tcPrChange w:id="427" w:author="Jon Minton" w:date="2013-09-06T09:45:00Z">
              <w:tcPr>
                <w:tcW w:w="1418" w:type="dxa"/>
                <w:tcBorders>
                  <w:top w:val="single" w:sz="4" w:space="0" w:color="auto"/>
                  <w:left w:val="single" w:sz="4" w:space="0" w:color="auto"/>
                  <w:bottom w:val="single" w:sz="4" w:space="0" w:color="auto"/>
                  <w:right w:val="single" w:sz="4" w:space="0" w:color="auto"/>
                </w:tcBorders>
              </w:tcPr>
            </w:tcPrChange>
          </w:tcPr>
          <w:p w:rsidR="00E74718" w:rsidRPr="0031099C" w:rsidRDefault="00E74718" w:rsidP="00E74718">
            <w:pPr>
              <w:rPr>
                <w:rFonts w:ascii="Times New Roman" w:eastAsia="Times New Roman" w:hAnsi="Times New Roman"/>
                <w:b/>
              </w:rPr>
            </w:pPr>
            <w:r w:rsidRPr="0031099C">
              <w:rPr>
                <w:b/>
              </w:rPr>
              <w:t>Without TTE</w:t>
            </w:r>
          </w:p>
        </w:tc>
        <w:tc>
          <w:tcPr>
            <w:tcW w:w="992" w:type="dxa"/>
            <w:tcBorders>
              <w:top w:val="single" w:sz="4" w:space="0" w:color="auto"/>
              <w:left w:val="single" w:sz="4" w:space="0" w:color="auto"/>
              <w:bottom w:val="single" w:sz="4" w:space="0" w:color="auto"/>
              <w:right w:val="single" w:sz="4" w:space="0" w:color="auto"/>
            </w:tcBorders>
            <w:vAlign w:val="bottom"/>
            <w:tcPrChange w:id="428" w:author="Jon Minton" w:date="2013-09-06T09:45:00Z">
              <w:tcPr>
                <w:tcW w:w="992"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17.158</w:t>
            </w:r>
          </w:p>
        </w:tc>
        <w:tc>
          <w:tcPr>
            <w:tcW w:w="851" w:type="dxa"/>
            <w:tcBorders>
              <w:top w:val="single" w:sz="4" w:space="0" w:color="auto"/>
              <w:left w:val="single" w:sz="4" w:space="0" w:color="auto"/>
              <w:bottom w:val="single" w:sz="4" w:space="0" w:color="auto"/>
              <w:right w:val="single" w:sz="4" w:space="0" w:color="auto"/>
            </w:tcBorders>
            <w:vAlign w:val="bottom"/>
            <w:tcPrChange w:id="429" w:author="Jon Minton" w:date="2013-09-06T09:45:00Z">
              <w:tcPr>
                <w:tcW w:w="851"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8.6</w:t>
            </w:r>
          </w:p>
        </w:tc>
        <w:tc>
          <w:tcPr>
            <w:tcW w:w="850" w:type="dxa"/>
            <w:tcBorders>
              <w:top w:val="single" w:sz="4" w:space="0" w:color="auto"/>
              <w:left w:val="single" w:sz="4" w:space="0" w:color="auto"/>
              <w:bottom w:val="single" w:sz="4" w:space="0" w:color="auto"/>
              <w:right w:val="single" w:sz="4" w:space="0" w:color="auto"/>
            </w:tcBorders>
            <w:vAlign w:val="bottom"/>
            <w:tcPrChange w:id="430" w:author="Jon Minton" w:date="2013-09-06T09:45:00Z">
              <w:tcPr>
                <w:tcW w:w="850"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0.9</w:t>
            </w:r>
          </w:p>
        </w:tc>
        <w:tc>
          <w:tcPr>
            <w:tcW w:w="832" w:type="dxa"/>
            <w:tcBorders>
              <w:top w:val="single" w:sz="4" w:space="0" w:color="auto"/>
              <w:left w:val="single" w:sz="4" w:space="0" w:color="auto"/>
              <w:bottom w:val="single" w:sz="4" w:space="0" w:color="auto"/>
              <w:right w:val="single" w:sz="4" w:space="0" w:color="auto"/>
            </w:tcBorders>
            <w:vAlign w:val="bottom"/>
            <w:tcPrChange w:id="431" w:author="Jon Minton" w:date="2013-09-06T09:45:00Z">
              <w:tcPr>
                <w:tcW w:w="832"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90.5</w:t>
            </w:r>
          </w:p>
        </w:tc>
        <w:tc>
          <w:tcPr>
            <w:tcW w:w="1143" w:type="dxa"/>
            <w:tcBorders>
              <w:top w:val="single" w:sz="4" w:space="0" w:color="auto"/>
              <w:left w:val="single" w:sz="4" w:space="0" w:color="auto"/>
              <w:bottom w:val="single" w:sz="4" w:space="0" w:color="auto"/>
              <w:right w:val="single" w:sz="4" w:space="0" w:color="auto"/>
            </w:tcBorders>
            <w:vAlign w:val="bottom"/>
            <w:tcPrChange w:id="432" w:author="Jon Minton" w:date="2013-09-06T09:45:00Z">
              <w:tcPr>
                <w:tcW w:w="1143"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0.081</w:t>
            </w:r>
          </w:p>
        </w:tc>
        <w:tc>
          <w:tcPr>
            <w:tcW w:w="1285" w:type="dxa"/>
            <w:tcBorders>
              <w:top w:val="single" w:sz="4" w:space="0" w:color="auto"/>
              <w:left w:val="single" w:sz="4" w:space="0" w:color="auto"/>
              <w:bottom w:val="single" w:sz="4" w:space="0" w:color="auto"/>
              <w:right w:val="single" w:sz="4" w:space="0" w:color="auto"/>
            </w:tcBorders>
            <w:vAlign w:val="bottom"/>
            <w:tcPrChange w:id="433" w:author="Jon Minton" w:date="2013-09-06T09:45:00Z">
              <w:tcPr>
                <w:tcW w:w="1285"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0.188</w:t>
            </w:r>
          </w:p>
        </w:tc>
        <w:tc>
          <w:tcPr>
            <w:tcW w:w="851" w:type="dxa"/>
            <w:tcBorders>
              <w:top w:val="single" w:sz="4" w:space="0" w:color="auto"/>
              <w:left w:val="single" w:sz="4" w:space="0" w:color="auto"/>
              <w:bottom w:val="single" w:sz="4" w:space="0" w:color="auto"/>
              <w:right w:val="single" w:sz="4" w:space="0" w:color="auto"/>
            </w:tcBorders>
            <w:vAlign w:val="bottom"/>
            <w:tcPrChange w:id="434" w:author="Jon Minton" w:date="2013-09-06T09:45:00Z">
              <w:tcPr>
                <w:tcW w:w="851"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0.007</w:t>
            </w:r>
          </w:p>
        </w:tc>
        <w:tc>
          <w:tcPr>
            <w:tcW w:w="1108" w:type="dxa"/>
            <w:tcBorders>
              <w:top w:val="single" w:sz="4" w:space="0" w:color="auto"/>
              <w:left w:val="single" w:sz="4" w:space="0" w:color="auto"/>
              <w:bottom w:val="single" w:sz="4" w:space="0" w:color="auto"/>
              <w:right w:val="single" w:sz="4" w:space="0" w:color="auto"/>
            </w:tcBorders>
            <w:vAlign w:val="bottom"/>
            <w:tcPrChange w:id="435" w:author="Jon Minton" w:date="2013-09-06T09:45:00Z">
              <w:tcPr>
                <w:tcW w:w="1108"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0.053</w:t>
            </w:r>
          </w:p>
        </w:tc>
      </w:tr>
      <w:tr w:rsidR="00E74718" w:rsidRPr="0031099C" w:rsidTr="00E74718">
        <w:trPr>
          <w:divId w:val="1548566716"/>
          <w:trHeight w:val="184"/>
          <w:trPrChange w:id="436" w:author="Jon Minton" w:date="2013-09-06T09:45:00Z">
            <w:trPr>
              <w:divId w:val="1548566716"/>
              <w:trHeight w:val="184"/>
            </w:trPr>
          </w:trPrChange>
        </w:trPr>
        <w:tc>
          <w:tcPr>
            <w:tcW w:w="1254" w:type="dxa"/>
            <w:vMerge/>
            <w:tcBorders>
              <w:top w:val="nil"/>
              <w:left w:val="single" w:sz="4" w:space="0" w:color="auto"/>
              <w:bottom w:val="single" w:sz="4" w:space="0" w:color="auto"/>
              <w:right w:val="single" w:sz="4" w:space="0" w:color="auto"/>
            </w:tcBorders>
            <w:tcPrChange w:id="437" w:author="Jon Minton" w:date="2013-09-06T09:45:00Z">
              <w:tcPr>
                <w:tcW w:w="1254" w:type="dxa"/>
                <w:vMerge/>
                <w:tcBorders>
                  <w:top w:val="nil"/>
                  <w:left w:val="single" w:sz="4" w:space="0" w:color="auto"/>
                  <w:bottom w:val="single" w:sz="4" w:space="0" w:color="auto"/>
                  <w:right w:val="single" w:sz="4" w:space="0" w:color="auto"/>
                </w:tcBorders>
              </w:tcPr>
            </w:tcPrChange>
          </w:tcPr>
          <w:p w:rsidR="00E74718" w:rsidRDefault="00E74718" w:rsidP="00E74718">
            <w:pPr>
              <w:rPr>
                <w:b/>
              </w:rPr>
            </w:pPr>
          </w:p>
        </w:tc>
        <w:tc>
          <w:tcPr>
            <w:tcW w:w="2812" w:type="dxa"/>
            <w:tcBorders>
              <w:left w:val="single" w:sz="4" w:space="0" w:color="auto"/>
              <w:bottom w:val="single" w:sz="4" w:space="0" w:color="auto"/>
              <w:right w:val="single" w:sz="4" w:space="0" w:color="auto"/>
            </w:tcBorders>
            <w:vAlign w:val="center"/>
            <w:tcPrChange w:id="438" w:author="Jon Minton" w:date="2013-09-06T09:45:00Z">
              <w:tcPr>
                <w:tcW w:w="2812" w:type="dxa"/>
                <w:tcBorders>
                  <w:left w:val="single" w:sz="4" w:space="0" w:color="auto"/>
                  <w:bottom w:val="single" w:sz="4" w:space="0" w:color="auto"/>
                  <w:right w:val="single" w:sz="4" w:space="0" w:color="auto"/>
                </w:tcBorders>
                <w:vAlign w:val="center"/>
              </w:tcPr>
            </w:tcPrChange>
          </w:tcPr>
          <w:p w:rsidR="00E74718" w:rsidRDefault="00E74718" w:rsidP="00E74718">
            <w:pPr>
              <w:jc w:val="center"/>
              <w:rPr>
                <w:b/>
              </w:rPr>
            </w:pPr>
            <w:r>
              <w:rPr>
                <w:b/>
              </w:rPr>
              <w:t>Female, 65 years old</w:t>
            </w:r>
          </w:p>
        </w:tc>
        <w:tc>
          <w:tcPr>
            <w:tcW w:w="1418" w:type="dxa"/>
            <w:tcBorders>
              <w:top w:val="single" w:sz="4" w:space="0" w:color="auto"/>
              <w:left w:val="single" w:sz="4" w:space="0" w:color="auto"/>
              <w:bottom w:val="single" w:sz="4" w:space="0" w:color="auto"/>
              <w:right w:val="single" w:sz="4" w:space="0" w:color="auto"/>
            </w:tcBorders>
            <w:tcPrChange w:id="439" w:author="Jon Minton" w:date="2013-09-06T09:45:00Z">
              <w:tcPr>
                <w:tcW w:w="1418" w:type="dxa"/>
                <w:tcBorders>
                  <w:top w:val="single" w:sz="4" w:space="0" w:color="auto"/>
                  <w:left w:val="single" w:sz="4" w:space="0" w:color="auto"/>
                  <w:bottom w:val="single" w:sz="4" w:space="0" w:color="auto"/>
                  <w:right w:val="single" w:sz="4" w:space="0" w:color="auto"/>
                </w:tcBorders>
              </w:tcPr>
            </w:tcPrChange>
          </w:tcPr>
          <w:p w:rsidR="00E74718" w:rsidRPr="0031099C" w:rsidRDefault="00E74718" w:rsidP="00E74718">
            <w:pPr>
              <w:rPr>
                <w:rFonts w:ascii="Times New Roman" w:eastAsia="Times New Roman" w:hAnsi="Times New Roman"/>
                <w:b/>
              </w:rPr>
            </w:pPr>
            <w:r w:rsidRPr="0031099C">
              <w:rPr>
                <w:b/>
              </w:rPr>
              <w:t>With TTE</w:t>
            </w:r>
          </w:p>
        </w:tc>
        <w:tc>
          <w:tcPr>
            <w:tcW w:w="992" w:type="dxa"/>
            <w:tcBorders>
              <w:top w:val="single" w:sz="4" w:space="0" w:color="auto"/>
              <w:left w:val="single" w:sz="4" w:space="0" w:color="auto"/>
              <w:bottom w:val="single" w:sz="4" w:space="0" w:color="auto"/>
              <w:right w:val="single" w:sz="4" w:space="0" w:color="auto"/>
            </w:tcBorders>
            <w:vAlign w:val="bottom"/>
            <w:tcPrChange w:id="440" w:author="Jon Minton" w:date="2013-09-06T09:45:00Z">
              <w:tcPr>
                <w:tcW w:w="992"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17.251</w:t>
            </w:r>
          </w:p>
        </w:tc>
        <w:tc>
          <w:tcPr>
            <w:tcW w:w="851" w:type="dxa"/>
            <w:tcBorders>
              <w:top w:val="single" w:sz="4" w:space="0" w:color="auto"/>
              <w:left w:val="single" w:sz="4" w:space="0" w:color="auto"/>
              <w:bottom w:val="single" w:sz="4" w:space="0" w:color="auto"/>
              <w:right w:val="single" w:sz="4" w:space="0" w:color="auto"/>
            </w:tcBorders>
            <w:vAlign w:val="bottom"/>
            <w:tcPrChange w:id="441" w:author="Jon Minton" w:date="2013-09-06T09:45:00Z">
              <w:tcPr>
                <w:tcW w:w="851"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7.5</w:t>
            </w:r>
          </w:p>
        </w:tc>
        <w:tc>
          <w:tcPr>
            <w:tcW w:w="850" w:type="dxa"/>
            <w:tcBorders>
              <w:top w:val="single" w:sz="4" w:space="0" w:color="auto"/>
              <w:left w:val="single" w:sz="4" w:space="0" w:color="auto"/>
              <w:bottom w:val="single" w:sz="4" w:space="0" w:color="auto"/>
              <w:right w:val="single" w:sz="4" w:space="0" w:color="auto"/>
            </w:tcBorders>
            <w:vAlign w:val="bottom"/>
            <w:tcPrChange w:id="442" w:author="Jon Minton" w:date="2013-09-06T09:45:00Z">
              <w:tcPr>
                <w:tcW w:w="850"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1.3</w:t>
            </w:r>
          </w:p>
        </w:tc>
        <w:tc>
          <w:tcPr>
            <w:tcW w:w="832" w:type="dxa"/>
            <w:tcBorders>
              <w:top w:val="single" w:sz="4" w:space="0" w:color="auto"/>
              <w:left w:val="single" w:sz="4" w:space="0" w:color="auto"/>
              <w:bottom w:val="single" w:sz="4" w:space="0" w:color="auto"/>
              <w:right w:val="single" w:sz="4" w:space="0" w:color="auto"/>
            </w:tcBorders>
            <w:vAlign w:val="bottom"/>
            <w:tcPrChange w:id="443" w:author="Jon Minton" w:date="2013-09-06T09:45:00Z">
              <w:tcPr>
                <w:tcW w:w="832"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91.2</w:t>
            </w:r>
          </w:p>
        </w:tc>
        <w:tc>
          <w:tcPr>
            <w:tcW w:w="1143" w:type="dxa"/>
            <w:tcBorders>
              <w:top w:val="single" w:sz="4" w:space="0" w:color="auto"/>
              <w:left w:val="single" w:sz="4" w:space="0" w:color="auto"/>
              <w:bottom w:val="single" w:sz="4" w:space="0" w:color="auto"/>
              <w:right w:val="single" w:sz="4" w:space="0" w:color="auto"/>
            </w:tcBorders>
            <w:vAlign w:val="bottom"/>
            <w:tcPrChange w:id="444" w:author="Jon Minton" w:date="2013-09-06T09:45:00Z">
              <w:tcPr>
                <w:tcW w:w="1143"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0.072</w:t>
            </w:r>
          </w:p>
        </w:tc>
        <w:tc>
          <w:tcPr>
            <w:tcW w:w="1285" w:type="dxa"/>
            <w:tcBorders>
              <w:top w:val="single" w:sz="4" w:space="0" w:color="auto"/>
              <w:left w:val="single" w:sz="4" w:space="0" w:color="auto"/>
              <w:bottom w:val="single" w:sz="4" w:space="0" w:color="auto"/>
              <w:right w:val="single" w:sz="4" w:space="0" w:color="auto"/>
            </w:tcBorders>
            <w:vAlign w:val="bottom"/>
            <w:tcPrChange w:id="445" w:author="Jon Minton" w:date="2013-09-06T09:45:00Z">
              <w:tcPr>
                <w:tcW w:w="1285"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0.163</w:t>
            </w:r>
          </w:p>
        </w:tc>
        <w:tc>
          <w:tcPr>
            <w:tcW w:w="851" w:type="dxa"/>
            <w:tcBorders>
              <w:top w:val="single" w:sz="4" w:space="0" w:color="auto"/>
              <w:left w:val="single" w:sz="4" w:space="0" w:color="auto"/>
              <w:bottom w:val="single" w:sz="4" w:space="0" w:color="auto"/>
              <w:right w:val="single" w:sz="4" w:space="0" w:color="auto"/>
            </w:tcBorders>
            <w:vAlign w:val="bottom"/>
            <w:tcPrChange w:id="446" w:author="Jon Minton" w:date="2013-09-06T09:45:00Z">
              <w:tcPr>
                <w:tcW w:w="851"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jc w:val="right"/>
              <w:rPr>
                <w:rFonts w:ascii="Times New Roman" w:eastAsia="Times New Roman" w:hAnsi="Times New Roman"/>
              </w:rPr>
            </w:pPr>
            <w:r w:rsidRPr="0031099C">
              <w:t>0.010</w:t>
            </w:r>
          </w:p>
        </w:tc>
        <w:tc>
          <w:tcPr>
            <w:tcW w:w="1108" w:type="dxa"/>
            <w:tcBorders>
              <w:top w:val="single" w:sz="4" w:space="0" w:color="auto"/>
              <w:left w:val="single" w:sz="4" w:space="0" w:color="auto"/>
              <w:bottom w:val="single" w:sz="4" w:space="0" w:color="auto"/>
              <w:right w:val="single" w:sz="4" w:space="0" w:color="auto"/>
            </w:tcBorders>
            <w:vAlign w:val="bottom"/>
            <w:tcPrChange w:id="447" w:author="Jon Minton" w:date="2013-09-06T09:45:00Z">
              <w:tcPr>
                <w:tcW w:w="1108" w:type="dxa"/>
                <w:tcBorders>
                  <w:top w:val="single" w:sz="4" w:space="0" w:color="auto"/>
                  <w:left w:val="single" w:sz="4" w:space="0" w:color="auto"/>
                  <w:bottom w:val="single" w:sz="4" w:space="0" w:color="auto"/>
                  <w:right w:val="single" w:sz="4" w:space="0" w:color="auto"/>
                </w:tcBorders>
                <w:vAlign w:val="bottom"/>
              </w:tcPr>
            </w:tcPrChange>
          </w:tcPr>
          <w:p w:rsidR="00E74718" w:rsidRPr="0031099C" w:rsidRDefault="00E74718" w:rsidP="00E74718">
            <w:pPr>
              <w:keepNext/>
              <w:jc w:val="right"/>
              <w:rPr>
                <w:rFonts w:ascii="Times New Roman" w:eastAsia="Times New Roman" w:hAnsi="Times New Roman"/>
              </w:rPr>
            </w:pPr>
            <w:r w:rsidRPr="0031099C">
              <w:t>0.081</w:t>
            </w:r>
          </w:p>
        </w:tc>
      </w:tr>
    </w:tbl>
    <w:p w:rsidR="00E74718" w:rsidRPr="00E74718" w:rsidRDefault="00E74718" w:rsidP="00E74718">
      <w:pPr>
        <w:divId w:val="1548566716"/>
        <w:pPrChange w:id="448" w:author="Jon Minton" w:date="2013-09-06T09:44:00Z">
          <w:pPr>
            <w:pStyle w:val="Heading2"/>
            <w:numPr>
              <w:ilvl w:val="0"/>
              <w:numId w:val="0"/>
            </w:numPr>
            <w:divId w:val="1548566716"/>
          </w:pPr>
        </w:pPrChange>
      </w:pPr>
    </w:p>
    <w:p w:rsidR="00C2196C" w:rsidRDefault="00C2196C">
      <w:pPr>
        <w:spacing w:line="276" w:lineRule="auto"/>
        <w:jc w:val="left"/>
      </w:pPr>
    </w:p>
    <w:p w:rsidR="00C2196C" w:rsidRDefault="00C2196C">
      <w:pPr>
        <w:spacing w:line="276" w:lineRule="auto"/>
        <w:jc w:val="left"/>
      </w:pPr>
    </w:p>
    <w:p w:rsidR="00C2196C" w:rsidRDefault="00C2196C">
      <w:pPr>
        <w:spacing w:line="276" w:lineRule="auto"/>
        <w:jc w:val="left"/>
      </w:pPr>
    </w:p>
    <w:p w:rsidR="00C2196C" w:rsidRDefault="00C2196C">
      <w:pPr>
        <w:spacing w:line="276" w:lineRule="auto"/>
        <w:jc w:val="left"/>
      </w:pPr>
    </w:p>
    <w:p w:rsidR="00C2196C" w:rsidRDefault="00C2196C">
      <w:pPr>
        <w:spacing w:line="276" w:lineRule="auto"/>
        <w:jc w:val="left"/>
      </w:pPr>
    </w:p>
    <w:p w:rsidR="00C2196C" w:rsidRDefault="00C2196C">
      <w:pPr>
        <w:spacing w:line="276" w:lineRule="auto"/>
        <w:jc w:val="left"/>
      </w:pPr>
    </w:p>
    <w:p w:rsidR="00C2196C" w:rsidRDefault="00C2196C">
      <w:pPr>
        <w:spacing w:line="276" w:lineRule="auto"/>
        <w:jc w:val="left"/>
      </w:pPr>
    </w:p>
    <w:p w:rsidR="00C2196C" w:rsidRDefault="00C2196C">
      <w:pPr>
        <w:spacing w:line="276" w:lineRule="auto"/>
        <w:jc w:val="left"/>
      </w:pPr>
    </w:p>
    <w:p w:rsidR="00C2196C" w:rsidRDefault="00C2196C">
      <w:pPr>
        <w:spacing w:line="276" w:lineRule="auto"/>
        <w:jc w:val="left"/>
      </w:pPr>
    </w:p>
    <w:p w:rsidR="00C2196C" w:rsidRDefault="00C2196C">
      <w:pPr>
        <w:spacing w:line="276" w:lineRule="auto"/>
        <w:jc w:val="left"/>
      </w:pPr>
    </w:p>
    <w:p w:rsidR="00C2196C" w:rsidRDefault="00C2196C">
      <w:pPr>
        <w:spacing w:line="276" w:lineRule="auto"/>
        <w:jc w:val="left"/>
      </w:pPr>
    </w:p>
    <w:p w:rsidR="00C2196C" w:rsidRDefault="00C2196C">
      <w:pPr>
        <w:spacing w:line="276" w:lineRule="auto"/>
        <w:jc w:val="left"/>
      </w:pPr>
    </w:p>
    <w:p w:rsidR="00C2196C" w:rsidRDefault="00C2196C">
      <w:pPr>
        <w:spacing w:line="276" w:lineRule="auto"/>
        <w:jc w:val="left"/>
      </w:pPr>
    </w:p>
    <w:p w:rsidR="00E74718" w:rsidRDefault="00E74718" w:rsidP="00E74718">
      <w:pPr>
        <w:pStyle w:val="Caption"/>
        <w:framePr w:hSpace="180" w:wrap="around" w:vAnchor="page" w:hAnchor="page" w:x="1396" w:y="9046"/>
      </w:pPr>
      <w:r>
        <w:t xml:space="preserve">Table </w:t>
      </w:r>
      <w:r>
        <w:fldChar w:fldCharType="begin"/>
      </w:r>
      <w:r>
        <w:instrText xml:space="preserve"> SEQ Table \* ARABIC </w:instrText>
      </w:r>
      <w:r>
        <w:fldChar w:fldCharType="separate"/>
      </w:r>
      <w:r w:rsidR="007A2563">
        <w:rPr>
          <w:noProof/>
        </w:rPr>
        <w:t>8</w:t>
      </w:r>
      <w:r>
        <w:fldChar w:fldCharType="end"/>
      </w:r>
      <w:r>
        <w:t xml:space="preserve"> Simulated Clinical Outcomes</w:t>
      </w:r>
    </w:p>
    <w:p w:rsidR="007A2563" w:rsidRDefault="007A2563" w:rsidP="00C2196C">
      <w:pPr>
        <w:pStyle w:val="Heading2"/>
        <w:numPr>
          <w:ilvl w:val="0"/>
          <w:numId w:val="0"/>
        </w:numPr>
        <w:divId w:val="1548566716"/>
      </w:pPr>
      <w:r>
        <w:br w:type="page"/>
      </w:r>
    </w:p>
    <w:p w:rsidR="006E20FD" w:rsidRPr="0031099C" w:rsidRDefault="00C2196C" w:rsidP="00C2196C">
      <w:pPr>
        <w:pStyle w:val="Heading2"/>
        <w:numPr>
          <w:ilvl w:val="0"/>
          <w:numId w:val="0"/>
        </w:numPr>
        <w:divId w:val="1548566716"/>
      </w:pPr>
      <w:r>
        <w:lastRenderedPageBreak/>
        <w:t xml:space="preserve">Appendix D: Scatterplots of estimated difference in costs and health outcomes </w:t>
      </w:r>
      <w:r w:rsidR="004628AD">
        <w:t>from probabilistic sensitivity analysis</w:t>
      </w:r>
    </w:p>
    <w:tbl>
      <w:tblPr>
        <w:tblStyle w:val="TableGrid"/>
        <w:tblW w:w="0" w:type="auto"/>
        <w:tblLook w:val="04A0" w:firstRow="1" w:lastRow="0" w:firstColumn="1" w:lastColumn="0" w:noHBand="0" w:noVBand="1"/>
      </w:tblPr>
      <w:tblGrid>
        <w:gridCol w:w="7087"/>
        <w:gridCol w:w="7087"/>
      </w:tblGrid>
      <w:tr w:rsidR="0046051B" w:rsidRPr="0031099C" w:rsidTr="006E20FD">
        <w:trPr>
          <w:divId w:val="1548566716"/>
          <w:trHeight w:val="5519"/>
        </w:trPr>
        <w:tc>
          <w:tcPr>
            <w:tcW w:w="7087" w:type="dxa"/>
          </w:tcPr>
          <w:p w:rsidR="006E20FD" w:rsidRPr="0031099C" w:rsidRDefault="001C4819" w:rsidP="006E20FD">
            <w:r>
              <w:rPr>
                <w:noProof/>
                <w:lang w:val="en-GB" w:eastAsia="en-GB"/>
              </w:rPr>
              <w:drawing>
                <wp:inline distT="0" distB="0" distL="0" distR="0" wp14:anchorId="5FA918ED" wp14:editId="752E351B">
                  <wp:extent cx="4200525" cy="4200525"/>
                  <wp:effectExtent l="0" t="0" r="9525" b="9525"/>
                  <wp:docPr id="2" name="Picture 2" descr="X:\BMJ Echo AF Manuscript\S8\scatter_W_50_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BMJ Echo AF Manuscript\S8\scatter_W_50_M.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00525" cy="4200525"/>
                          </a:xfrm>
                          <a:prstGeom prst="rect">
                            <a:avLst/>
                          </a:prstGeom>
                          <a:noFill/>
                          <a:ln>
                            <a:noFill/>
                          </a:ln>
                        </pic:spPr>
                      </pic:pic>
                    </a:graphicData>
                  </a:graphic>
                </wp:inline>
              </w:drawing>
            </w:r>
          </w:p>
        </w:tc>
        <w:tc>
          <w:tcPr>
            <w:tcW w:w="7087" w:type="dxa"/>
          </w:tcPr>
          <w:p w:rsidR="006E20FD" w:rsidRPr="0031099C" w:rsidRDefault="001C4819" w:rsidP="006E20FD">
            <w:r>
              <w:rPr>
                <w:noProof/>
                <w:lang w:val="en-GB" w:eastAsia="en-GB"/>
              </w:rPr>
              <w:drawing>
                <wp:inline distT="0" distB="0" distL="0" distR="0" wp14:anchorId="08B83410" wp14:editId="1DB208D4">
                  <wp:extent cx="4305300" cy="4305300"/>
                  <wp:effectExtent l="0" t="0" r="0" b="0"/>
                  <wp:docPr id="6" name="Picture 6" descr="X:\BMJ Echo AF Manuscript\S8\scatter_W_50_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BMJ Echo AF Manuscript\S8\scatter_W_50_F.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05300" cy="4305300"/>
                          </a:xfrm>
                          <a:prstGeom prst="rect">
                            <a:avLst/>
                          </a:prstGeom>
                          <a:noFill/>
                          <a:ln>
                            <a:noFill/>
                          </a:ln>
                        </pic:spPr>
                      </pic:pic>
                    </a:graphicData>
                  </a:graphic>
                </wp:inline>
              </w:drawing>
            </w:r>
          </w:p>
        </w:tc>
      </w:tr>
      <w:tr w:rsidR="0031099C" w:rsidRPr="0031099C" w:rsidTr="006E20FD">
        <w:trPr>
          <w:divId w:val="1548566716"/>
        </w:trPr>
        <w:tc>
          <w:tcPr>
            <w:tcW w:w="7087" w:type="dxa"/>
          </w:tcPr>
          <w:p w:rsidR="006E20FD" w:rsidRPr="0031099C" w:rsidRDefault="006E20FD" w:rsidP="009F5199">
            <w:r w:rsidRPr="0031099C">
              <w:t xml:space="preserve">a ) </w:t>
            </w:r>
            <w:r w:rsidR="008A3090">
              <w:t>Warfarin, 50 years old, male</w:t>
            </w:r>
            <w:r w:rsidR="009F5199">
              <w:t>s</w:t>
            </w:r>
          </w:p>
        </w:tc>
        <w:tc>
          <w:tcPr>
            <w:tcW w:w="7087" w:type="dxa"/>
          </w:tcPr>
          <w:p w:rsidR="006E20FD" w:rsidRPr="0031099C" w:rsidRDefault="006E20FD" w:rsidP="009F5199">
            <w:r w:rsidRPr="0031099C">
              <w:t xml:space="preserve">b) </w:t>
            </w:r>
            <w:r w:rsidR="009F5199">
              <w:t>Warfarin, 50 years old, females</w:t>
            </w:r>
          </w:p>
        </w:tc>
      </w:tr>
    </w:tbl>
    <w:p w:rsidR="006E20FD" w:rsidRDefault="006E20FD" w:rsidP="006E20FD">
      <w:pPr>
        <w:divId w:val="1548566716"/>
      </w:pPr>
    </w:p>
    <w:p w:rsidR="009F5199" w:rsidRDefault="009F5199" w:rsidP="006E20FD">
      <w:pPr>
        <w:divId w:val="1548566716"/>
      </w:pPr>
    </w:p>
    <w:tbl>
      <w:tblPr>
        <w:tblStyle w:val="TableGrid"/>
        <w:tblW w:w="0" w:type="auto"/>
        <w:tblLook w:val="04A0" w:firstRow="1" w:lastRow="0" w:firstColumn="1" w:lastColumn="0" w:noHBand="0" w:noVBand="1"/>
      </w:tblPr>
      <w:tblGrid>
        <w:gridCol w:w="7087"/>
        <w:gridCol w:w="7087"/>
      </w:tblGrid>
      <w:tr w:rsidR="009F5199" w:rsidRPr="0031099C" w:rsidTr="009F5199">
        <w:trPr>
          <w:divId w:val="1548566716"/>
          <w:trHeight w:val="5519"/>
        </w:trPr>
        <w:tc>
          <w:tcPr>
            <w:tcW w:w="7087" w:type="dxa"/>
          </w:tcPr>
          <w:p w:rsidR="009F5199" w:rsidRPr="0031099C" w:rsidRDefault="001C4819" w:rsidP="00FA261E">
            <w:r>
              <w:rPr>
                <w:noProof/>
                <w:lang w:val="en-GB" w:eastAsia="en-GB"/>
              </w:rPr>
              <w:lastRenderedPageBreak/>
              <w:drawing>
                <wp:inline distT="0" distB="0" distL="0" distR="0" wp14:anchorId="52097DA3" wp14:editId="5125C123">
                  <wp:extent cx="4333875" cy="4333875"/>
                  <wp:effectExtent l="0" t="0" r="9525" b="9525"/>
                  <wp:docPr id="25" name="Picture 25" descr="X:\BMJ Echo AF Manuscript\S8\scatter_W_65_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BMJ Echo AF Manuscript\S8\scatter_W_65_M.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3875" cy="4333875"/>
                          </a:xfrm>
                          <a:prstGeom prst="rect">
                            <a:avLst/>
                          </a:prstGeom>
                          <a:noFill/>
                          <a:ln>
                            <a:noFill/>
                          </a:ln>
                        </pic:spPr>
                      </pic:pic>
                    </a:graphicData>
                  </a:graphic>
                </wp:inline>
              </w:drawing>
            </w:r>
          </w:p>
        </w:tc>
        <w:tc>
          <w:tcPr>
            <w:tcW w:w="7087" w:type="dxa"/>
          </w:tcPr>
          <w:p w:rsidR="009F5199" w:rsidRPr="0031099C" w:rsidRDefault="001C4819" w:rsidP="00FA261E">
            <w:r>
              <w:rPr>
                <w:noProof/>
                <w:lang w:val="en-GB" w:eastAsia="en-GB"/>
              </w:rPr>
              <w:drawing>
                <wp:inline distT="0" distB="0" distL="0" distR="0" wp14:anchorId="306F3D46" wp14:editId="368E6CF0">
                  <wp:extent cx="4133850" cy="4133850"/>
                  <wp:effectExtent l="0" t="0" r="0" b="0"/>
                  <wp:docPr id="26" name="Picture 26" descr="X:\BMJ Echo AF Manuscript\S8\scatter_W_65_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BMJ Echo AF Manuscript\S8\scatter_W_65_F.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33850" cy="4133850"/>
                          </a:xfrm>
                          <a:prstGeom prst="rect">
                            <a:avLst/>
                          </a:prstGeom>
                          <a:noFill/>
                          <a:ln>
                            <a:noFill/>
                          </a:ln>
                        </pic:spPr>
                      </pic:pic>
                    </a:graphicData>
                  </a:graphic>
                </wp:inline>
              </w:drawing>
            </w:r>
          </w:p>
        </w:tc>
      </w:tr>
      <w:tr w:rsidR="009F5199" w:rsidRPr="0031099C" w:rsidTr="009F5199">
        <w:trPr>
          <w:divId w:val="1548566716"/>
        </w:trPr>
        <w:tc>
          <w:tcPr>
            <w:tcW w:w="7087" w:type="dxa"/>
          </w:tcPr>
          <w:p w:rsidR="009F5199" w:rsidRPr="0031099C" w:rsidRDefault="009F5199" w:rsidP="009F5199">
            <w:r>
              <w:t>c</w:t>
            </w:r>
            <w:r w:rsidRPr="0031099C">
              <w:t xml:space="preserve"> ) </w:t>
            </w:r>
            <w:r>
              <w:t>Warfarin, 65 years old, males</w:t>
            </w:r>
          </w:p>
        </w:tc>
        <w:tc>
          <w:tcPr>
            <w:tcW w:w="7087" w:type="dxa"/>
          </w:tcPr>
          <w:p w:rsidR="009F5199" w:rsidRPr="0031099C" w:rsidRDefault="009F5199" w:rsidP="009F5199">
            <w:r>
              <w:t>d</w:t>
            </w:r>
            <w:r w:rsidRPr="0031099C">
              <w:t xml:space="preserve">) </w:t>
            </w:r>
            <w:r>
              <w:t>Warfarin, 65 years old, females</w:t>
            </w:r>
          </w:p>
        </w:tc>
      </w:tr>
    </w:tbl>
    <w:p w:rsidR="009F5199" w:rsidRDefault="009F5199" w:rsidP="006E20FD">
      <w:pPr>
        <w:divId w:val="1548566716"/>
      </w:pPr>
    </w:p>
    <w:tbl>
      <w:tblPr>
        <w:tblStyle w:val="TableGrid"/>
        <w:tblW w:w="0" w:type="auto"/>
        <w:tblLook w:val="04A0" w:firstRow="1" w:lastRow="0" w:firstColumn="1" w:lastColumn="0" w:noHBand="0" w:noVBand="1"/>
      </w:tblPr>
      <w:tblGrid>
        <w:gridCol w:w="7087"/>
        <w:gridCol w:w="7087"/>
      </w:tblGrid>
      <w:tr w:rsidR="009F5199" w:rsidRPr="0031099C" w:rsidTr="009F5199">
        <w:trPr>
          <w:divId w:val="1548566716"/>
          <w:trHeight w:val="5519"/>
        </w:trPr>
        <w:tc>
          <w:tcPr>
            <w:tcW w:w="7087" w:type="dxa"/>
          </w:tcPr>
          <w:p w:rsidR="009F5199" w:rsidRPr="0031099C" w:rsidRDefault="001C4819" w:rsidP="00FA261E">
            <w:r>
              <w:rPr>
                <w:noProof/>
                <w:lang w:val="en-GB" w:eastAsia="en-GB"/>
              </w:rPr>
              <w:lastRenderedPageBreak/>
              <w:drawing>
                <wp:inline distT="0" distB="0" distL="0" distR="0" wp14:anchorId="10F60A1C" wp14:editId="49EE7C42">
                  <wp:extent cx="3933825" cy="3933825"/>
                  <wp:effectExtent l="0" t="0" r="9525" b="9525"/>
                  <wp:docPr id="7" name="Picture 7" descr="X:\BMJ Echo AF Manuscript\S8\scatter_R_50_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BMJ Echo AF Manuscript\S8\scatter_R_50_M.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3825" cy="3933825"/>
                          </a:xfrm>
                          <a:prstGeom prst="rect">
                            <a:avLst/>
                          </a:prstGeom>
                          <a:noFill/>
                          <a:ln>
                            <a:noFill/>
                          </a:ln>
                        </pic:spPr>
                      </pic:pic>
                    </a:graphicData>
                  </a:graphic>
                </wp:inline>
              </w:drawing>
            </w:r>
          </w:p>
        </w:tc>
        <w:tc>
          <w:tcPr>
            <w:tcW w:w="7087" w:type="dxa"/>
          </w:tcPr>
          <w:p w:rsidR="009F5199" w:rsidRPr="0031099C" w:rsidRDefault="001C4819" w:rsidP="00FA261E">
            <w:r>
              <w:rPr>
                <w:noProof/>
                <w:lang w:val="en-GB" w:eastAsia="en-GB"/>
              </w:rPr>
              <w:drawing>
                <wp:inline distT="0" distB="0" distL="0" distR="0" wp14:anchorId="5D21D0A2" wp14:editId="754DBCD3">
                  <wp:extent cx="3876675" cy="3876675"/>
                  <wp:effectExtent l="0" t="0" r="9525" b="9525"/>
                  <wp:docPr id="9" name="Picture 9" descr="X:\BMJ Echo AF Manuscript\S8\scatter_R_50_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BMJ Echo AF Manuscript\S8\scatter_R_50_F.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6675" cy="3876675"/>
                          </a:xfrm>
                          <a:prstGeom prst="rect">
                            <a:avLst/>
                          </a:prstGeom>
                          <a:noFill/>
                          <a:ln>
                            <a:noFill/>
                          </a:ln>
                        </pic:spPr>
                      </pic:pic>
                    </a:graphicData>
                  </a:graphic>
                </wp:inline>
              </w:drawing>
            </w:r>
          </w:p>
        </w:tc>
      </w:tr>
      <w:tr w:rsidR="009F5199" w:rsidRPr="0031099C" w:rsidTr="009F5199">
        <w:trPr>
          <w:divId w:val="1548566716"/>
        </w:trPr>
        <w:tc>
          <w:tcPr>
            <w:tcW w:w="7087" w:type="dxa"/>
          </w:tcPr>
          <w:p w:rsidR="009F5199" w:rsidRPr="0031099C" w:rsidRDefault="009F5199" w:rsidP="009F5199">
            <w:r>
              <w:t xml:space="preserve">e ) </w:t>
            </w:r>
            <w:proofErr w:type="spellStart"/>
            <w:r>
              <w:t>Rivaroxaban</w:t>
            </w:r>
            <w:proofErr w:type="spellEnd"/>
            <w:r>
              <w:t>, 50 years old, males</w:t>
            </w:r>
          </w:p>
        </w:tc>
        <w:tc>
          <w:tcPr>
            <w:tcW w:w="7087" w:type="dxa"/>
          </w:tcPr>
          <w:p w:rsidR="009F5199" w:rsidRPr="0031099C" w:rsidRDefault="009F5199" w:rsidP="009F5199">
            <w:r>
              <w:t>f</w:t>
            </w:r>
            <w:r w:rsidRPr="0031099C">
              <w:t xml:space="preserve">) </w:t>
            </w:r>
            <w:proofErr w:type="spellStart"/>
            <w:r>
              <w:t>Rivaroxaban</w:t>
            </w:r>
            <w:proofErr w:type="spellEnd"/>
            <w:r>
              <w:t>, 50 years old, females</w:t>
            </w:r>
          </w:p>
        </w:tc>
      </w:tr>
    </w:tbl>
    <w:p w:rsidR="009F5199" w:rsidRDefault="009F5199" w:rsidP="006E20FD">
      <w:pPr>
        <w:divId w:val="1548566716"/>
      </w:pPr>
    </w:p>
    <w:p w:rsidR="009F5199" w:rsidRDefault="009F5199" w:rsidP="006E20FD">
      <w:pPr>
        <w:divId w:val="1548566716"/>
      </w:pPr>
    </w:p>
    <w:tbl>
      <w:tblPr>
        <w:tblStyle w:val="TableGrid"/>
        <w:tblW w:w="0" w:type="auto"/>
        <w:tblLook w:val="04A0" w:firstRow="1" w:lastRow="0" w:firstColumn="1" w:lastColumn="0" w:noHBand="0" w:noVBand="1"/>
      </w:tblPr>
      <w:tblGrid>
        <w:gridCol w:w="7087"/>
        <w:gridCol w:w="7087"/>
      </w:tblGrid>
      <w:tr w:rsidR="009F5199" w:rsidRPr="0031099C" w:rsidTr="009F5199">
        <w:trPr>
          <w:divId w:val="1548566716"/>
          <w:trHeight w:val="5519"/>
        </w:trPr>
        <w:tc>
          <w:tcPr>
            <w:tcW w:w="7087" w:type="dxa"/>
          </w:tcPr>
          <w:p w:rsidR="009F5199" w:rsidRPr="0031099C" w:rsidRDefault="001C4819" w:rsidP="00FA261E">
            <w:r>
              <w:rPr>
                <w:noProof/>
                <w:lang w:val="en-GB" w:eastAsia="en-GB"/>
              </w:rPr>
              <w:lastRenderedPageBreak/>
              <w:drawing>
                <wp:inline distT="0" distB="0" distL="0" distR="0" wp14:anchorId="4251F306" wp14:editId="5CE4F722">
                  <wp:extent cx="4219575" cy="4219575"/>
                  <wp:effectExtent l="0" t="0" r="9525" b="9525"/>
                  <wp:docPr id="10" name="Picture 10" descr="X:\BMJ Echo AF Manuscript\S8\scatter_R_65_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BMJ Echo AF Manuscript\S8\scatter_R_65_M.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9575" cy="4219575"/>
                          </a:xfrm>
                          <a:prstGeom prst="rect">
                            <a:avLst/>
                          </a:prstGeom>
                          <a:noFill/>
                          <a:ln>
                            <a:noFill/>
                          </a:ln>
                        </pic:spPr>
                      </pic:pic>
                    </a:graphicData>
                  </a:graphic>
                </wp:inline>
              </w:drawing>
            </w:r>
          </w:p>
        </w:tc>
        <w:tc>
          <w:tcPr>
            <w:tcW w:w="7087" w:type="dxa"/>
          </w:tcPr>
          <w:p w:rsidR="009F5199" w:rsidRPr="0031099C" w:rsidRDefault="001C4819" w:rsidP="00FA261E">
            <w:r>
              <w:rPr>
                <w:noProof/>
                <w:lang w:val="en-GB" w:eastAsia="en-GB"/>
              </w:rPr>
              <w:drawing>
                <wp:inline distT="0" distB="0" distL="0" distR="0" wp14:anchorId="56E9B7E7" wp14:editId="5F410FFA">
                  <wp:extent cx="4276725" cy="4276725"/>
                  <wp:effectExtent l="0" t="0" r="9525" b="9525"/>
                  <wp:docPr id="11" name="Picture 11" descr="X:\BMJ Echo AF Manuscript\S8\scatter_R_65_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BMJ Echo AF Manuscript\S8\scatter_R_65_F.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6725" cy="4276725"/>
                          </a:xfrm>
                          <a:prstGeom prst="rect">
                            <a:avLst/>
                          </a:prstGeom>
                          <a:noFill/>
                          <a:ln>
                            <a:noFill/>
                          </a:ln>
                        </pic:spPr>
                      </pic:pic>
                    </a:graphicData>
                  </a:graphic>
                </wp:inline>
              </w:drawing>
            </w:r>
          </w:p>
        </w:tc>
      </w:tr>
      <w:tr w:rsidR="009F5199" w:rsidRPr="0031099C" w:rsidTr="009F5199">
        <w:trPr>
          <w:divId w:val="1548566716"/>
        </w:trPr>
        <w:tc>
          <w:tcPr>
            <w:tcW w:w="7087" w:type="dxa"/>
          </w:tcPr>
          <w:p w:rsidR="009F5199" w:rsidRPr="0031099C" w:rsidRDefault="009F5199" w:rsidP="009F5199">
            <w:r>
              <w:t xml:space="preserve">g ) </w:t>
            </w:r>
            <w:proofErr w:type="spellStart"/>
            <w:r>
              <w:t>Rivaroxaban</w:t>
            </w:r>
            <w:proofErr w:type="spellEnd"/>
            <w:r>
              <w:t>, 65 years old, males</w:t>
            </w:r>
          </w:p>
        </w:tc>
        <w:tc>
          <w:tcPr>
            <w:tcW w:w="7087" w:type="dxa"/>
          </w:tcPr>
          <w:p w:rsidR="009F5199" w:rsidRPr="0031099C" w:rsidRDefault="009F5199" w:rsidP="009F5199">
            <w:r>
              <w:t>h</w:t>
            </w:r>
            <w:r w:rsidRPr="0031099C">
              <w:t xml:space="preserve">) </w:t>
            </w:r>
            <w:proofErr w:type="spellStart"/>
            <w:r>
              <w:t>Rivaroxaban</w:t>
            </w:r>
            <w:proofErr w:type="spellEnd"/>
            <w:r>
              <w:t>, 65 years old, females</w:t>
            </w:r>
          </w:p>
        </w:tc>
      </w:tr>
    </w:tbl>
    <w:p w:rsidR="009F5199" w:rsidRDefault="009F5199" w:rsidP="006E20FD">
      <w:pPr>
        <w:divId w:val="1548566716"/>
      </w:pPr>
    </w:p>
    <w:p w:rsidR="009F5199" w:rsidRDefault="009F5199" w:rsidP="006E20FD">
      <w:pPr>
        <w:divId w:val="1548566716"/>
      </w:pPr>
    </w:p>
    <w:tbl>
      <w:tblPr>
        <w:tblStyle w:val="TableGrid"/>
        <w:tblW w:w="0" w:type="auto"/>
        <w:tblLook w:val="04A0" w:firstRow="1" w:lastRow="0" w:firstColumn="1" w:lastColumn="0" w:noHBand="0" w:noVBand="1"/>
      </w:tblPr>
      <w:tblGrid>
        <w:gridCol w:w="7087"/>
        <w:gridCol w:w="7087"/>
      </w:tblGrid>
      <w:tr w:rsidR="009F5199" w:rsidRPr="0031099C" w:rsidTr="009F5199">
        <w:trPr>
          <w:divId w:val="1548566716"/>
          <w:trHeight w:val="5519"/>
        </w:trPr>
        <w:tc>
          <w:tcPr>
            <w:tcW w:w="7087" w:type="dxa"/>
          </w:tcPr>
          <w:p w:rsidR="009F5199" w:rsidRPr="0031099C" w:rsidRDefault="001C4819" w:rsidP="00FA261E">
            <w:r>
              <w:rPr>
                <w:noProof/>
                <w:lang w:val="en-GB" w:eastAsia="en-GB"/>
              </w:rPr>
              <w:lastRenderedPageBreak/>
              <w:drawing>
                <wp:inline distT="0" distB="0" distL="0" distR="0" wp14:anchorId="5E0EDBB6" wp14:editId="7B0FB28D">
                  <wp:extent cx="4143375" cy="4143375"/>
                  <wp:effectExtent l="0" t="0" r="9525" b="9525"/>
                  <wp:docPr id="12" name="Picture 12" descr="X:\BMJ Echo AF Manuscript\S8\scatter_D_65_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BMJ Echo AF Manuscript\S8\scatter_D_65_M.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43375" cy="4143375"/>
                          </a:xfrm>
                          <a:prstGeom prst="rect">
                            <a:avLst/>
                          </a:prstGeom>
                          <a:noFill/>
                          <a:ln>
                            <a:noFill/>
                          </a:ln>
                        </pic:spPr>
                      </pic:pic>
                    </a:graphicData>
                  </a:graphic>
                </wp:inline>
              </w:drawing>
            </w:r>
          </w:p>
        </w:tc>
        <w:tc>
          <w:tcPr>
            <w:tcW w:w="7087" w:type="dxa"/>
          </w:tcPr>
          <w:p w:rsidR="009F5199" w:rsidRPr="0031099C" w:rsidRDefault="001C4819" w:rsidP="00FA261E">
            <w:r>
              <w:rPr>
                <w:noProof/>
                <w:lang w:val="en-GB" w:eastAsia="en-GB"/>
              </w:rPr>
              <w:drawing>
                <wp:inline distT="0" distB="0" distL="0" distR="0" wp14:anchorId="2441B878" wp14:editId="084EA6FE">
                  <wp:extent cx="4162425" cy="4162425"/>
                  <wp:effectExtent l="0" t="0" r="9525" b="9525"/>
                  <wp:docPr id="13" name="Picture 13" descr="X:\BMJ Echo AF Manuscript\S8\scatter_D_65_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BMJ Echo AF Manuscript\S8\scatter_D_65_F.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62425" cy="4162425"/>
                          </a:xfrm>
                          <a:prstGeom prst="rect">
                            <a:avLst/>
                          </a:prstGeom>
                          <a:noFill/>
                          <a:ln>
                            <a:noFill/>
                          </a:ln>
                        </pic:spPr>
                      </pic:pic>
                    </a:graphicData>
                  </a:graphic>
                </wp:inline>
              </w:drawing>
            </w:r>
          </w:p>
        </w:tc>
      </w:tr>
      <w:tr w:rsidR="009F5199" w:rsidRPr="0031099C" w:rsidTr="009F5199">
        <w:trPr>
          <w:divId w:val="1548566716"/>
        </w:trPr>
        <w:tc>
          <w:tcPr>
            <w:tcW w:w="7087" w:type="dxa"/>
          </w:tcPr>
          <w:p w:rsidR="009F5199" w:rsidRPr="0031099C" w:rsidRDefault="009F5199" w:rsidP="009F5199">
            <w:proofErr w:type="spellStart"/>
            <w:r>
              <w:t>i</w:t>
            </w:r>
            <w:proofErr w:type="spellEnd"/>
            <w:r>
              <w:t xml:space="preserve"> ) </w:t>
            </w:r>
            <w:proofErr w:type="spellStart"/>
            <w:r>
              <w:t>Dabigatran</w:t>
            </w:r>
            <w:proofErr w:type="spellEnd"/>
            <w:r>
              <w:t xml:space="preserve"> 65 years old, males</w:t>
            </w:r>
          </w:p>
        </w:tc>
        <w:tc>
          <w:tcPr>
            <w:tcW w:w="7087" w:type="dxa"/>
          </w:tcPr>
          <w:p w:rsidR="009F5199" w:rsidRPr="0031099C" w:rsidRDefault="009F5199" w:rsidP="009F5199">
            <w:r>
              <w:t>j</w:t>
            </w:r>
            <w:r w:rsidRPr="0031099C">
              <w:t xml:space="preserve">) </w:t>
            </w:r>
            <w:proofErr w:type="spellStart"/>
            <w:r>
              <w:t>Dabigatran</w:t>
            </w:r>
            <w:proofErr w:type="spellEnd"/>
            <w:r>
              <w:t>, 65 years old, females</w:t>
            </w:r>
          </w:p>
        </w:tc>
      </w:tr>
    </w:tbl>
    <w:p w:rsidR="009F5199" w:rsidRDefault="004628AD" w:rsidP="004628AD">
      <w:pPr>
        <w:pStyle w:val="Caption"/>
        <w:divId w:val="1548566716"/>
      </w:pPr>
      <w:r>
        <w:t xml:space="preserve">Table </w:t>
      </w:r>
      <w:r w:rsidR="00516779">
        <w:fldChar w:fldCharType="begin"/>
      </w:r>
      <w:r w:rsidR="00516779">
        <w:instrText xml:space="preserve"> SEQ Table \* ARABIC </w:instrText>
      </w:r>
      <w:r w:rsidR="00516779">
        <w:fldChar w:fldCharType="separate"/>
      </w:r>
      <w:r w:rsidR="007A2563">
        <w:rPr>
          <w:noProof/>
        </w:rPr>
        <w:t>9</w:t>
      </w:r>
      <w:r w:rsidR="00516779">
        <w:fldChar w:fldCharType="end"/>
      </w:r>
      <w:r>
        <w:t xml:space="preserve"> Scatterplots of estimated differences in health outcomes (in QALYs) and cost between the TTE and no TTE strategy for the ten populations simulated. QALY: Quality-adjusted life years. TTE: transthoracic echocardiography</w:t>
      </w:r>
    </w:p>
    <w:p w:rsidR="009F5199" w:rsidRDefault="009F5199" w:rsidP="006E20FD">
      <w:pPr>
        <w:divId w:val="1548566716"/>
      </w:pPr>
    </w:p>
    <w:p w:rsidR="009F5199" w:rsidRPr="0031099C" w:rsidRDefault="009F5199" w:rsidP="006E20FD">
      <w:pPr>
        <w:divId w:val="1548566716"/>
        <w:sectPr w:rsidR="009F5199" w:rsidRPr="0031099C" w:rsidSect="006E20FD">
          <w:pgSz w:w="16838" w:h="11906" w:orient="landscape"/>
          <w:pgMar w:top="1440" w:right="1440" w:bottom="1440" w:left="1440" w:header="708" w:footer="708" w:gutter="0"/>
          <w:cols w:space="708"/>
          <w:docGrid w:linePitch="360"/>
        </w:sectPr>
      </w:pPr>
    </w:p>
    <w:p w:rsidR="004628AD" w:rsidRPr="0031099C" w:rsidRDefault="004628AD" w:rsidP="004628AD">
      <w:pPr>
        <w:pStyle w:val="Heading2"/>
        <w:numPr>
          <w:ilvl w:val="0"/>
          <w:numId w:val="0"/>
        </w:numPr>
        <w:divId w:val="1548566716"/>
      </w:pPr>
      <w:r>
        <w:lastRenderedPageBreak/>
        <w:t>Appendix E: Summary of cost-effectiveness results of TTE compared with no TTE strategies for the 10 patient populations under consideration</w:t>
      </w:r>
    </w:p>
    <w:p w:rsidR="006E20FD" w:rsidRDefault="006E20FD" w:rsidP="006E20FD">
      <w:pPr>
        <w:divId w:val="1548566716"/>
      </w:pPr>
    </w:p>
    <w:tbl>
      <w:tblPr>
        <w:tblStyle w:val="TableGrid"/>
        <w:tblW w:w="0" w:type="auto"/>
        <w:tblLook w:val="04A0" w:firstRow="1" w:lastRow="0" w:firstColumn="1" w:lastColumn="0" w:noHBand="0" w:noVBand="1"/>
      </w:tblPr>
      <w:tblGrid>
        <w:gridCol w:w="1243"/>
        <w:gridCol w:w="1134"/>
        <w:gridCol w:w="993"/>
        <w:gridCol w:w="1274"/>
        <w:gridCol w:w="1133"/>
        <w:gridCol w:w="2267"/>
        <w:gridCol w:w="1198"/>
      </w:tblGrid>
      <w:tr w:rsidR="003D01CF" w:rsidTr="00BE7146">
        <w:trPr>
          <w:divId w:val="1548566716"/>
        </w:trPr>
        <w:tc>
          <w:tcPr>
            <w:tcW w:w="1243" w:type="dxa"/>
          </w:tcPr>
          <w:p w:rsidR="003D01CF" w:rsidRDefault="003D01CF" w:rsidP="006E20FD">
            <w:r>
              <w:t>OAC</w:t>
            </w:r>
          </w:p>
        </w:tc>
        <w:tc>
          <w:tcPr>
            <w:tcW w:w="1134" w:type="dxa"/>
          </w:tcPr>
          <w:p w:rsidR="003D01CF" w:rsidRDefault="003D01CF" w:rsidP="006E20FD">
            <w:r>
              <w:t>Patient Population</w:t>
            </w:r>
          </w:p>
        </w:tc>
        <w:tc>
          <w:tcPr>
            <w:tcW w:w="993" w:type="dxa"/>
          </w:tcPr>
          <w:p w:rsidR="003D01CF" w:rsidRDefault="003D01CF" w:rsidP="006E20FD">
            <w:r>
              <w:t>Strategy</w:t>
            </w:r>
          </w:p>
        </w:tc>
        <w:tc>
          <w:tcPr>
            <w:tcW w:w="1274" w:type="dxa"/>
          </w:tcPr>
          <w:p w:rsidR="003D01CF" w:rsidRDefault="003D01CF" w:rsidP="006E20FD">
            <w:r>
              <w:t>Mean Cost</w:t>
            </w:r>
            <w:r w:rsidR="00BE7146">
              <w:t xml:space="preserve"> (£)</w:t>
            </w:r>
          </w:p>
        </w:tc>
        <w:tc>
          <w:tcPr>
            <w:tcW w:w="1133" w:type="dxa"/>
          </w:tcPr>
          <w:p w:rsidR="003D01CF" w:rsidRDefault="003D01CF" w:rsidP="006E20FD">
            <w:r>
              <w:t>Mean QALY</w:t>
            </w:r>
          </w:p>
        </w:tc>
        <w:tc>
          <w:tcPr>
            <w:tcW w:w="2267" w:type="dxa"/>
          </w:tcPr>
          <w:p w:rsidR="003D01CF" w:rsidRDefault="003D01CF" w:rsidP="006E20FD">
            <w:r>
              <w:t xml:space="preserve">ICER (95% </w:t>
            </w:r>
            <w:proofErr w:type="spellStart"/>
            <w:r>
              <w:t>CrI</w:t>
            </w:r>
            <w:proofErr w:type="spellEnd"/>
            <w:r>
              <w:t>)</w:t>
            </w:r>
            <w:r w:rsidR="00BE7146">
              <w:t>, £/QALY</w:t>
            </w:r>
          </w:p>
        </w:tc>
        <w:tc>
          <w:tcPr>
            <w:tcW w:w="1198" w:type="dxa"/>
          </w:tcPr>
          <w:p w:rsidR="003D01CF" w:rsidRDefault="003D01CF" w:rsidP="00BE7146">
            <w:r>
              <w:t>TTE dominated?</w:t>
            </w:r>
          </w:p>
        </w:tc>
      </w:tr>
      <w:tr w:rsidR="00BE7146" w:rsidTr="00BE7146">
        <w:trPr>
          <w:divId w:val="1548566716"/>
          <w:trHeight w:val="385"/>
        </w:trPr>
        <w:tc>
          <w:tcPr>
            <w:tcW w:w="1243" w:type="dxa"/>
            <w:vMerge w:val="restart"/>
          </w:tcPr>
          <w:p w:rsidR="00BE7146" w:rsidRDefault="00BE7146" w:rsidP="006E20FD">
            <w:r>
              <w:t>Warfarin</w:t>
            </w:r>
          </w:p>
        </w:tc>
        <w:tc>
          <w:tcPr>
            <w:tcW w:w="1134" w:type="dxa"/>
            <w:vMerge w:val="restart"/>
          </w:tcPr>
          <w:p w:rsidR="00BE7146" w:rsidRDefault="00BE7146" w:rsidP="006E20FD">
            <w:r>
              <w:t>Male, Aged 50</w:t>
            </w:r>
          </w:p>
        </w:tc>
        <w:tc>
          <w:tcPr>
            <w:tcW w:w="993" w:type="dxa"/>
          </w:tcPr>
          <w:p w:rsidR="00BE7146" w:rsidRDefault="00BE7146" w:rsidP="00FA261E">
            <w:r>
              <w:t>No TTE</w:t>
            </w:r>
          </w:p>
        </w:tc>
        <w:tc>
          <w:tcPr>
            <w:tcW w:w="1274" w:type="dxa"/>
          </w:tcPr>
          <w:p w:rsidR="00BE7146" w:rsidRDefault="00227261" w:rsidP="006E20FD">
            <w:r>
              <w:t>2459</w:t>
            </w:r>
          </w:p>
        </w:tc>
        <w:tc>
          <w:tcPr>
            <w:tcW w:w="1133" w:type="dxa"/>
          </w:tcPr>
          <w:p w:rsidR="00BE7146" w:rsidRDefault="00227261" w:rsidP="00227261">
            <w:r>
              <w:t>13</w:t>
            </w:r>
            <w:r w:rsidR="00BE7146">
              <w:t>.</w:t>
            </w:r>
            <w:r>
              <w:t>60</w:t>
            </w:r>
          </w:p>
        </w:tc>
        <w:tc>
          <w:tcPr>
            <w:tcW w:w="2267" w:type="dxa"/>
            <w:vMerge w:val="restart"/>
          </w:tcPr>
          <w:p w:rsidR="00BE7146" w:rsidRDefault="00BE7146" w:rsidP="006E20FD">
            <w:r>
              <w:t>-</w:t>
            </w:r>
            <w:r w:rsidR="00227261">
              <w:t>26</w:t>
            </w:r>
            <w:r w:rsidR="007A14AB">
              <w:t xml:space="preserve"> </w:t>
            </w:r>
            <w:r w:rsidR="00227261">
              <w:t>489</w:t>
            </w:r>
            <w:r>
              <w:t xml:space="preserve"> </w:t>
            </w:r>
          </w:p>
          <w:p w:rsidR="00BE7146" w:rsidRDefault="00BE7146" w:rsidP="00227261">
            <w:r>
              <w:t>(-</w:t>
            </w:r>
            <w:r w:rsidR="00227261">
              <w:t>26</w:t>
            </w:r>
            <w:r w:rsidR="007A14AB">
              <w:t xml:space="preserve"> </w:t>
            </w:r>
            <w:r w:rsidR="00227261">
              <w:t>552</w:t>
            </w:r>
            <w:r>
              <w:t xml:space="preserve"> to -</w:t>
            </w:r>
            <w:r w:rsidR="00227261">
              <w:t>26</w:t>
            </w:r>
            <w:r w:rsidR="007A14AB">
              <w:t xml:space="preserve"> </w:t>
            </w:r>
            <w:r w:rsidR="00227261">
              <w:t>408</w:t>
            </w:r>
            <w:r>
              <w:t>)</w:t>
            </w:r>
          </w:p>
        </w:tc>
        <w:tc>
          <w:tcPr>
            <w:tcW w:w="1198" w:type="dxa"/>
            <w:vMerge w:val="restart"/>
          </w:tcPr>
          <w:p w:rsidR="00BE7146" w:rsidRDefault="00BE7146" w:rsidP="006E20FD">
            <w:r>
              <w:t>Yes</w:t>
            </w:r>
          </w:p>
        </w:tc>
      </w:tr>
      <w:tr w:rsidR="00BE7146" w:rsidTr="00BE7146">
        <w:trPr>
          <w:divId w:val="1548566716"/>
          <w:trHeight w:val="352"/>
        </w:trPr>
        <w:tc>
          <w:tcPr>
            <w:tcW w:w="1243" w:type="dxa"/>
            <w:vMerge/>
          </w:tcPr>
          <w:p w:rsidR="00BE7146" w:rsidRDefault="00BE7146" w:rsidP="006E20FD"/>
        </w:tc>
        <w:tc>
          <w:tcPr>
            <w:tcW w:w="1134" w:type="dxa"/>
            <w:vMerge/>
          </w:tcPr>
          <w:p w:rsidR="00BE7146" w:rsidRDefault="00BE7146" w:rsidP="006E20FD"/>
        </w:tc>
        <w:tc>
          <w:tcPr>
            <w:tcW w:w="993" w:type="dxa"/>
          </w:tcPr>
          <w:p w:rsidR="00BE7146" w:rsidRDefault="00BE7146" w:rsidP="00FA261E">
            <w:r>
              <w:t>TTE</w:t>
            </w:r>
          </w:p>
        </w:tc>
        <w:tc>
          <w:tcPr>
            <w:tcW w:w="1274" w:type="dxa"/>
          </w:tcPr>
          <w:p w:rsidR="00BE7146" w:rsidRDefault="00227261" w:rsidP="006E20FD">
            <w:r>
              <w:t>4712</w:t>
            </w:r>
          </w:p>
        </w:tc>
        <w:tc>
          <w:tcPr>
            <w:tcW w:w="1133" w:type="dxa"/>
          </w:tcPr>
          <w:p w:rsidR="00BE7146" w:rsidRDefault="00227261" w:rsidP="00227261">
            <w:r>
              <w:t>13.51</w:t>
            </w:r>
          </w:p>
        </w:tc>
        <w:tc>
          <w:tcPr>
            <w:tcW w:w="2267" w:type="dxa"/>
            <w:vMerge/>
          </w:tcPr>
          <w:p w:rsidR="00BE7146" w:rsidRDefault="00BE7146" w:rsidP="006E20FD"/>
        </w:tc>
        <w:tc>
          <w:tcPr>
            <w:tcW w:w="1198" w:type="dxa"/>
            <w:vMerge/>
          </w:tcPr>
          <w:p w:rsidR="00BE7146" w:rsidRDefault="00BE7146" w:rsidP="006E20FD"/>
        </w:tc>
      </w:tr>
      <w:tr w:rsidR="00BE7146" w:rsidTr="00BE7146">
        <w:trPr>
          <w:divId w:val="1548566716"/>
          <w:trHeight w:val="318"/>
        </w:trPr>
        <w:tc>
          <w:tcPr>
            <w:tcW w:w="1243" w:type="dxa"/>
            <w:vMerge/>
          </w:tcPr>
          <w:p w:rsidR="00BE7146" w:rsidRDefault="00BE7146" w:rsidP="006E20FD"/>
        </w:tc>
        <w:tc>
          <w:tcPr>
            <w:tcW w:w="1134" w:type="dxa"/>
            <w:vMerge w:val="restart"/>
          </w:tcPr>
          <w:p w:rsidR="00BE7146" w:rsidRDefault="00BE7146" w:rsidP="003D01CF">
            <w:r>
              <w:t>Female, Aged 50</w:t>
            </w:r>
          </w:p>
        </w:tc>
        <w:tc>
          <w:tcPr>
            <w:tcW w:w="993" w:type="dxa"/>
          </w:tcPr>
          <w:p w:rsidR="00BE7146" w:rsidRDefault="00BE7146" w:rsidP="00FA261E">
            <w:r>
              <w:t>No TTE</w:t>
            </w:r>
          </w:p>
        </w:tc>
        <w:tc>
          <w:tcPr>
            <w:tcW w:w="1274" w:type="dxa"/>
          </w:tcPr>
          <w:p w:rsidR="00BE7146" w:rsidRDefault="00227261" w:rsidP="006E20FD">
            <w:r>
              <w:t>2815</w:t>
            </w:r>
          </w:p>
        </w:tc>
        <w:tc>
          <w:tcPr>
            <w:tcW w:w="1133" w:type="dxa"/>
          </w:tcPr>
          <w:p w:rsidR="00BE7146" w:rsidRDefault="00227261" w:rsidP="006E20FD">
            <w:r>
              <w:t>14.27</w:t>
            </w:r>
          </w:p>
        </w:tc>
        <w:tc>
          <w:tcPr>
            <w:tcW w:w="2267" w:type="dxa"/>
            <w:vMerge w:val="restart"/>
          </w:tcPr>
          <w:p w:rsidR="00BE7146" w:rsidRDefault="00227261" w:rsidP="006E20FD">
            <w:r>
              <w:t>-34</w:t>
            </w:r>
            <w:r w:rsidR="007A14AB">
              <w:t xml:space="preserve"> </w:t>
            </w:r>
            <w:r>
              <w:t>078</w:t>
            </w:r>
          </w:p>
          <w:p w:rsidR="00227261" w:rsidRDefault="00227261" w:rsidP="006E20FD">
            <w:r>
              <w:t>(-34</w:t>
            </w:r>
            <w:r w:rsidR="007A14AB">
              <w:t xml:space="preserve"> </w:t>
            </w:r>
            <w:r>
              <w:t>175 to -33</w:t>
            </w:r>
            <w:r w:rsidR="007A14AB">
              <w:t xml:space="preserve"> </w:t>
            </w:r>
            <w:r>
              <w:t>952)</w:t>
            </w:r>
          </w:p>
        </w:tc>
        <w:tc>
          <w:tcPr>
            <w:tcW w:w="1198" w:type="dxa"/>
            <w:vMerge w:val="restart"/>
          </w:tcPr>
          <w:p w:rsidR="00BE7146" w:rsidRDefault="00227261" w:rsidP="006E20FD">
            <w:r>
              <w:t>Yes</w:t>
            </w:r>
          </w:p>
        </w:tc>
      </w:tr>
      <w:tr w:rsidR="00BE7146" w:rsidTr="00BE7146">
        <w:trPr>
          <w:divId w:val="1548566716"/>
          <w:trHeight w:val="419"/>
        </w:trPr>
        <w:tc>
          <w:tcPr>
            <w:tcW w:w="1243" w:type="dxa"/>
            <w:vMerge/>
          </w:tcPr>
          <w:p w:rsidR="00BE7146" w:rsidRDefault="00BE7146" w:rsidP="006E20FD"/>
        </w:tc>
        <w:tc>
          <w:tcPr>
            <w:tcW w:w="1134" w:type="dxa"/>
            <w:vMerge/>
          </w:tcPr>
          <w:p w:rsidR="00BE7146" w:rsidRDefault="00BE7146" w:rsidP="003D01CF"/>
        </w:tc>
        <w:tc>
          <w:tcPr>
            <w:tcW w:w="993" w:type="dxa"/>
          </w:tcPr>
          <w:p w:rsidR="00BE7146" w:rsidRDefault="00BE7146" w:rsidP="00FA261E">
            <w:r>
              <w:t>TTE</w:t>
            </w:r>
          </w:p>
        </w:tc>
        <w:tc>
          <w:tcPr>
            <w:tcW w:w="1274" w:type="dxa"/>
          </w:tcPr>
          <w:p w:rsidR="00BE7146" w:rsidRDefault="00227261" w:rsidP="006E20FD">
            <w:r>
              <w:t>5405</w:t>
            </w:r>
          </w:p>
        </w:tc>
        <w:tc>
          <w:tcPr>
            <w:tcW w:w="1133" w:type="dxa"/>
          </w:tcPr>
          <w:p w:rsidR="00BE7146" w:rsidRDefault="00227261" w:rsidP="006E20FD">
            <w:r>
              <w:t>14.19</w:t>
            </w:r>
          </w:p>
        </w:tc>
        <w:tc>
          <w:tcPr>
            <w:tcW w:w="2267" w:type="dxa"/>
            <w:vMerge/>
          </w:tcPr>
          <w:p w:rsidR="00BE7146" w:rsidRDefault="00BE7146" w:rsidP="006E20FD"/>
        </w:tc>
        <w:tc>
          <w:tcPr>
            <w:tcW w:w="1198" w:type="dxa"/>
            <w:vMerge/>
          </w:tcPr>
          <w:p w:rsidR="00BE7146" w:rsidRDefault="00BE7146" w:rsidP="006E20FD"/>
        </w:tc>
      </w:tr>
      <w:tr w:rsidR="00BE7146" w:rsidTr="00BE7146">
        <w:trPr>
          <w:divId w:val="1548566716"/>
          <w:trHeight w:val="352"/>
        </w:trPr>
        <w:tc>
          <w:tcPr>
            <w:tcW w:w="1243" w:type="dxa"/>
            <w:vMerge/>
          </w:tcPr>
          <w:p w:rsidR="00BE7146" w:rsidRDefault="00BE7146" w:rsidP="006E20FD"/>
        </w:tc>
        <w:tc>
          <w:tcPr>
            <w:tcW w:w="1134" w:type="dxa"/>
            <w:vMerge w:val="restart"/>
          </w:tcPr>
          <w:p w:rsidR="00BE7146" w:rsidRDefault="00BE7146" w:rsidP="003D01CF">
            <w:r>
              <w:t>Male, Aged 65</w:t>
            </w:r>
          </w:p>
        </w:tc>
        <w:tc>
          <w:tcPr>
            <w:tcW w:w="993" w:type="dxa"/>
          </w:tcPr>
          <w:p w:rsidR="00BE7146" w:rsidRDefault="00BE7146" w:rsidP="00FA261E">
            <w:r>
              <w:t>No TTE</w:t>
            </w:r>
          </w:p>
        </w:tc>
        <w:tc>
          <w:tcPr>
            <w:tcW w:w="1274" w:type="dxa"/>
          </w:tcPr>
          <w:p w:rsidR="00BE7146" w:rsidRDefault="00BE7146" w:rsidP="006E20FD">
            <w:r>
              <w:t>1527</w:t>
            </w:r>
          </w:p>
        </w:tc>
        <w:tc>
          <w:tcPr>
            <w:tcW w:w="1133" w:type="dxa"/>
          </w:tcPr>
          <w:p w:rsidR="00BE7146" w:rsidRDefault="00BE7146" w:rsidP="006E20FD">
            <w:r>
              <w:t>9.12</w:t>
            </w:r>
          </w:p>
        </w:tc>
        <w:tc>
          <w:tcPr>
            <w:tcW w:w="2267" w:type="dxa"/>
            <w:vMerge w:val="restart"/>
          </w:tcPr>
          <w:p w:rsidR="00BE7146" w:rsidRDefault="00BE7146" w:rsidP="006E20FD">
            <w:r>
              <w:t>66</w:t>
            </w:r>
            <w:r w:rsidR="007A14AB">
              <w:t xml:space="preserve"> </w:t>
            </w:r>
            <w:r>
              <w:t xml:space="preserve">793 </w:t>
            </w:r>
          </w:p>
          <w:p w:rsidR="00BE7146" w:rsidRDefault="00BE7146" w:rsidP="006E20FD">
            <w:r>
              <w:t>(66</w:t>
            </w:r>
            <w:r w:rsidR="007A14AB">
              <w:t xml:space="preserve"> </w:t>
            </w:r>
            <w:r>
              <w:t>217 to 67</w:t>
            </w:r>
            <w:r w:rsidR="007A14AB">
              <w:t xml:space="preserve"> </w:t>
            </w:r>
            <w:r>
              <w:t>599)</w:t>
            </w:r>
          </w:p>
        </w:tc>
        <w:tc>
          <w:tcPr>
            <w:tcW w:w="1198" w:type="dxa"/>
            <w:vMerge w:val="restart"/>
          </w:tcPr>
          <w:p w:rsidR="00BE7146" w:rsidRDefault="00BE7146" w:rsidP="006E20FD">
            <w:r>
              <w:t>No</w:t>
            </w:r>
          </w:p>
        </w:tc>
      </w:tr>
      <w:tr w:rsidR="00BE7146" w:rsidTr="00BE7146">
        <w:trPr>
          <w:divId w:val="1548566716"/>
          <w:trHeight w:val="368"/>
        </w:trPr>
        <w:tc>
          <w:tcPr>
            <w:tcW w:w="1243" w:type="dxa"/>
            <w:vMerge/>
          </w:tcPr>
          <w:p w:rsidR="00BE7146" w:rsidRDefault="00BE7146" w:rsidP="006E20FD"/>
        </w:tc>
        <w:tc>
          <w:tcPr>
            <w:tcW w:w="1134" w:type="dxa"/>
            <w:vMerge/>
          </w:tcPr>
          <w:p w:rsidR="00BE7146" w:rsidRDefault="00BE7146" w:rsidP="003D01CF"/>
        </w:tc>
        <w:tc>
          <w:tcPr>
            <w:tcW w:w="993" w:type="dxa"/>
          </w:tcPr>
          <w:p w:rsidR="00BE7146" w:rsidRDefault="00BE7146" w:rsidP="00FA261E">
            <w:r>
              <w:t>TTE</w:t>
            </w:r>
          </w:p>
        </w:tc>
        <w:tc>
          <w:tcPr>
            <w:tcW w:w="1274" w:type="dxa"/>
          </w:tcPr>
          <w:p w:rsidR="00BE7146" w:rsidRDefault="00BE7146" w:rsidP="006E20FD">
            <w:r>
              <w:t>2467</w:t>
            </w:r>
          </w:p>
        </w:tc>
        <w:tc>
          <w:tcPr>
            <w:tcW w:w="1133" w:type="dxa"/>
          </w:tcPr>
          <w:p w:rsidR="00BE7146" w:rsidRDefault="00BE7146" w:rsidP="006E20FD">
            <w:r>
              <w:t>9.13</w:t>
            </w:r>
          </w:p>
        </w:tc>
        <w:tc>
          <w:tcPr>
            <w:tcW w:w="2267" w:type="dxa"/>
            <w:vMerge/>
          </w:tcPr>
          <w:p w:rsidR="00BE7146" w:rsidRDefault="00BE7146" w:rsidP="006E20FD"/>
        </w:tc>
        <w:tc>
          <w:tcPr>
            <w:tcW w:w="1198" w:type="dxa"/>
            <w:vMerge/>
          </w:tcPr>
          <w:p w:rsidR="00BE7146" w:rsidRDefault="00BE7146" w:rsidP="006E20FD"/>
        </w:tc>
      </w:tr>
      <w:tr w:rsidR="00BE7146" w:rsidTr="00BE7146">
        <w:trPr>
          <w:divId w:val="1548566716"/>
          <w:trHeight w:val="435"/>
        </w:trPr>
        <w:tc>
          <w:tcPr>
            <w:tcW w:w="1243" w:type="dxa"/>
            <w:vMerge/>
          </w:tcPr>
          <w:p w:rsidR="00BE7146" w:rsidRDefault="00BE7146" w:rsidP="006E20FD"/>
        </w:tc>
        <w:tc>
          <w:tcPr>
            <w:tcW w:w="1134" w:type="dxa"/>
            <w:vMerge w:val="restart"/>
          </w:tcPr>
          <w:p w:rsidR="00BE7146" w:rsidRDefault="00BE7146" w:rsidP="003D01CF">
            <w:r>
              <w:t>Female, Aged 65</w:t>
            </w:r>
          </w:p>
        </w:tc>
        <w:tc>
          <w:tcPr>
            <w:tcW w:w="993" w:type="dxa"/>
          </w:tcPr>
          <w:p w:rsidR="00BE7146" w:rsidRDefault="00BE7146" w:rsidP="00FA261E">
            <w:r>
              <w:t>No TTE</w:t>
            </w:r>
          </w:p>
        </w:tc>
        <w:tc>
          <w:tcPr>
            <w:tcW w:w="1274" w:type="dxa"/>
          </w:tcPr>
          <w:p w:rsidR="00BE7146" w:rsidRDefault="00BE7146" w:rsidP="006E20FD">
            <w:r>
              <w:t>1974</w:t>
            </w:r>
          </w:p>
        </w:tc>
        <w:tc>
          <w:tcPr>
            <w:tcW w:w="1133" w:type="dxa"/>
          </w:tcPr>
          <w:p w:rsidR="00BE7146" w:rsidRDefault="00BE7146" w:rsidP="006E20FD">
            <w:r>
              <w:t>9.94</w:t>
            </w:r>
          </w:p>
        </w:tc>
        <w:tc>
          <w:tcPr>
            <w:tcW w:w="2267" w:type="dxa"/>
            <w:vMerge w:val="restart"/>
          </w:tcPr>
          <w:p w:rsidR="00BE7146" w:rsidRDefault="00BE7146" w:rsidP="006E20FD">
            <w:r>
              <w:t>39</w:t>
            </w:r>
            <w:r w:rsidR="007A14AB">
              <w:t xml:space="preserve"> </w:t>
            </w:r>
            <w:r>
              <w:t xml:space="preserve">485 </w:t>
            </w:r>
          </w:p>
          <w:p w:rsidR="00BE7146" w:rsidRDefault="00BE7146" w:rsidP="006E20FD">
            <w:r>
              <w:t>(39</w:t>
            </w:r>
            <w:r w:rsidR="007A14AB">
              <w:t xml:space="preserve"> </w:t>
            </w:r>
            <w:r>
              <w:t>291 to 39</w:t>
            </w:r>
            <w:r w:rsidR="007A14AB">
              <w:t xml:space="preserve"> </w:t>
            </w:r>
            <w:r>
              <w:t>754)</w:t>
            </w:r>
          </w:p>
        </w:tc>
        <w:tc>
          <w:tcPr>
            <w:tcW w:w="1198" w:type="dxa"/>
            <w:vMerge w:val="restart"/>
          </w:tcPr>
          <w:p w:rsidR="00BE7146" w:rsidRDefault="00BE7146" w:rsidP="006E20FD">
            <w:r>
              <w:t>No</w:t>
            </w:r>
          </w:p>
        </w:tc>
      </w:tr>
      <w:tr w:rsidR="00BE7146" w:rsidTr="00BE7146">
        <w:trPr>
          <w:divId w:val="1548566716"/>
          <w:trHeight w:val="285"/>
        </w:trPr>
        <w:tc>
          <w:tcPr>
            <w:tcW w:w="1243" w:type="dxa"/>
            <w:vMerge/>
          </w:tcPr>
          <w:p w:rsidR="00BE7146" w:rsidRDefault="00BE7146" w:rsidP="006E20FD"/>
        </w:tc>
        <w:tc>
          <w:tcPr>
            <w:tcW w:w="1134" w:type="dxa"/>
            <w:vMerge/>
          </w:tcPr>
          <w:p w:rsidR="00BE7146" w:rsidRDefault="00BE7146" w:rsidP="003D01CF"/>
        </w:tc>
        <w:tc>
          <w:tcPr>
            <w:tcW w:w="993" w:type="dxa"/>
          </w:tcPr>
          <w:p w:rsidR="00BE7146" w:rsidRDefault="00BE7146" w:rsidP="00FA261E">
            <w:r>
              <w:t>TTE</w:t>
            </w:r>
          </w:p>
        </w:tc>
        <w:tc>
          <w:tcPr>
            <w:tcW w:w="1274" w:type="dxa"/>
          </w:tcPr>
          <w:p w:rsidR="00BE7146" w:rsidRDefault="00BE7146" w:rsidP="006E20FD">
            <w:r>
              <w:t>3106</w:t>
            </w:r>
          </w:p>
        </w:tc>
        <w:tc>
          <w:tcPr>
            <w:tcW w:w="1133" w:type="dxa"/>
          </w:tcPr>
          <w:p w:rsidR="00BE7146" w:rsidRDefault="00BE7146" w:rsidP="006E20FD">
            <w:r>
              <w:t>9.97</w:t>
            </w:r>
          </w:p>
        </w:tc>
        <w:tc>
          <w:tcPr>
            <w:tcW w:w="2267" w:type="dxa"/>
            <w:vMerge/>
          </w:tcPr>
          <w:p w:rsidR="00BE7146" w:rsidRDefault="00BE7146" w:rsidP="006E20FD"/>
        </w:tc>
        <w:tc>
          <w:tcPr>
            <w:tcW w:w="1198" w:type="dxa"/>
            <w:vMerge/>
          </w:tcPr>
          <w:p w:rsidR="00BE7146" w:rsidRDefault="00BE7146" w:rsidP="006E20FD"/>
        </w:tc>
      </w:tr>
      <w:tr w:rsidR="00BE7146" w:rsidTr="00BE7146">
        <w:trPr>
          <w:divId w:val="1548566716"/>
        </w:trPr>
        <w:tc>
          <w:tcPr>
            <w:tcW w:w="1243" w:type="dxa"/>
            <w:vMerge w:val="restart"/>
          </w:tcPr>
          <w:p w:rsidR="00BE7146" w:rsidRDefault="00BE7146" w:rsidP="006E20FD">
            <w:proofErr w:type="spellStart"/>
            <w:r>
              <w:t>Rivaroxaban</w:t>
            </w:r>
            <w:proofErr w:type="spellEnd"/>
          </w:p>
        </w:tc>
        <w:tc>
          <w:tcPr>
            <w:tcW w:w="1134" w:type="dxa"/>
            <w:vMerge w:val="restart"/>
          </w:tcPr>
          <w:p w:rsidR="00BE7146" w:rsidRDefault="00BE7146" w:rsidP="00FA261E">
            <w:r>
              <w:t>Male, Aged 50</w:t>
            </w:r>
          </w:p>
        </w:tc>
        <w:tc>
          <w:tcPr>
            <w:tcW w:w="993" w:type="dxa"/>
          </w:tcPr>
          <w:p w:rsidR="00BE7146" w:rsidRDefault="00BE7146" w:rsidP="00FA261E">
            <w:r>
              <w:t>No TTE</w:t>
            </w:r>
          </w:p>
        </w:tc>
        <w:tc>
          <w:tcPr>
            <w:tcW w:w="1274" w:type="dxa"/>
          </w:tcPr>
          <w:p w:rsidR="00BE7146" w:rsidRDefault="00BE7146" w:rsidP="006E20FD">
            <w:r>
              <w:t>2449</w:t>
            </w:r>
          </w:p>
        </w:tc>
        <w:tc>
          <w:tcPr>
            <w:tcW w:w="1133" w:type="dxa"/>
          </w:tcPr>
          <w:p w:rsidR="00BE7146" w:rsidRDefault="00BE7146" w:rsidP="006E20FD">
            <w:r>
              <w:t>13.61</w:t>
            </w:r>
          </w:p>
        </w:tc>
        <w:tc>
          <w:tcPr>
            <w:tcW w:w="2267" w:type="dxa"/>
            <w:vMerge w:val="restart"/>
          </w:tcPr>
          <w:p w:rsidR="00BE7146" w:rsidRDefault="00BE7146" w:rsidP="006E20FD">
            <w:r>
              <w:t>-34</w:t>
            </w:r>
            <w:r w:rsidR="007A14AB">
              <w:t xml:space="preserve"> </w:t>
            </w:r>
            <w:r>
              <w:t xml:space="preserve">060 </w:t>
            </w:r>
          </w:p>
          <w:p w:rsidR="00BE7146" w:rsidRDefault="00BE7146" w:rsidP="006E20FD">
            <w:r>
              <w:t>(-34</w:t>
            </w:r>
            <w:r w:rsidR="007A14AB">
              <w:t xml:space="preserve"> </w:t>
            </w:r>
            <w:r>
              <w:t>170 to -33</w:t>
            </w:r>
            <w:r w:rsidR="007A14AB">
              <w:t xml:space="preserve"> </w:t>
            </w:r>
            <w:r>
              <w:t>910)</w:t>
            </w:r>
          </w:p>
        </w:tc>
        <w:tc>
          <w:tcPr>
            <w:tcW w:w="1198" w:type="dxa"/>
            <w:vMerge w:val="restart"/>
          </w:tcPr>
          <w:p w:rsidR="00BE7146" w:rsidRDefault="00BE7146" w:rsidP="006E20FD">
            <w:r>
              <w:t>Yes</w:t>
            </w:r>
          </w:p>
        </w:tc>
      </w:tr>
      <w:tr w:rsidR="00BE7146" w:rsidTr="00BE7146">
        <w:trPr>
          <w:divId w:val="1548566716"/>
        </w:trPr>
        <w:tc>
          <w:tcPr>
            <w:tcW w:w="1243" w:type="dxa"/>
            <w:vMerge/>
          </w:tcPr>
          <w:p w:rsidR="00BE7146" w:rsidRDefault="00BE7146" w:rsidP="006E20FD"/>
        </w:tc>
        <w:tc>
          <w:tcPr>
            <w:tcW w:w="1134" w:type="dxa"/>
            <w:vMerge/>
          </w:tcPr>
          <w:p w:rsidR="00BE7146" w:rsidRDefault="00BE7146" w:rsidP="006E20FD"/>
        </w:tc>
        <w:tc>
          <w:tcPr>
            <w:tcW w:w="993" w:type="dxa"/>
          </w:tcPr>
          <w:p w:rsidR="00BE7146" w:rsidRDefault="00BE7146" w:rsidP="00FA261E">
            <w:r>
              <w:t>TTE</w:t>
            </w:r>
          </w:p>
        </w:tc>
        <w:tc>
          <w:tcPr>
            <w:tcW w:w="1274" w:type="dxa"/>
          </w:tcPr>
          <w:p w:rsidR="00BE7146" w:rsidRDefault="00BE7146" w:rsidP="006E20FD">
            <w:r>
              <w:t>4614</w:t>
            </w:r>
          </w:p>
        </w:tc>
        <w:tc>
          <w:tcPr>
            <w:tcW w:w="1133" w:type="dxa"/>
          </w:tcPr>
          <w:p w:rsidR="00BE7146" w:rsidRDefault="00BE7146" w:rsidP="006E20FD">
            <w:r>
              <w:t>13.54</w:t>
            </w:r>
          </w:p>
        </w:tc>
        <w:tc>
          <w:tcPr>
            <w:tcW w:w="2267" w:type="dxa"/>
            <w:vMerge/>
          </w:tcPr>
          <w:p w:rsidR="00BE7146" w:rsidRDefault="00BE7146" w:rsidP="006E20FD"/>
        </w:tc>
        <w:tc>
          <w:tcPr>
            <w:tcW w:w="1198" w:type="dxa"/>
            <w:vMerge/>
          </w:tcPr>
          <w:p w:rsidR="00BE7146" w:rsidRDefault="00BE7146" w:rsidP="006E20FD"/>
        </w:tc>
      </w:tr>
      <w:tr w:rsidR="00BE7146" w:rsidTr="00BE7146">
        <w:trPr>
          <w:divId w:val="1548566716"/>
        </w:trPr>
        <w:tc>
          <w:tcPr>
            <w:tcW w:w="1243" w:type="dxa"/>
            <w:vMerge/>
          </w:tcPr>
          <w:p w:rsidR="00BE7146" w:rsidRDefault="00BE7146" w:rsidP="006E20FD"/>
        </w:tc>
        <w:tc>
          <w:tcPr>
            <w:tcW w:w="1134" w:type="dxa"/>
            <w:vMerge w:val="restart"/>
          </w:tcPr>
          <w:p w:rsidR="00BE7146" w:rsidRDefault="00BE7146" w:rsidP="006E20FD">
            <w:r>
              <w:t>Female, Aged 50</w:t>
            </w:r>
          </w:p>
        </w:tc>
        <w:tc>
          <w:tcPr>
            <w:tcW w:w="993" w:type="dxa"/>
          </w:tcPr>
          <w:p w:rsidR="00BE7146" w:rsidRDefault="00BE7146" w:rsidP="00FA261E">
            <w:r>
              <w:t>No TTE</w:t>
            </w:r>
          </w:p>
        </w:tc>
        <w:tc>
          <w:tcPr>
            <w:tcW w:w="1274" w:type="dxa"/>
          </w:tcPr>
          <w:p w:rsidR="00BE7146" w:rsidRDefault="00BE7146" w:rsidP="006E20FD">
            <w:r>
              <w:t>2779</w:t>
            </w:r>
          </w:p>
        </w:tc>
        <w:tc>
          <w:tcPr>
            <w:tcW w:w="1133" w:type="dxa"/>
          </w:tcPr>
          <w:p w:rsidR="00BE7146" w:rsidRDefault="00BE7146" w:rsidP="006E20FD">
            <w:r>
              <w:t>14.27</w:t>
            </w:r>
          </w:p>
        </w:tc>
        <w:tc>
          <w:tcPr>
            <w:tcW w:w="2267" w:type="dxa"/>
            <w:vMerge w:val="restart"/>
          </w:tcPr>
          <w:p w:rsidR="00BE7146" w:rsidRDefault="00BE7146" w:rsidP="006E20FD">
            <w:r>
              <w:t>-47</w:t>
            </w:r>
            <w:r w:rsidR="007A14AB">
              <w:t xml:space="preserve"> </w:t>
            </w:r>
            <w:r>
              <w:t>535</w:t>
            </w:r>
          </w:p>
          <w:p w:rsidR="00BE7146" w:rsidRDefault="00BE7146" w:rsidP="006E20FD">
            <w:r>
              <w:t>(-47</w:t>
            </w:r>
            <w:r w:rsidR="007A14AB">
              <w:t xml:space="preserve"> </w:t>
            </w:r>
            <w:r>
              <w:t>773 to -47</w:t>
            </w:r>
            <w:r w:rsidR="007A14AB">
              <w:t xml:space="preserve"> </w:t>
            </w:r>
            <w:r>
              <w:t>271)</w:t>
            </w:r>
          </w:p>
        </w:tc>
        <w:tc>
          <w:tcPr>
            <w:tcW w:w="1198" w:type="dxa"/>
            <w:vMerge w:val="restart"/>
          </w:tcPr>
          <w:p w:rsidR="00BE7146" w:rsidRDefault="00BE7146" w:rsidP="006E20FD">
            <w:r>
              <w:t>Yes</w:t>
            </w:r>
          </w:p>
        </w:tc>
      </w:tr>
      <w:tr w:rsidR="00BE7146" w:rsidTr="00BE7146">
        <w:trPr>
          <w:divId w:val="1548566716"/>
        </w:trPr>
        <w:tc>
          <w:tcPr>
            <w:tcW w:w="1243" w:type="dxa"/>
            <w:vMerge/>
          </w:tcPr>
          <w:p w:rsidR="00BE7146" w:rsidRDefault="00BE7146" w:rsidP="006E20FD"/>
        </w:tc>
        <w:tc>
          <w:tcPr>
            <w:tcW w:w="1134" w:type="dxa"/>
            <w:vMerge/>
          </w:tcPr>
          <w:p w:rsidR="00BE7146" w:rsidRDefault="00BE7146" w:rsidP="006E20FD"/>
        </w:tc>
        <w:tc>
          <w:tcPr>
            <w:tcW w:w="993" w:type="dxa"/>
          </w:tcPr>
          <w:p w:rsidR="00BE7146" w:rsidRDefault="00BE7146" w:rsidP="00FA261E">
            <w:r>
              <w:t>TTE</w:t>
            </w:r>
          </w:p>
        </w:tc>
        <w:tc>
          <w:tcPr>
            <w:tcW w:w="1274" w:type="dxa"/>
          </w:tcPr>
          <w:p w:rsidR="00BE7146" w:rsidRDefault="00BE7146" w:rsidP="006E20FD">
            <w:r>
              <w:t>5315</w:t>
            </w:r>
          </w:p>
        </w:tc>
        <w:tc>
          <w:tcPr>
            <w:tcW w:w="1133" w:type="dxa"/>
          </w:tcPr>
          <w:p w:rsidR="00BE7146" w:rsidRDefault="00BE7146" w:rsidP="006E20FD">
            <w:r>
              <w:t>14.22</w:t>
            </w:r>
          </w:p>
        </w:tc>
        <w:tc>
          <w:tcPr>
            <w:tcW w:w="2267" w:type="dxa"/>
            <w:vMerge/>
          </w:tcPr>
          <w:p w:rsidR="00BE7146" w:rsidRDefault="00BE7146" w:rsidP="006E20FD"/>
        </w:tc>
        <w:tc>
          <w:tcPr>
            <w:tcW w:w="1198" w:type="dxa"/>
            <w:vMerge/>
          </w:tcPr>
          <w:p w:rsidR="00BE7146" w:rsidRDefault="00BE7146" w:rsidP="006E20FD"/>
        </w:tc>
      </w:tr>
      <w:tr w:rsidR="00BE7146" w:rsidTr="00BE7146">
        <w:trPr>
          <w:divId w:val="1548566716"/>
        </w:trPr>
        <w:tc>
          <w:tcPr>
            <w:tcW w:w="1243" w:type="dxa"/>
            <w:vMerge/>
          </w:tcPr>
          <w:p w:rsidR="00BE7146" w:rsidRDefault="00BE7146" w:rsidP="006E20FD"/>
        </w:tc>
        <w:tc>
          <w:tcPr>
            <w:tcW w:w="1134" w:type="dxa"/>
            <w:vMerge w:val="restart"/>
          </w:tcPr>
          <w:p w:rsidR="00BE7146" w:rsidRDefault="00BE7146" w:rsidP="006E20FD">
            <w:r>
              <w:t>Male, Aged 65</w:t>
            </w:r>
          </w:p>
        </w:tc>
        <w:tc>
          <w:tcPr>
            <w:tcW w:w="993" w:type="dxa"/>
          </w:tcPr>
          <w:p w:rsidR="00BE7146" w:rsidRDefault="00BE7146" w:rsidP="00FA261E">
            <w:r>
              <w:t>No TTE</w:t>
            </w:r>
          </w:p>
        </w:tc>
        <w:tc>
          <w:tcPr>
            <w:tcW w:w="1274" w:type="dxa"/>
          </w:tcPr>
          <w:p w:rsidR="00BE7146" w:rsidRDefault="00BE7146" w:rsidP="006E20FD">
            <w:r>
              <w:t>1510</w:t>
            </w:r>
          </w:p>
        </w:tc>
        <w:tc>
          <w:tcPr>
            <w:tcW w:w="1133" w:type="dxa"/>
          </w:tcPr>
          <w:p w:rsidR="00BE7146" w:rsidRDefault="00BE7146" w:rsidP="006E20FD">
            <w:r>
              <w:t>9.12</w:t>
            </w:r>
          </w:p>
        </w:tc>
        <w:tc>
          <w:tcPr>
            <w:tcW w:w="2267" w:type="dxa"/>
            <w:vMerge w:val="restart"/>
          </w:tcPr>
          <w:p w:rsidR="00BE7146" w:rsidRDefault="00BE7146" w:rsidP="006E20FD">
            <w:r>
              <w:t>30</w:t>
            </w:r>
            <w:r w:rsidR="007A14AB">
              <w:t xml:space="preserve"> </w:t>
            </w:r>
            <w:r>
              <w:t>310</w:t>
            </w:r>
          </w:p>
          <w:p w:rsidR="00BE7146" w:rsidRDefault="00BE7146" w:rsidP="006E20FD">
            <w:r>
              <w:t>(30</w:t>
            </w:r>
            <w:r w:rsidR="007A14AB">
              <w:t xml:space="preserve"> </w:t>
            </w:r>
            <w:r>
              <w:t>179 to 30</w:t>
            </w:r>
            <w:r w:rsidR="007A14AB">
              <w:t xml:space="preserve"> </w:t>
            </w:r>
            <w:r>
              <w:t>487)</w:t>
            </w:r>
          </w:p>
        </w:tc>
        <w:tc>
          <w:tcPr>
            <w:tcW w:w="1198" w:type="dxa"/>
            <w:vMerge w:val="restart"/>
          </w:tcPr>
          <w:p w:rsidR="00BE7146" w:rsidRDefault="00BE7146" w:rsidP="006E20FD">
            <w:r>
              <w:t>No</w:t>
            </w:r>
          </w:p>
        </w:tc>
      </w:tr>
      <w:tr w:rsidR="00BE7146" w:rsidTr="00BE7146">
        <w:trPr>
          <w:divId w:val="1548566716"/>
        </w:trPr>
        <w:tc>
          <w:tcPr>
            <w:tcW w:w="1243" w:type="dxa"/>
            <w:vMerge/>
          </w:tcPr>
          <w:p w:rsidR="00BE7146" w:rsidRDefault="00BE7146" w:rsidP="006E20FD"/>
        </w:tc>
        <w:tc>
          <w:tcPr>
            <w:tcW w:w="1134" w:type="dxa"/>
            <w:vMerge/>
          </w:tcPr>
          <w:p w:rsidR="00BE7146" w:rsidRDefault="00BE7146" w:rsidP="006E20FD"/>
        </w:tc>
        <w:tc>
          <w:tcPr>
            <w:tcW w:w="993" w:type="dxa"/>
          </w:tcPr>
          <w:p w:rsidR="00BE7146" w:rsidRDefault="00BE7146" w:rsidP="00FA261E">
            <w:r>
              <w:t>TTE</w:t>
            </w:r>
          </w:p>
        </w:tc>
        <w:tc>
          <w:tcPr>
            <w:tcW w:w="1274" w:type="dxa"/>
          </w:tcPr>
          <w:p w:rsidR="00BE7146" w:rsidRDefault="00BE7146" w:rsidP="006E20FD">
            <w:r>
              <w:t>2393</w:t>
            </w:r>
          </w:p>
        </w:tc>
        <w:tc>
          <w:tcPr>
            <w:tcW w:w="1133" w:type="dxa"/>
          </w:tcPr>
          <w:p w:rsidR="00BE7146" w:rsidRDefault="00BE7146" w:rsidP="006E20FD">
            <w:r>
              <w:t>9.15</w:t>
            </w:r>
          </w:p>
        </w:tc>
        <w:tc>
          <w:tcPr>
            <w:tcW w:w="2267" w:type="dxa"/>
            <w:vMerge/>
          </w:tcPr>
          <w:p w:rsidR="00BE7146" w:rsidRDefault="00BE7146" w:rsidP="006E20FD"/>
        </w:tc>
        <w:tc>
          <w:tcPr>
            <w:tcW w:w="1198" w:type="dxa"/>
            <w:vMerge/>
          </w:tcPr>
          <w:p w:rsidR="00BE7146" w:rsidRDefault="00BE7146" w:rsidP="006E20FD"/>
        </w:tc>
      </w:tr>
      <w:tr w:rsidR="00BE7146" w:rsidTr="00BE7146">
        <w:trPr>
          <w:divId w:val="1548566716"/>
        </w:trPr>
        <w:tc>
          <w:tcPr>
            <w:tcW w:w="1243" w:type="dxa"/>
            <w:vMerge/>
          </w:tcPr>
          <w:p w:rsidR="00BE7146" w:rsidRDefault="00BE7146" w:rsidP="006E20FD"/>
        </w:tc>
        <w:tc>
          <w:tcPr>
            <w:tcW w:w="1134" w:type="dxa"/>
            <w:vMerge w:val="restart"/>
          </w:tcPr>
          <w:p w:rsidR="00BE7146" w:rsidRDefault="00BE7146" w:rsidP="006E20FD">
            <w:r>
              <w:t>Female, Aged 65</w:t>
            </w:r>
          </w:p>
        </w:tc>
        <w:tc>
          <w:tcPr>
            <w:tcW w:w="993" w:type="dxa"/>
          </w:tcPr>
          <w:p w:rsidR="00BE7146" w:rsidRDefault="00BE7146" w:rsidP="00FA261E">
            <w:r>
              <w:t>No TTE</w:t>
            </w:r>
          </w:p>
        </w:tc>
        <w:tc>
          <w:tcPr>
            <w:tcW w:w="1274" w:type="dxa"/>
          </w:tcPr>
          <w:p w:rsidR="00BE7146" w:rsidRDefault="00BE7146" w:rsidP="006E20FD">
            <w:r>
              <w:t>1955</w:t>
            </w:r>
          </w:p>
        </w:tc>
        <w:tc>
          <w:tcPr>
            <w:tcW w:w="1133" w:type="dxa"/>
          </w:tcPr>
          <w:p w:rsidR="00BE7146" w:rsidRDefault="00BE7146" w:rsidP="006E20FD">
            <w:r>
              <w:t>9.95</w:t>
            </w:r>
          </w:p>
        </w:tc>
        <w:tc>
          <w:tcPr>
            <w:tcW w:w="2267" w:type="dxa"/>
            <w:vMerge w:val="restart"/>
          </w:tcPr>
          <w:p w:rsidR="00BE7146" w:rsidRDefault="00BE7146" w:rsidP="006E20FD">
            <w:r>
              <w:t>22</w:t>
            </w:r>
            <w:r w:rsidR="007A14AB">
              <w:t xml:space="preserve"> </w:t>
            </w:r>
            <w:r>
              <w:t>751</w:t>
            </w:r>
          </w:p>
          <w:p w:rsidR="00BE7146" w:rsidRDefault="00BE7146" w:rsidP="006E20FD">
            <w:r>
              <w:t>(22</w:t>
            </w:r>
            <w:r w:rsidR="007A14AB">
              <w:t xml:space="preserve"> </w:t>
            </w:r>
            <w:r>
              <w:t>681 to 22</w:t>
            </w:r>
            <w:r w:rsidR="007A14AB">
              <w:t xml:space="preserve"> </w:t>
            </w:r>
            <w:r>
              <w:t>844)</w:t>
            </w:r>
          </w:p>
        </w:tc>
        <w:tc>
          <w:tcPr>
            <w:tcW w:w="1198" w:type="dxa"/>
            <w:vMerge w:val="restart"/>
          </w:tcPr>
          <w:p w:rsidR="00BE7146" w:rsidRDefault="00BE7146" w:rsidP="006E20FD">
            <w:r>
              <w:t>No</w:t>
            </w:r>
          </w:p>
        </w:tc>
      </w:tr>
      <w:tr w:rsidR="00BE7146" w:rsidTr="00BE7146">
        <w:trPr>
          <w:divId w:val="1548566716"/>
        </w:trPr>
        <w:tc>
          <w:tcPr>
            <w:tcW w:w="1243" w:type="dxa"/>
            <w:vMerge/>
          </w:tcPr>
          <w:p w:rsidR="00BE7146" w:rsidRDefault="00BE7146" w:rsidP="006E20FD"/>
        </w:tc>
        <w:tc>
          <w:tcPr>
            <w:tcW w:w="1134" w:type="dxa"/>
            <w:vMerge/>
          </w:tcPr>
          <w:p w:rsidR="00BE7146" w:rsidRDefault="00BE7146" w:rsidP="006E20FD"/>
        </w:tc>
        <w:tc>
          <w:tcPr>
            <w:tcW w:w="993" w:type="dxa"/>
          </w:tcPr>
          <w:p w:rsidR="00BE7146" w:rsidRDefault="00BE7146" w:rsidP="00FA261E">
            <w:r>
              <w:t>TTE</w:t>
            </w:r>
          </w:p>
        </w:tc>
        <w:tc>
          <w:tcPr>
            <w:tcW w:w="1274" w:type="dxa"/>
          </w:tcPr>
          <w:p w:rsidR="00BE7146" w:rsidRDefault="00BE7146" w:rsidP="006E20FD">
            <w:r>
              <w:t>3039</w:t>
            </w:r>
          </w:p>
        </w:tc>
        <w:tc>
          <w:tcPr>
            <w:tcW w:w="1133" w:type="dxa"/>
          </w:tcPr>
          <w:p w:rsidR="00BE7146" w:rsidRDefault="00BE7146" w:rsidP="006E20FD">
            <w:r>
              <w:t>9.99</w:t>
            </w:r>
          </w:p>
        </w:tc>
        <w:tc>
          <w:tcPr>
            <w:tcW w:w="2267" w:type="dxa"/>
            <w:vMerge/>
          </w:tcPr>
          <w:p w:rsidR="00BE7146" w:rsidRDefault="00BE7146" w:rsidP="006E20FD"/>
        </w:tc>
        <w:tc>
          <w:tcPr>
            <w:tcW w:w="1198" w:type="dxa"/>
            <w:vMerge/>
          </w:tcPr>
          <w:p w:rsidR="00BE7146" w:rsidRDefault="00BE7146" w:rsidP="006E20FD"/>
        </w:tc>
      </w:tr>
      <w:tr w:rsidR="00BE7146" w:rsidTr="00BE7146">
        <w:trPr>
          <w:divId w:val="1548566716"/>
        </w:trPr>
        <w:tc>
          <w:tcPr>
            <w:tcW w:w="1243" w:type="dxa"/>
            <w:vMerge w:val="restart"/>
          </w:tcPr>
          <w:p w:rsidR="00BE7146" w:rsidRDefault="00BE7146" w:rsidP="006E20FD">
            <w:proofErr w:type="spellStart"/>
            <w:r>
              <w:t>Dabigatran</w:t>
            </w:r>
            <w:proofErr w:type="spellEnd"/>
          </w:p>
        </w:tc>
        <w:tc>
          <w:tcPr>
            <w:tcW w:w="1134" w:type="dxa"/>
            <w:vMerge w:val="restart"/>
          </w:tcPr>
          <w:p w:rsidR="00BE7146" w:rsidRDefault="002A2BB9" w:rsidP="006E20FD">
            <w:r>
              <w:t>Male, Aged 65</w:t>
            </w:r>
          </w:p>
        </w:tc>
        <w:tc>
          <w:tcPr>
            <w:tcW w:w="993" w:type="dxa"/>
          </w:tcPr>
          <w:p w:rsidR="00BE7146" w:rsidRDefault="00BE7146" w:rsidP="006E20FD">
            <w:r>
              <w:t>No TTE</w:t>
            </w:r>
          </w:p>
        </w:tc>
        <w:tc>
          <w:tcPr>
            <w:tcW w:w="1274" w:type="dxa"/>
          </w:tcPr>
          <w:p w:rsidR="00BE7146" w:rsidRDefault="002A2BB9" w:rsidP="006E20FD">
            <w:r>
              <w:t>1487</w:t>
            </w:r>
          </w:p>
        </w:tc>
        <w:tc>
          <w:tcPr>
            <w:tcW w:w="1133" w:type="dxa"/>
          </w:tcPr>
          <w:p w:rsidR="00BE7146" w:rsidRDefault="002A2BB9" w:rsidP="006E20FD">
            <w:r>
              <w:t>9.13</w:t>
            </w:r>
          </w:p>
        </w:tc>
        <w:tc>
          <w:tcPr>
            <w:tcW w:w="2267" w:type="dxa"/>
            <w:vMerge w:val="restart"/>
          </w:tcPr>
          <w:p w:rsidR="00BE7146" w:rsidRDefault="002A2BB9" w:rsidP="006E20FD">
            <w:r>
              <w:t>14</w:t>
            </w:r>
            <w:r w:rsidR="007A14AB">
              <w:t xml:space="preserve"> </w:t>
            </w:r>
            <w:r>
              <w:t>728</w:t>
            </w:r>
          </w:p>
          <w:p w:rsidR="002A2BB9" w:rsidRDefault="002A2BB9" w:rsidP="006E20FD">
            <w:r>
              <w:t>(14</w:t>
            </w:r>
            <w:r w:rsidR="007A14AB">
              <w:t xml:space="preserve"> </w:t>
            </w:r>
            <w:r>
              <w:t>693 to 14</w:t>
            </w:r>
            <w:r w:rsidR="007A14AB">
              <w:t xml:space="preserve"> </w:t>
            </w:r>
            <w:r>
              <w:t>782)</w:t>
            </w:r>
          </w:p>
        </w:tc>
        <w:tc>
          <w:tcPr>
            <w:tcW w:w="1198" w:type="dxa"/>
            <w:vMerge w:val="restart"/>
          </w:tcPr>
          <w:p w:rsidR="00BE7146" w:rsidRDefault="002A2BB9" w:rsidP="006E20FD">
            <w:r>
              <w:t>No</w:t>
            </w:r>
          </w:p>
        </w:tc>
      </w:tr>
      <w:tr w:rsidR="00BE7146" w:rsidTr="00BE7146">
        <w:trPr>
          <w:divId w:val="1548566716"/>
          <w:trHeight w:val="150"/>
        </w:trPr>
        <w:tc>
          <w:tcPr>
            <w:tcW w:w="1243" w:type="dxa"/>
            <w:vMerge/>
          </w:tcPr>
          <w:p w:rsidR="00BE7146" w:rsidRDefault="00BE7146" w:rsidP="006E20FD"/>
        </w:tc>
        <w:tc>
          <w:tcPr>
            <w:tcW w:w="1134" w:type="dxa"/>
            <w:vMerge/>
          </w:tcPr>
          <w:p w:rsidR="00BE7146" w:rsidRDefault="00BE7146" w:rsidP="006E20FD"/>
        </w:tc>
        <w:tc>
          <w:tcPr>
            <w:tcW w:w="993" w:type="dxa"/>
          </w:tcPr>
          <w:p w:rsidR="00BE7146" w:rsidRDefault="00BE7146" w:rsidP="006E20FD">
            <w:r>
              <w:t>TTE</w:t>
            </w:r>
          </w:p>
        </w:tc>
        <w:tc>
          <w:tcPr>
            <w:tcW w:w="1274" w:type="dxa"/>
          </w:tcPr>
          <w:p w:rsidR="00BE7146" w:rsidRDefault="002A2BB9" w:rsidP="006E20FD">
            <w:r>
              <w:t>2321</w:t>
            </w:r>
          </w:p>
        </w:tc>
        <w:tc>
          <w:tcPr>
            <w:tcW w:w="1133" w:type="dxa"/>
          </w:tcPr>
          <w:p w:rsidR="00BE7146" w:rsidRDefault="002A2BB9" w:rsidP="006E20FD">
            <w:r>
              <w:t>9.18</w:t>
            </w:r>
          </w:p>
        </w:tc>
        <w:tc>
          <w:tcPr>
            <w:tcW w:w="2267" w:type="dxa"/>
            <w:vMerge/>
          </w:tcPr>
          <w:p w:rsidR="00BE7146" w:rsidRDefault="00BE7146" w:rsidP="006E20FD"/>
        </w:tc>
        <w:tc>
          <w:tcPr>
            <w:tcW w:w="1198" w:type="dxa"/>
            <w:vMerge/>
          </w:tcPr>
          <w:p w:rsidR="00BE7146" w:rsidRDefault="00BE7146" w:rsidP="006E20FD"/>
        </w:tc>
      </w:tr>
      <w:tr w:rsidR="00BE7146" w:rsidTr="00BE7146">
        <w:trPr>
          <w:divId w:val="1548566716"/>
          <w:trHeight w:val="201"/>
        </w:trPr>
        <w:tc>
          <w:tcPr>
            <w:tcW w:w="1243" w:type="dxa"/>
            <w:vMerge/>
          </w:tcPr>
          <w:p w:rsidR="00BE7146" w:rsidRDefault="00BE7146" w:rsidP="006E20FD"/>
        </w:tc>
        <w:tc>
          <w:tcPr>
            <w:tcW w:w="1134" w:type="dxa"/>
            <w:vMerge w:val="restart"/>
          </w:tcPr>
          <w:p w:rsidR="00BE7146" w:rsidRDefault="00BE7146" w:rsidP="006E20FD">
            <w:r>
              <w:t>Female, Aged 65</w:t>
            </w:r>
          </w:p>
        </w:tc>
        <w:tc>
          <w:tcPr>
            <w:tcW w:w="993" w:type="dxa"/>
          </w:tcPr>
          <w:p w:rsidR="00BE7146" w:rsidRDefault="00BE7146" w:rsidP="006E20FD">
            <w:r>
              <w:t>No TTE</w:t>
            </w:r>
          </w:p>
        </w:tc>
        <w:tc>
          <w:tcPr>
            <w:tcW w:w="1274" w:type="dxa"/>
          </w:tcPr>
          <w:p w:rsidR="00BE7146" w:rsidRDefault="002A2BB9" w:rsidP="006E20FD">
            <w:r>
              <w:t>1942</w:t>
            </w:r>
          </w:p>
        </w:tc>
        <w:tc>
          <w:tcPr>
            <w:tcW w:w="1133" w:type="dxa"/>
          </w:tcPr>
          <w:p w:rsidR="00BE7146" w:rsidRDefault="002A2BB9" w:rsidP="006E20FD">
            <w:r>
              <w:t>9.95</w:t>
            </w:r>
          </w:p>
        </w:tc>
        <w:tc>
          <w:tcPr>
            <w:tcW w:w="2267" w:type="dxa"/>
            <w:vMerge w:val="restart"/>
          </w:tcPr>
          <w:p w:rsidR="00BE7146" w:rsidRDefault="002A2BB9" w:rsidP="006E20FD">
            <w:r>
              <w:t>12</w:t>
            </w:r>
            <w:r w:rsidR="007A14AB">
              <w:t xml:space="preserve"> </w:t>
            </w:r>
            <w:r>
              <w:t>314</w:t>
            </w:r>
          </w:p>
          <w:p w:rsidR="002A2BB9" w:rsidRDefault="002A2BB9" w:rsidP="006E20FD">
            <w:r>
              <w:t>(12</w:t>
            </w:r>
            <w:r w:rsidR="007A14AB">
              <w:t xml:space="preserve"> </w:t>
            </w:r>
            <w:r>
              <w:t>290 to 12</w:t>
            </w:r>
            <w:r w:rsidR="007A14AB">
              <w:t xml:space="preserve"> </w:t>
            </w:r>
            <w:r>
              <w:t>348)</w:t>
            </w:r>
          </w:p>
        </w:tc>
        <w:tc>
          <w:tcPr>
            <w:tcW w:w="1198" w:type="dxa"/>
            <w:vMerge w:val="restart"/>
          </w:tcPr>
          <w:p w:rsidR="00BE7146" w:rsidRDefault="002A2BB9" w:rsidP="006E20FD">
            <w:r>
              <w:t>No</w:t>
            </w:r>
          </w:p>
        </w:tc>
      </w:tr>
      <w:tr w:rsidR="00BE7146" w:rsidTr="00BE7146">
        <w:trPr>
          <w:divId w:val="1548566716"/>
          <w:trHeight w:val="184"/>
        </w:trPr>
        <w:tc>
          <w:tcPr>
            <w:tcW w:w="1243" w:type="dxa"/>
            <w:vMerge/>
          </w:tcPr>
          <w:p w:rsidR="00BE7146" w:rsidRDefault="00BE7146" w:rsidP="006E20FD"/>
        </w:tc>
        <w:tc>
          <w:tcPr>
            <w:tcW w:w="1134" w:type="dxa"/>
            <w:vMerge/>
          </w:tcPr>
          <w:p w:rsidR="00BE7146" w:rsidRDefault="00BE7146" w:rsidP="006E20FD"/>
        </w:tc>
        <w:tc>
          <w:tcPr>
            <w:tcW w:w="993" w:type="dxa"/>
          </w:tcPr>
          <w:p w:rsidR="00BE7146" w:rsidRDefault="00BE7146" w:rsidP="006E20FD">
            <w:r>
              <w:t>TTE</w:t>
            </w:r>
          </w:p>
        </w:tc>
        <w:tc>
          <w:tcPr>
            <w:tcW w:w="1274" w:type="dxa"/>
          </w:tcPr>
          <w:p w:rsidR="00BE7146" w:rsidRDefault="002A2BB9" w:rsidP="006E20FD">
            <w:r>
              <w:t>2946</w:t>
            </w:r>
          </w:p>
        </w:tc>
        <w:tc>
          <w:tcPr>
            <w:tcW w:w="1133" w:type="dxa"/>
          </w:tcPr>
          <w:p w:rsidR="00BE7146" w:rsidRDefault="002A2BB9" w:rsidP="006E20FD">
            <w:r>
              <w:t>10.01</w:t>
            </w:r>
          </w:p>
        </w:tc>
        <w:tc>
          <w:tcPr>
            <w:tcW w:w="2267" w:type="dxa"/>
            <w:vMerge/>
          </w:tcPr>
          <w:p w:rsidR="00BE7146" w:rsidRDefault="00BE7146" w:rsidP="006E20FD"/>
        </w:tc>
        <w:tc>
          <w:tcPr>
            <w:tcW w:w="1198" w:type="dxa"/>
            <w:vMerge/>
          </w:tcPr>
          <w:p w:rsidR="00BE7146" w:rsidRDefault="00BE7146" w:rsidP="004628AD">
            <w:pPr>
              <w:keepNext/>
            </w:pPr>
          </w:p>
        </w:tc>
      </w:tr>
    </w:tbl>
    <w:p w:rsidR="00ED0A41" w:rsidRDefault="004628AD" w:rsidP="004628AD">
      <w:pPr>
        <w:pStyle w:val="Caption"/>
      </w:pPr>
      <w:proofErr w:type="gramStart"/>
      <w:r>
        <w:t xml:space="preserve">Table </w:t>
      </w:r>
      <w:proofErr w:type="gramEnd"/>
      <w:r w:rsidR="00516779">
        <w:fldChar w:fldCharType="begin"/>
      </w:r>
      <w:r w:rsidR="00516779">
        <w:instrText xml:space="preserve"> SEQ Table \* ARABIC </w:instrText>
      </w:r>
      <w:r w:rsidR="00516779">
        <w:fldChar w:fldCharType="separate"/>
      </w:r>
      <w:r w:rsidR="007A2563">
        <w:rPr>
          <w:noProof/>
        </w:rPr>
        <w:t>10</w:t>
      </w:r>
      <w:r w:rsidR="00516779">
        <w:fldChar w:fldCharType="end"/>
      </w:r>
      <w:proofErr w:type="gramStart"/>
      <w:r>
        <w:t xml:space="preserve"> Summary of cost </w:t>
      </w:r>
      <w:proofErr w:type="spellStart"/>
      <w:r>
        <w:t>effectivness</w:t>
      </w:r>
      <w:proofErr w:type="spellEnd"/>
      <w:r>
        <w:t xml:space="preserve"> results.</w:t>
      </w:r>
      <w:proofErr w:type="gramEnd"/>
      <w:r>
        <w:t xml:space="preserve"> ICER: Incremental cost </w:t>
      </w:r>
      <w:proofErr w:type="spellStart"/>
      <w:r>
        <w:t>effectivness</w:t>
      </w:r>
      <w:proofErr w:type="spellEnd"/>
      <w:r>
        <w:t xml:space="preserve"> ratio. TTE: transthoracic echocardiography; QALY: Quality-adjusted life year. Dominated: the strategy is both more expensive and less effective than the strategy to which it is compared</w:t>
      </w:r>
    </w:p>
    <w:p w:rsidR="001C4819" w:rsidRDefault="001C4819" w:rsidP="001C4819">
      <w:pPr>
        <w:rPr>
          <w:lang w:val="en-GB"/>
        </w:rPr>
      </w:pPr>
    </w:p>
    <w:p w:rsidR="001C4819" w:rsidRDefault="001C4819" w:rsidP="001C4819">
      <w:pPr>
        <w:rPr>
          <w:lang w:val="en-GB"/>
        </w:rPr>
        <w:sectPr w:rsidR="001C4819" w:rsidSect="00C2196C">
          <w:pgSz w:w="11906" w:h="16838"/>
          <w:pgMar w:top="1440" w:right="1440" w:bottom="1440" w:left="1440" w:header="708" w:footer="708" w:gutter="0"/>
          <w:cols w:space="708"/>
          <w:docGrid w:linePitch="360"/>
        </w:sectPr>
      </w:pPr>
    </w:p>
    <w:p w:rsidR="001C4819" w:rsidRDefault="001C4819" w:rsidP="001C4819">
      <w:pPr>
        <w:pStyle w:val="Heading2"/>
        <w:numPr>
          <w:ilvl w:val="0"/>
          <w:numId w:val="0"/>
        </w:numPr>
      </w:pPr>
      <w:r>
        <w:lastRenderedPageBreak/>
        <w:t>Appendix F: Cost effectiveness acceptability frontiers</w:t>
      </w:r>
    </w:p>
    <w:p w:rsidR="001C4819" w:rsidRDefault="001C4819" w:rsidP="001C4819">
      <w:pPr>
        <w:pStyle w:val="Heading3"/>
        <w:numPr>
          <w:ilvl w:val="0"/>
          <w:numId w:val="0"/>
        </w:numPr>
      </w:pPr>
      <w:r>
        <w:t>Introduction</w:t>
      </w:r>
    </w:p>
    <w:p w:rsidR="001C4819" w:rsidRPr="001C4819" w:rsidRDefault="001C4819" w:rsidP="001C4819">
      <w:r>
        <w:t xml:space="preserve">This section presents cost-effectiveness acceptability frontiers (CEAFs) of the with- and without-TTE strategies for each of the scenarios presented in appendix D and elsewhere. CEAFs </w:t>
      </w:r>
      <w:r w:rsidR="00DF06B6">
        <w:t>differ from cost-effectiveness acceptability curves (CEACs) as they plot, for each willingness-to-pay threshold, only the option with the highest expected net benefit</w:t>
      </w:r>
      <w:r w:rsidR="00E74718">
        <w:t>. They t</w:t>
      </w:r>
      <w:r w:rsidR="00DF06B6">
        <w:t xml:space="preserve">herefore show uncertainty in the adoption decision. As there are only two options (the With TTE Strategy and the Without TTE Strategy) there is no loss of information, as the cost effectiveness of each option is simply the complement of (i.e. one minus) the other option.  </w:t>
      </w:r>
    </w:p>
    <w:p w:rsidR="00AD0F91" w:rsidRDefault="00AD0F91" w:rsidP="001C4819">
      <w:pPr>
        <w:rPr>
          <w:ins w:id="449" w:author="Jon Minton" w:date="2013-09-05T21:20:00Z"/>
        </w:rPr>
        <w:sectPr w:rsidR="00AD0F91" w:rsidSect="00AD0F91">
          <w:pgSz w:w="11906" w:h="16838" w:orient="portrait"/>
          <w:pgMar w:top="1440" w:right="1440" w:bottom="1440" w:left="1440" w:header="708" w:footer="708" w:gutter="0"/>
          <w:cols w:space="708"/>
          <w:docGrid w:linePitch="360"/>
          <w:sectPrChange w:id="450" w:author="Jon Minton" w:date="2013-09-05T21:20:00Z">
            <w:sectPr w:rsidR="00AD0F91" w:rsidSect="00AD0F91">
              <w:pgSz w:w="16838" w:h="11906" w:orient="landscape"/>
              <w:pgMar w:top="1440" w:right="1440" w:bottom="1440" w:left="1440" w:header="708" w:footer="708" w:gutter="0"/>
            </w:sectPr>
          </w:sectPrChange>
        </w:sectPr>
      </w:pPr>
    </w:p>
    <w:p w:rsidR="001C4819" w:rsidRPr="001C4819" w:rsidRDefault="001C4819" w:rsidP="001C4819"/>
    <w:tbl>
      <w:tblPr>
        <w:tblStyle w:val="TableGrid"/>
        <w:tblW w:w="0" w:type="auto"/>
        <w:tblLayout w:type="fixed"/>
        <w:tblLook w:val="04A0" w:firstRow="1" w:lastRow="0" w:firstColumn="1" w:lastColumn="0" w:noHBand="0" w:noVBand="1"/>
      </w:tblPr>
      <w:tblGrid>
        <w:gridCol w:w="7196"/>
        <w:gridCol w:w="6978"/>
      </w:tblGrid>
      <w:tr w:rsidR="001C4819" w:rsidRPr="0031099C" w:rsidTr="00DF06B6">
        <w:trPr>
          <w:trHeight w:val="5519"/>
        </w:trPr>
        <w:tc>
          <w:tcPr>
            <w:tcW w:w="7196" w:type="dxa"/>
          </w:tcPr>
          <w:p w:rsidR="001C4819" w:rsidRPr="0031099C" w:rsidRDefault="00DF06B6" w:rsidP="003D7462">
            <w:r>
              <w:rPr>
                <w:noProof/>
                <w:lang w:val="en-GB" w:eastAsia="en-GB"/>
              </w:rPr>
              <w:drawing>
                <wp:inline distT="0" distB="0" distL="0" distR="0" wp14:anchorId="3B976787" wp14:editId="3A6B7F22">
                  <wp:extent cx="3905250" cy="3905250"/>
                  <wp:effectExtent l="0" t="0" r="0" b="0"/>
                  <wp:docPr id="27" name="Picture 27" descr="X:\BMJ Echo AF Manuscript\S8\ceaf_W_50_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X:\BMJ Echo AF Manuscript\S8\ceaf_W_50_M.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05250" cy="3905250"/>
                          </a:xfrm>
                          <a:prstGeom prst="rect">
                            <a:avLst/>
                          </a:prstGeom>
                          <a:noFill/>
                          <a:ln>
                            <a:noFill/>
                          </a:ln>
                        </pic:spPr>
                      </pic:pic>
                    </a:graphicData>
                  </a:graphic>
                </wp:inline>
              </w:drawing>
            </w:r>
          </w:p>
        </w:tc>
        <w:tc>
          <w:tcPr>
            <w:tcW w:w="6978" w:type="dxa"/>
          </w:tcPr>
          <w:p w:rsidR="001C4819" w:rsidRPr="0031099C" w:rsidRDefault="00DF06B6" w:rsidP="003D7462">
            <w:r>
              <w:rPr>
                <w:noProof/>
                <w:lang w:val="en-GB" w:eastAsia="en-GB"/>
              </w:rPr>
              <w:drawing>
                <wp:inline distT="0" distB="0" distL="0" distR="0" wp14:anchorId="48F91411" wp14:editId="1683AC6A">
                  <wp:extent cx="4067175" cy="4067175"/>
                  <wp:effectExtent l="0" t="0" r="9525" b="9525"/>
                  <wp:docPr id="29" name="Picture 29" descr="X:\BMJ Echo AF Manuscript\S8\ceaf_W_50_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X:\BMJ Echo AF Manuscript\S8\ceaf_W_50_F.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67175" cy="4067175"/>
                          </a:xfrm>
                          <a:prstGeom prst="rect">
                            <a:avLst/>
                          </a:prstGeom>
                          <a:noFill/>
                          <a:ln>
                            <a:noFill/>
                          </a:ln>
                        </pic:spPr>
                      </pic:pic>
                    </a:graphicData>
                  </a:graphic>
                </wp:inline>
              </w:drawing>
            </w:r>
          </w:p>
        </w:tc>
      </w:tr>
      <w:tr w:rsidR="001C4819" w:rsidRPr="0031099C" w:rsidTr="00DF06B6">
        <w:tc>
          <w:tcPr>
            <w:tcW w:w="7196" w:type="dxa"/>
          </w:tcPr>
          <w:p w:rsidR="001C4819" w:rsidRPr="0031099C" w:rsidRDefault="001C4819" w:rsidP="003D7462">
            <w:r w:rsidRPr="0031099C">
              <w:t xml:space="preserve">a ) </w:t>
            </w:r>
            <w:r>
              <w:t>Warfarin, 50 years old, males</w:t>
            </w:r>
          </w:p>
        </w:tc>
        <w:tc>
          <w:tcPr>
            <w:tcW w:w="6978" w:type="dxa"/>
          </w:tcPr>
          <w:p w:rsidR="001C4819" w:rsidRPr="0031099C" w:rsidRDefault="001C4819" w:rsidP="003D7462">
            <w:r w:rsidRPr="0031099C">
              <w:t xml:space="preserve">b) </w:t>
            </w:r>
            <w:r>
              <w:t>Warfarin, 50 years old, females</w:t>
            </w:r>
          </w:p>
        </w:tc>
      </w:tr>
    </w:tbl>
    <w:p w:rsidR="001C4819" w:rsidRDefault="001C4819" w:rsidP="001C4819"/>
    <w:p w:rsidR="001C4819" w:rsidRDefault="001C4819" w:rsidP="001C4819"/>
    <w:tbl>
      <w:tblPr>
        <w:tblStyle w:val="TableGrid"/>
        <w:tblW w:w="0" w:type="auto"/>
        <w:tblLook w:val="04A0" w:firstRow="1" w:lastRow="0" w:firstColumn="1" w:lastColumn="0" w:noHBand="0" w:noVBand="1"/>
      </w:tblPr>
      <w:tblGrid>
        <w:gridCol w:w="7266"/>
        <w:gridCol w:w="6908"/>
      </w:tblGrid>
      <w:tr w:rsidR="001C4819" w:rsidRPr="0031099C" w:rsidTr="003D7462">
        <w:trPr>
          <w:trHeight w:val="5519"/>
        </w:trPr>
        <w:tc>
          <w:tcPr>
            <w:tcW w:w="7087" w:type="dxa"/>
          </w:tcPr>
          <w:p w:rsidR="001C4819" w:rsidRPr="0031099C" w:rsidRDefault="00DF06B6" w:rsidP="003D7462">
            <w:r>
              <w:rPr>
                <w:noProof/>
                <w:lang w:val="en-GB" w:eastAsia="en-GB"/>
              </w:rPr>
              <w:lastRenderedPageBreak/>
              <w:drawing>
                <wp:inline distT="0" distB="0" distL="0" distR="0" wp14:anchorId="547A28FC" wp14:editId="6D833A83">
                  <wp:extent cx="4467225" cy="4467225"/>
                  <wp:effectExtent l="0" t="0" r="9525" b="9525"/>
                  <wp:docPr id="30" name="Picture 30" descr="X:\BMJ Echo AF Manuscript\S8\ceaf_W_65_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BMJ Echo AF Manuscript\S8\ceaf_W_65_M.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67225" cy="4467225"/>
                          </a:xfrm>
                          <a:prstGeom prst="rect">
                            <a:avLst/>
                          </a:prstGeom>
                          <a:noFill/>
                          <a:ln>
                            <a:noFill/>
                          </a:ln>
                        </pic:spPr>
                      </pic:pic>
                    </a:graphicData>
                  </a:graphic>
                </wp:inline>
              </w:drawing>
            </w:r>
          </w:p>
        </w:tc>
        <w:tc>
          <w:tcPr>
            <w:tcW w:w="7087" w:type="dxa"/>
          </w:tcPr>
          <w:p w:rsidR="001C4819" w:rsidRPr="0031099C" w:rsidRDefault="00DF06B6" w:rsidP="003D7462">
            <w:r>
              <w:rPr>
                <w:noProof/>
                <w:lang w:val="en-GB" w:eastAsia="en-GB"/>
              </w:rPr>
              <w:drawing>
                <wp:inline distT="0" distB="0" distL="0" distR="0" wp14:anchorId="5E68B42A" wp14:editId="71D4A3C5">
                  <wp:extent cx="4210050" cy="4210050"/>
                  <wp:effectExtent l="0" t="0" r="0" b="0"/>
                  <wp:docPr id="33" name="Picture 33" descr="X:\BMJ Echo AF Manuscript\S8\ceaf_W_65_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X:\BMJ Echo AF Manuscript\S8\ceaf_W_65_F.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10050" cy="4210050"/>
                          </a:xfrm>
                          <a:prstGeom prst="rect">
                            <a:avLst/>
                          </a:prstGeom>
                          <a:noFill/>
                          <a:ln>
                            <a:noFill/>
                          </a:ln>
                        </pic:spPr>
                      </pic:pic>
                    </a:graphicData>
                  </a:graphic>
                </wp:inline>
              </w:drawing>
            </w:r>
          </w:p>
        </w:tc>
      </w:tr>
      <w:tr w:rsidR="001C4819" w:rsidRPr="0031099C" w:rsidTr="003D7462">
        <w:tc>
          <w:tcPr>
            <w:tcW w:w="7087" w:type="dxa"/>
          </w:tcPr>
          <w:p w:rsidR="001C4819" w:rsidRPr="0031099C" w:rsidRDefault="001C4819" w:rsidP="003D7462">
            <w:r>
              <w:t>c</w:t>
            </w:r>
            <w:r w:rsidRPr="0031099C">
              <w:t xml:space="preserve"> ) </w:t>
            </w:r>
            <w:r>
              <w:t>Warfarin, 65 years old, males</w:t>
            </w:r>
          </w:p>
        </w:tc>
        <w:tc>
          <w:tcPr>
            <w:tcW w:w="7087" w:type="dxa"/>
          </w:tcPr>
          <w:p w:rsidR="001C4819" w:rsidRPr="0031099C" w:rsidRDefault="001C4819" w:rsidP="003D7462">
            <w:r>
              <w:t>d</w:t>
            </w:r>
            <w:r w:rsidRPr="0031099C">
              <w:t xml:space="preserve">) </w:t>
            </w:r>
            <w:r>
              <w:t>Warfarin, 65 years old, females</w:t>
            </w:r>
          </w:p>
        </w:tc>
      </w:tr>
    </w:tbl>
    <w:p w:rsidR="001C4819" w:rsidRDefault="001C4819" w:rsidP="001C4819"/>
    <w:tbl>
      <w:tblPr>
        <w:tblStyle w:val="TableGrid"/>
        <w:tblW w:w="0" w:type="auto"/>
        <w:tblLook w:val="04A0" w:firstRow="1" w:lastRow="0" w:firstColumn="1" w:lastColumn="0" w:noHBand="0" w:noVBand="1"/>
      </w:tblPr>
      <w:tblGrid>
        <w:gridCol w:w="7087"/>
        <w:gridCol w:w="7087"/>
      </w:tblGrid>
      <w:tr w:rsidR="001C4819" w:rsidRPr="0031099C" w:rsidTr="003D7462">
        <w:trPr>
          <w:trHeight w:val="5519"/>
        </w:trPr>
        <w:tc>
          <w:tcPr>
            <w:tcW w:w="7087" w:type="dxa"/>
          </w:tcPr>
          <w:p w:rsidR="001C4819" w:rsidRPr="0031099C" w:rsidRDefault="00DF06B6" w:rsidP="003D7462">
            <w:r>
              <w:rPr>
                <w:noProof/>
                <w:lang w:val="en-GB" w:eastAsia="en-GB"/>
              </w:rPr>
              <w:lastRenderedPageBreak/>
              <w:drawing>
                <wp:inline distT="0" distB="0" distL="0" distR="0" wp14:anchorId="059BA7B8" wp14:editId="3F7DE794">
                  <wp:extent cx="3924300" cy="3924300"/>
                  <wp:effectExtent l="0" t="0" r="0" b="0"/>
                  <wp:docPr id="37" name="Picture 37" descr="X:\BMJ Echo AF Manuscript\S8\ceaf_R_50_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X:\BMJ Echo AF Manuscript\S8\ceaf_R_50_M.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4300" cy="3924300"/>
                          </a:xfrm>
                          <a:prstGeom prst="rect">
                            <a:avLst/>
                          </a:prstGeom>
                          <a:noFill/>
                          <a:ln>
                            <a:noFill/>
                          </a:ln>
                        </pic:spPr>
                      </pic:pic>
                    </a:graphicData>
                  </a:graphic>
                </wp:inline>
              </w:drawing>
            </w:r>
          </w:p>
        </w:tc>
        <w:tc>
          <w:tcPr>
            <w:tcW w:w="7087" w:type="dxa"/>
          </w:tcPr>
          <w:p w:rsidR="001C4819" w:rsidRPr="0031099C" w:rsidRDefault="00DF06B6" w:rsidP="003D7462">
            <w:r>
              <w:rPr>
                <w:noProof/>
                <w:lang w:val="en-GB" w:eastAsia="en-GB"/>
              </w:rPr>
              <w:drawing>
                <wp:inline distT="0" distB="0" distL="0" distR="0" wp14:anchorId="5C29F946" wp14:editId="514CCA78">
                  <wp:extent cx="3971925" cy="3971925"/>
                  <wp:effectExtent l="0" t="0" r="9525" b="9525"/>
                  <wp:docPr id="39" name="Picture 39" descr="X:\BMJ Echo AF Manuscript\S8\ceaf_R_50_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X:\BMJ Echo AF Manuscript\S8\ceaf_R_50_F.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71925" cy="3971925"/>
                          </a:xfrm>
                          <a:prstGeom prst="rect">
                            <a:avLst/>
                          </a:prstGeom>
                          <a:noFill/>
                          <a:ln>
                            <a:noFill/>
                          </a:ln>
                        </pic:spPr>
                      </pic:pic>
                    </a:graphicData>
                  </a:graphic>
                </wp:inline>
              </w:drawing>
            </w:r>
          </w:p>
        </w:tc>
      </w:tr>
      <w:tr w:rsidR="001C4819" w:rsidRPr="0031099C" w:rsidTr="003D7462">
        <w:tc>
          <w:tcPr>
            <w:tcW w:w="7087" w:type="dxa"/>
          </w:tcPr>
          <w:p w:rsidR="001C4819" w:rsidRPr="0031099C" w:rsidRDefault="001C4819" w:rsidP="003D7462">
            <w:r>
              <w:t xml:space="preserve">e ) </w:t>
            </w:r>
            <w:proofErr w:type="spellStart"/>
            <w:r>
              <w:t>Rivaroxaban</w:t>
            </w:r>
            <w:proofErr w:type="spellEnd"/>
            <w:r>
              <w:t>, 50 years old, males</w:t>
            </w:r>
          </w:p>
        </w:tc>
        <w:tc>
          <w:tcPr>
            <w:tcW w:w="7087" w:type="dxa"/>
          </w:tcPr>
          <w:p w:rsidR="001C4819" w:rsidRPr="0031099C" w:rsidRDefault="001C4819" w:rsidP="003D7462">
            <w:r>
              <w:t>f</w:t>
            </w:r>
            <w:r w:rsidRPr="0031099C">
              <w:t xml:space="preserve">) </w:t>
            </w:r>
            <w:proofErr w:type="spellStart"/>
            <w:r>
              <w:t>Rivaroxaban</w:t>
            </w:r>
            <w:proofErr w:type="spellEnd"/>
            <w:r>
              <w:t>, 50 years old, females</w:t>
            </w:r>
          </w:p>
        </w:tc>
      </w:tr>
    </w:tbl>
    <w:p w:rsidR="001C4819" w:rsidRDefault="001C4819" w:rsidP="001C4819"/>
    <w:p w:rsidR="001C4819" w:rsidRDefault="001C4819" w:rsidP="001C4819"/>
    <w:tbl>
      <w:tblPr>
        <w:tblStyle w:val="TableGrid"/>
        <w:tblW w:w="0" w:type="auto"/>
        <w:tblLook w:val="04A0" w:firstRow="1" w:lastRow="0" w:firstColumn="1" w:lastColumn="0" w:noHBand="0" w:noVBand="1"/>
      </w:tblPr>
      <w:tblGrid>
        <w:gridCol w:w="7087"/>
        <w:gridCol w:w="7087"/>
      </w:tblGrid>
      <w:tr w:rsidR="001C4819" w:rsidRPr="0031099C" w:rsidTr="003D7462">
        <w:trPr>
          <w:trHeight w:val="5519"/>
        </w:trPr>
        <w:tc>
          <w:tcPr>
            <w:tcW w:w="7087" w:type="dxa"/>
          </w:tcPr>
          <w:p w:rsidR="001C4819" w:rsidRPr="0031099C" w:rsidRDefault="00DF06B6" w:rsidP="003D7462">
            <w:r>
              <w:rPr>
                <w:noProof/>
                <w:lang w:val="en-GB" w:eastAsia="en-GB"/>
              </w:rPr>
              <w:lastRenderedPageBreak/>
              <w:drawing>
                <wp:inline distT="0" distB="0" distL="0" distR="0" wp14:anchorId="0A0047D8" wp14:editId="47D0F2AC">
                  <wp:extent cx="3733800" cy="3733800"/>
                  <wp:effectExtent l="0" t="0" r="0" b="0"/>
                  <wp:docPr id="41" name="Picture 41" descr="X:\BMJ Echo AF Manuscript\S8\ceaf_R_65_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X:\BMJ Echo AF Manuscript\S8\ceaf_R_65_M.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33800" cy="3733800"/>
                          </a:xfrm>
                          <a:prstGeom prst="rect">
                            <a:avLst/>
                          </a:prstGeom>
                          <a:noFill/>
                          <a:ln>
                            <a:noFill/>
                          </a:ln>
                        </pic:spPr>
                      </pic:pic>
                    </a:graphicData>
                  </a:graphic>
                </wp:inline>
              </w:drawing>
            </w:r>
          </w:p>
        </w:tc>
        <w:tc>
          <w:tcPr>
            <w:tcW w:w="7087" w:type="dxa"/>
          </w:tcPr>
          <w:p w:rsidR="001C4819" w:rsidRPr="0031099C" w:rsidRDefault="00DF06B6" w:rsidP="003D7462">
            <w:r>
              <w:rPr>
                <w:noProof/>
                <w:lang w:val="en-GB" w:eastAsia="en-GB"/>
              </w:rPr>
              <w:drawing>
                <wp:inline distT="0" distB="0" distL="0" distR="0" wp14:anchorId="35FA9C15" wp14:editId="6A42A52C">
                  <wp:extent cx="3914775" cy="3914775"/>
                  <wp:effectExtent l="0" t="0" r="9525" b="9525"/>
                  <wp:docPr id="43" name="Picture 43" descr="X:\BMJ Echo AF Manuscript\S8\ceaf_R_65_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X:\BMJ Echo AF Manuscript\S8\ceaf_R_65_F.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14775" cy="3914775"/>
                          </a:xfrm>
                          <a:prstGeom prst="rect">
                            <a:avLst/>
                          </a:prstGeom>
                          <a:noFill/>
                          <a:ln>
                            <a:noFill/>
                          </a:ln>
                        </pic:spPr>
                      </pic:pic>
                    </a:graphicData>
                  </a:graphic>
                </wp:inline>
              </w:drawing>
            </w:r>
          </w:p>
        </w:tc>
      </w:tr>
      <w:tr w:rsidR="001C4819" w:rsidRPr="0031099C" w:rsidTr="003D7462">
        <w:tc>
          <w:tcPr>
            <w:tcW w:w="7087" w:type="dxa"/>
          </w:tcPr>
          <w:p w:rsidR="001C4819" w:rsidRPr="0031099C" w:rsidRDefault="001C4819" w:rsidP="003D7462">
            <w:r>
              <w:t xml:space="preserve">g ) </w:t>
            </w:r>
            <w:proofErr w:type="spellStart"/>
            <w:r>
              <w:t>Rivaroxaban</w:t>
            </w:r>
            <w:proofErr w:type="spellEnd"/>
            <w:r>
              <w:t>, 65 years old, males</w:t>
            </w:r>
          </w:p>
        </w:tc>
        <w:tc>
          <w:tcPr>
            <w:tcW w:w="7087" w:type="dxa"/>
          </w:tcPr>
          <w:p w:rsidR="001C4819" w:rsidRPr="0031099C" w:rsidRDefault="001C4819" w:rsidP="003D7462">
            <w:r>
              <w:t>h</w:t>
            </w:r>
            <w:r w:rsidRPr="0031099C">
              <w:t xml:space="preserve">) </w:t>
            </w:r>
            <w:proofErr w:type="spellStart"/>
            <w:r>
              <w:t>Rivaroxaban</w:t>
            </w:r>
            <w:proofErr w:type="spellEnd"/>
            <w:r>
              <w:t>, 65 years old, females</w:t>
            </w:r>
          </w:p>
        </w:tc>
      </w:tr>
    </w:tbl>
    <w:p w:rsidR="001C4819" w:rsidRDefault="001C4819" w:rsidP="001C4819"/>
    <w:p w:rsidR="001C4819" w:rsidRDefault="001C4819" w:rsidP="001C4819"/>
    <w:tbl>
      <w:tblPr>
        <w:tblStyle w:val="TableGrid"/>
        <w:tblW w:w="0" w:type="auto"/>
        <w:tblLook w:val="04A0" w:firstRow="1" w:lastRow="0" w:firstColumn="1" w:lastColumn="0" w:noHBand="0" w:noVBand="1"/>
      </w:tblPr>
      <w:tblGrid>
        <w:gridCol w:w="7087"/>
        <w:gridCol w:w="7087"/>
      </w:tblGrid>
      <w:tr w:rsidR="001C4819" w:rsidRPr="0031099C" w:rsidTr="003D7462">
        <w:trPr>
          <w:trHeight w:val="5519"/>
        </w:trPr>
        <w:tc>
          <w:tcPr>
            <w:tcW w:w="7087" w:type="dxa"/>
          </w:tcPr>
          <w:p w:rsidR="001C4819" w:rsidRPr="0031099C" w:rsidRDefault="00DF06B6" w:rsidP="003D7462">
            <w:r>
              <w:rPr>
                <w:noProof/>
                <w:lang w:val="en-GB" w:eastAsia="en-GB"/>
              </w:rPr>
              <w:lastRenderedPageBreak/>
              <w:drawing>
                <wp:inline distT="0" distB="0" distL="0" distR="0" wp14:anchorId="19C77722" wp14:editId="14320748">
                  <wp:extent cx="4010025" cy="4010025"/>
                  <wp:effectExtent l="0" t="0" r="9525" b="9525"/>
                  <wp:docPr id="45" name="Picture 45" descr="X:\BMJ Echo AF Manuscript\S8\ceaf_D_65_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X:\BMJ Echo AF Manuscript\S8\ceaf_D_65_M.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10025" cy="4010025"/>
                          </a:xfrm>
                          <a:prstGeom prst="rect">
                            <a:avLst/>
                          </a:prstGeom>
                          <a:noFill/>
                          <a:ln>
                            <a:noFill/>
                          </a:ln>
                        </pic:spPr>
                      </pic:pic>
                    </a:graphicData>
                  </a:graphic>
                </wp:inline>
              </w:drawing>
            </w:r>
          </w:p>
        </w:tc>
        <w:tc>
          <w:tcPr>
            <w:tcW w:w="7087" w:type="dxa"/>
          </w:tcPr>
          <w:p w:rsidR="001C4819" w:rsidRPr="0031099C" w:rsidRDefault="00DF06B6" w:rsidP="003D7462">
            <w:r>
              <w:rPr>
                <w:noProof/>
                <w:lang w:val="en-GB" w:eastAsia="en-GB"/>
              </w:rPr>
              <w:drawing>
                <wp:inline distT="0" distB="0" distL="0" distR="0" wp14:anchorId="5E4E03E9" wp14:editId="71F8E8AB">
                  <wp:extent cx="4114800" cy="4114800"/>
                  <wp:effectExtent l="0" t="0" r="0" b="0"/>
                  <wp:docPr id="47" name="Picture 47" descr="X:\BMJ Echo AF Manuscript\S8\ceaf_D_65_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X:\BMJ Echo AF Manuscript\S8\ceaf_D_65_F.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14800" cy="4114800"/>
                          </a:xfrm>
                          <a:prstGeom prst="rect">
                            <a:avLst/>
                          </a:prstGeom>
                          <a:noFill/>
                          <a:ln>
                            <a:noFill/>
                          </a:ln>
                        </pic:spPr>
                      </pic:pic>
                    </a:graphicData>
                  </a:graphic>
                </wp:inline>
              </w:drawing>
            </w:r>
          </w:p>
        </w:tc>
      </w:tr>
      <w:tr w:rsidR="001C4819" w:rsidRPr="0031099C" w:rsidTr="003D7462">
        <w:tc>
          <w:tcPr>
            <w:tcW w:w="7087" w:type="dxa"/>
          </w:tcPr>
          <w:p w:rsidR="001C4819" w:rsidRPr="0031099C" w:rsidRDefault="001C4819" w:rsidP="003D7462">
            <w:proofErr w:type="spellStart"/>
            <w:r>
              <w:t>i</w:t>
            </w:r>
            <w:proofErr w:type="spellEnd"/>
            <w:r>
              <w:t xml:space="preserve"> ) </w:t>
            </w:r>
            <w:proofErr w:type="spellStart"/>
            <w:r>
              <w:t>Dabigatran</w:t>
            </w:r>
            <w:proofErr w:type="spellEnd"/>
            <w:r>
              <w:t xml:space="preserve"> 65 years old, males</w:t>
            </w:r>
          </w:p>
        </w:tc>
        <w:tc>
          <w:tcPr>
            <w:tcW w:w="7087" w:type="dxa"/>
          </w:tcPr>
          <w:p w:rsidR="001C4819" w:rsidRPr="0031099C" w:rsidRDefault="001C4819" w:rsidP="003D7462">
            <w:r>
              <w:t>j</w:t>
            </w:r>
            <w:r w:rsidRPr="0031099C">
              <w:t xml:space="preserve">) </w:t>
            </w:r>
            <w:proofErr w:type="spellStart"/>
            <w:r>
              <w:t>Dabigatran</w:t>
            </w:r>
            <w:proofErr w:type="spellEnd"/>
            <w:r>
              <w:t>, 65 years old, females</w:t>
            </w:r>
          </w:p>
        </w:tc>
      </w:tr>
    </w:tbl>
    <w:p w:rsidR="001C4819" w:rsidRDefault="001C4819" w:rsidP="001C4819">
      <w:pPr>
        <w:pStyle w:val="Caption"/>
      </w:pPr>
      <w:r>
        <w:t xml:space="preserve">Table </w:t>
      </w:r>
      <w:r w:rsidR="00516779">
        <w:fldChar w:fldCharType="begin"/>
      </w:r>
      <w:r w:rsidR="00516779">
        <w:instrText xml:space="preserve"> SEQ Table \* ARABIC </w:instrText>
      </w:r>
      <w:r w:rsidR="00516779">
        <w:fldChar w:fldCharType="separate"/>
      </w:r>
      <w:r w:rsidR="007A2563">
        <w:rPr>
          <w:noProof/>
        </w:rPr>
        <w:t>11</w:t>
      </w:r>
      <w:r w:rsidR="00516779">
        <w:fldChar w:fldCharType="end"/>
      </w:r>
      <w:r>
        <w:t xml:space="preserve"> Scatterplots of estimated differences in health outcomes (in QALYs) and cost between the TTE and no TTE strategy for the ten populations simulated. QALY: Quality-adjusted life years. TTE: transthoracic echocardiography</w:t>
      </w:r>
    </w:p>
    <w:p w:rsidR="003D7462" w:rsidRDefault="003D7462" w:rsidP="001C4819">
      <w:pPr>
        <w:sectPr w:rsidR="003D7462" w:rsidSect="001C4819">
          <w:pgSz w:w="16838" w:h="11906" w:orient="landscape"/>
          <w:pgMar w:top="1440" w:right="1440" w:bottom="1440" w:left="1440" w:header="708" w:footer="708" w:gutter="0"/>
          <w:cols w:space="708"/>
          <w:docGrid w:linePitch="360"/>
        </w:sectPr>
      </w:pPr>
    </w:p>
    <w:p w:rsidR="003D7462" w:rsidRDefault="003D7462">
      <w:pPr>
        <w:pStyle w:val="Heading2"/>
        <w:numPr>
          <w:ilvl w:val="0"/>
          <w:numId w:val="0"/>
        </w:numPr>
        <w:pPrChange w:id="451" w:author="Jon Minton" w:date="2013-09-05T21:21:00Z">
          <w:pPr>
            <w:pStyle w:val="Heading1"/>
            <w:numPr>
              <w:numId w:val="0"/>
            </w:numPr>
          </w:pPr>
        </w:pPrChange>
      </w:pPr>
      <w:r>
        <w:lastRenderedPageBreak/>
        <w:t xml:space="preserve">Appendix G: Full Incremental Analyses </w:t>
      </w:r>
    </w:p>
    <w:p w:rsidR="003D7462" w:rsidRDefault="003D7462" w:rsidP="003D7462"/>
    <w:p w:rsidR="003D7462" w:rsidRDefault="003D7462">
      <w:pPr>
        <w:pStyle w:val="Heading3"/>
        <w:numPr>
          <w:ilvl w:val="0"/>
          <w:numId w:val="0"/>
        </w:numPr>
        <w:pPrChange w:id="452" w:author="Jon Minton" w:date="2013-09-05T21:21:00Z">
          <w:pPr>
            <w:pStyle w:val="Heading2"/>
            <w:numPr>
              <w:ilvl w:val="0"/>
              <w:numId w:val="0"/>
            </w:numPr>
          </w:pPr>
        </w:pPrChange>
      </w:pPr>
      <w:r>
        <w:t>Introduction</w:t>
      </w:r>
    </w:p>
    <w:p w:rsidR="003D7462" w:rsidRDefault="003D7462" w:rsidP="003D7462">
      <w:r>
        <w:t>This appendix presents full incremental analyses, including efficiency frontiers, for the following four patient groups:</w:t>
      </w:r>
    </w:p>
    <w:p w:rsidR="003D7462" w:rsidRDefault="003D7462" w:rsidP="003D7462">
      <w:pPr>
        <w:pStyle w:val="ListParagraph"/>
        <w:numPr>
          <w:ilvl w:val="0"/>
          <w:numId w:val="26"/>
        </w:numPr>
        <w:spacing w:line="276" w:lineRule="auto"/>
        <w:jc w:val="left"/>
      </w:pPr>
      <w:r>
        <w:t>Males, aged 50 years at diagnosis</w:t>
      </w:r>
    </w:p>
    <w:p w:rsidR="003D7462" w:rsidRDefault="003D7462" w:rsidP="003D7462">
      <w:pPr>
        <w:pStyle w:val="ListParagraph"/>
        <w:numPr>
          <w:ilvl w:val="0"/>
          <w:numId w:val="26"/>
        </w:numPr>
        <w:spacing w:line="276" w:lineRule="auto"/>
        <w:jc w:val="left"/>
      </w:pPr>
      <w:r>
        <w:t>Females, aged 50 years at diagnosis</w:t>
      </w:r>
    </w:p>
    <w:p w:rsidR="003D7462" w:rsidRDefault="003D7462" w:rsidP="003D7462">
      <w:pPr>
        <w:pStyle w:val="ListParagraph"/>
        <w:numPr>
          <w:ilvl w:val="0"/>
          <w:numId w:val="26"/>
        </w:numPr>
        <w:spacing w:line="276" w:lineRule="auto"/>
        <w:jc w:val="left"/>
      </w:pPr>
      <w:r w:rsidRPr="006E3915">
        <w:t>Males</w:t>
      </w:r>
      <w:r>
        <w:t>, aged 65 years at diagnosis</w:t>
      </w:r>
    </w:p>
    <w:p w:rsidR="003D7462" w:rsidRDefault="003D7462" w:rsidP="003D7462">
      <w:pPr>
        <w:pStyle w:val="ListParagraph"/>
        <w:numPr>
          <w:ilvl w:val="0"/>
          <w:numId w:val="26"/>
        </w:numPr>
        <w:spacing w:line="276" w:lineRule="auto"/>
        <w:jc w:val="left"/>
      </w:pPr>
      <w:r>
        <w:t>Females, aged 65 years at diagnosis</w:t>
      </w:r>
    </w:p>
    <w:p w:rsidR="003D7462" w:rsidRDefault="003D7462">
      <w:pPr>
        <w:pStyle w:val="Heading3"/>
        <w:numPr>
          <w:ilvl w:val="0"/>
          <w:numId w:val="0"/>
        </w:numPr>
        <w:pPrChange w:id="453" w:author="Jon Minton" w:date="2013-09-05T21:21:00Z">
          <w:pPr>
            <w:pStyle w:val="Heading2"/>
            <w:numPr>
              <w:ilvl w:val="0"/>
              <w:numId w:val="0"/>
            </w:numPr>
          </w:pPr>
        </w:pPrChange>
      </w:pPr>
      <w:r>
        <w:t>Males, aged 50 years at diagnosis</w:t>
      </w:r>
    </w:p>
    <w:p w:rsidR="003D7462" w:rsidRDefault="003D7462" w:rsidP="003D7462">
      <w:r>
        <w:t xml:space="preserve">The cost-effectiveness plane for this patient group is shown in </w:t>
      </w:r>
      <w:r>
        <w:fldChar w:fldCharType="begin"/>
      </w:r>
      <w:r w:rsidRPr="003D7462">
        <w:instrText xml:space="preserve"> REF _Ref364698584 \h </w:instrText>
      </w:r>
      <w:r>
        <w:fldChar w:fldCharType="separate"/>
      </w:r>
      <w:r w:rsidR="007A2563">
        <w:t xml:space="preserve">Figure </w:t>
      </w:r>
      <w:r w:rsidR="007A2563">
        <w:rPr>
          <w:noProof/>
        </w:rPr>
        <w:t>3</w:t>
      </w:r>
      <w:r>
        <w:fldChar w:fldCharType="end"/>
      </w:r>
      <w:r>
        <w:t xml:space="preserve">. Of the four strategies evaluated, the No TTE strategy, using </w:t>
      </w:r>
      <w:proofErr w:type="spellStart"/>
      <w:r>
        <w:t>Rivaroxaban</w:t>
      </w:r>
      <w:proofErr w:type="spellEnd"/>
      <w:r>
        <w:t xml:space="preserve"> as the OAC of choice, is estimated to dominate all the other three options.</w:t>
      </w:r>
    </w:p>
    <w:p w:rsidR="003D7462" w:rsidRDefault="003D7462" w:rsidP="003D7462">
      <w:pPr>
        <w:keepNext/>
      </w:pPr>
      <w:r>
        <w:rPr>
          <w:noProof/>
          <w:lang w:val="en-GB" w:eastAsia="en-GB" w:bidi="ar-SA"/>
        </w:rPr>
        <w:drawing>
          <wp:inline distT="0" distB="0" distL="0" distR="0" wp14:anchorId="75B3EFE8" wp14:editId="13077F6F">
            <wp:extent cx="4762500" cy="4762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incm50.jpg"/>
                    <pic:cNvPicPr/>
                  </pic:nvPicPr>
                  <pic:blipFill>
                    <a:blip r:embed="rId37">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rsidR="003D7462" w:rsidRDefault="003D7462" w:rsidP="003D7462">
      <w:pPr>
        <w:pStyle w:val="Caption"/>
      </w:pPr>
      <w:bookmarkStart w:id="454" w:name="_Ref364698584"/>
      <w:r>
        <w:t xml:space="preserve">Figure </w:t>
      </w:r>
      <w:r>
        <w:fldChar w:fldCharType="begin"/>
      </w:r>
      <w:r>
        <w:instrText xml:space="preserve"> SEQ Figure \* ARABIC </w:instrText>
      </w:r>
      <w:r>
        <w:fldChar w:fldCharType="separate"/>
      </w:r>
      <w:r w:rsidR="007A2563">
        <w:rPr>
          <w:noProof/>
        </w:rPr>
        <w:t>3</w:t>
      </w:r>
      <w:r>
        <w:fldChar w:fldCharType="end"/>
      </w:r>
      <w:bookmarkEnd w:id="454"/>
      <w:proofErr w:type="gramStart"/>
      <w:r>
        <w:t xml:space="preserve"> Cost-effectiveness plane</w:t>
      </w:r>
      <w:proofErr w:type="gramEnd"/>
      <w:r>
        <w:t xml:space="preserve"> of mean costs and mean QALYs for males aged 50 years at diagnosis. Warf: Warfarin; </w:t>
      </w:r>
      <w:proofErr w:type="spellStart"/>
      <w:r>
        <w:t>Riv</w:t>
      </w:r>
      <w:proofErr w:type="spellEnd"/>
      <w:r>
        <w:t xml:space="preserve">: </w:t>
      </w:r>
      <w:proofErr w:type="spellStart"/>
      <w:r>
        <w:t>Rivaroxaban</w:t>
      </w:r>
      <w:proofErr w:type="spellEnd"/>
      <w:r>
        <w:t>; TTE: Transthoracic Echocardiography</w:t>
      </w:r>
    </w:p>
    <w:p w:rsidR="003D7462" w:rsidRDefault="003D7462">
      <w:pPr>
        <w:pStyle w:val="Heading3"/>
        <w:numPr>
          <w:ilvl w:val="0"/>
          <w:numId w:val="0"/>
        </w:numPr>
        <w:pPrChange w:id="455" w:author="Jon Minton" w:date="2013-09-05T21:21:00Z">
          <w:pPr>
            <w:pStyle w:val="Heading2"/>
            <w:numPr>
              <w:ilvl w:val="0"/>
              <w:numId w:val="0"/>
            </w:numPr>
          </w:pPr>
        </w:pPrChange>
      </w:pPr>
      <w:r>
        <w:lastRenderedPageBreak/>
        <w:t>Females, aged 50 years at diagnosis</w:t>
      </w:r>
    </w:p>
    <w:p w:rsidR="003D7462" w:rsidRDefault="003D7462" w:rsidP="003D7462">
      <w:r>
        <w:t xml:space="preserve">The cost-effectiveness plane for this patient group is shown in </w:t>
      </w:r>
      <w:r>
        <w:fldChar w:fldCharType="begin"/>
      </w:r>
      <w:r w:rsidRPr="003D7462">
        <w:instrText xml:space="preserve"> REF _Ref364698744 \h </w:instrText>
      </w:r>
      <w:r>
        <w:fldChar w:fldCharType="separate"/>
      </w:r>
      <w:r w:rsidR="007A2563">
        <w:t xml:space="preserve">Figure </w:t>
      </w:r>
      <w:r w:rsidR="007A2563">
        <w:rPr>
          <w:noProof/>
        </w:rPr>
        <w:t>4</w:t>
      </w:r>
      <w:r>
        <w:fldChar w:fldCharType="end"/>
      </w:r>
      <w:r>
        <w:t xml:space="preserve">. As for males of the same age, of the four strategies evaluated, the No TTE strategy, using </w:t>
      </w:r>
      <w:proofErr w:type="spellStart"/>
      <w:r>
        <w:t>Rivaroxaban</w:t>
      </w:r>
      <w:proofErr w:type="spellEnd"/>
      <w:r>
        <w:t xml:space="preserve"> as the OAC of choice, is estimated to dominate all the other three options. However, the differences in estimated cost and QALY benefit between this option and the No TTE strategy using Warfarin as the OAC of choice are extremely small.</w:t>
      </w:r>
    </w:p>
    <w:p w:rsidR="003D7462" w:rsidRDefault="003D7462" w:rsidP="003D7462">
      <w:pPr>
        <w:keepNext/>
      </w:pPr>
      <w:r>
        <w:rPr>
          <w:noProof/>
          <w:lang w:val="en-GB" w:eastAsia="en-GB" w:bidi="ar-SA"/>
        </w:rPr>
        <w:drawing>
          <wp:inline distT="0" distB="0" distL="0" distR="0" wp14:anchorId="610CA1C6" wp14:editId="3CA70A43">
            <wp:extent cx="4762500" cy="4762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incf50.jpg"/>
                    <pic:cNvPicPr/>
                  </pic:nvPicPr>
                  <pic:blipFill>
                    <a:blip r:embed="rId38">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rsidR="003D7462" w:rsidRPr="006E3915" w:rsidRDefault="003D7462" w:rsidP="003D7462">
      <w:pPr>
        <w:pStyle w:val="Caption"/>
      </w:pPr>
      <w:bookmarkStart w:id="456" w:name="_Ref364698744"/>
      <w:r>
        <w:t xml:space="preserve">Figure </w:t>
      </w:r>
      <w:r>
        <w:fldChar w:fldCharType="begin"/>
      </w:r>
      <w:r w:rsidRPr="003D7462">
        <w:instrText xml:space="preserve"> SEQ Figure \* ARABIC </w:instrText>
      </w:r>
      <w:r>
        <w:fldChar w:fldCharType="separate"/>
      </w:r>
      <w:r w:rsidR="007A2563">
        <w:rPr>
          <w:noProof/>
        </w:rPr>
        <w:t>4</w:t>
      </w:r>
      <w:r>
        <w:fldChar w:fldCharType="end"/>
      </w:r>
      <w:bookmarkEnd w:id="456"/>
      <w:proofErr w:type="gramStart"/>
      <w:r>
        <w:t xml:space="preserve"> Cost-effectiveness plane</w:t>
      </w:r>
      <w:proofErr w:type="gramEnd"/>
      <w:r>
        <w:t xml:space="preserve"> of mean costs and mean QALYs for females aged 50 years at diagnosis. Warf: Warfarin; </w:t>
      </w:r>
      <w:proofErr w:type="spellStart"/>
      <w:r>
        <w:t>Riv</w:t>
      </w:r>
      <w:proofErr w:type="spellEnd"/>
      <w:r>
        <w:t xml:space="preserve">: </w:t>
      </w:r>
      <w:proofErr w:type="spellStart"/>
      <w:r>
        <w:t>Rivaroxaban</w:t>
      </w:r>
      <w:proofErr w:type="spellEnd"/>
      <w:r>
        <w:t>; TTE: Transthoracic Echocardiography</w:t>
      </w:r>
    </w:p>
    <w:p w:rsidR="003D7462" w:rsidRDefault="003D7462" w:rsidP="003D7462"/>
    <w:p w:rsidR="003D7462" w:rsidRDefault="003D7462">
      <w:pPr>
        <w:pStyle w:val="Heading3"/>
        <w:numPr>
          <w:ilvl w:val="0"/>
          <w:numId w:val="0"/>
        </w:numPr>
        <w:pPrChange w:id="457" w:author="Jon Minton" w:date="2013-09-05T21:21:00Z">
          <w:pPr>
            <w:pStyle w:val="Heading2"/>
            <w:numPr>
              <w:ilvl w:val="0"/>
              <w:numId w:val="0"/>
            </w:numPr>
          </w:pPr>
        </w:pPrChange>
      </w:pPr>
      <w:r>
        <w:t>Males, aged 65 years at diagnosis</w:t>
      </w:r>
    </w:p>
    <w:p w:rsidR="003D7462" w:rsidRDefault="003D7462" w:rsidP="003D7462">
      <w:r>
        <w:t xml:space="preserve">The cost-effectiveness plane for this patient group is shown in </w:t>
      </w:r>
      <w:r>
        <w:fldChar w:fldCharType="begin"/>
      </w:r>
      <w:r>
        <w:instrText xml:space="preserve"> REF _Ref364699335 \h </w:instrText>
      </w:r>
      <w:r>
        <w:fldChar w:fldCharType="separate"/>
      </w:r>
      <w:r w:rsidR="007A2563">
        <w:t xml:space="preserve">Figure </w:t>
      </w:r>
      <w:r w:rsidR="007A2563">
        <w:rPr>
          <w:noProof/>
        </w:rPr>
        <w:t>5</w:t>
      </w:r>
      <w:r>
        <w:fldChar w:fldCharType="end"/>
      </w:r>
      <w:r>
        <w:t xml:space="preserve">. Of the six strategies evaluated, the No TTE strategy using </w:t>
      </w:r>
      <w:proofErr w:type="spellStart"/>
      <w:r>
        <w:t>dabigatran</w:t>
      </w:r>
      <w:proofErr w:type="spellEnd"/>
      <w:r>
        <w:t xml:space="preserve"> as the OAC of choice (Dab, No TTE) is estimated to be the lowest cost option, and so forms the start of the efficiency frontier. The equivalent TTE strategy (Dab, TTE) forms the next and final part of the efficiency frontier, with an ICER, compared </w:t>
      </w:r>
      <w:r>
        <w:lastRenderedPageBreak/>
        <w:t>with Dab, No TTE, of £14 728 / QALY, as shown in Appendix E. All other options are ruled out by simple or extended dominance.</w:t>
      </w:r>
    </w:p>
    <w:p w:rsidR="003D7462" w:rsidRDefault="003D7462" w:rsidP="003D7462">
      <w:pPr>
        <w:keepNext/>
      </w:pPr>
      <w:r>
        <w:rPr>
          <w:noProof/>
          <w:lang w:val="en-GB" w:eastAsia="en-GB" w:bidi="ar-SA"/>
        </w:rPr>
        <w:drawing>
          <wp:inline distT="0" distB="0" distL="0" distR="0" wp14:anchorId="25BE963F" wp14:editId="1B96C103">
            <wp:extent cx="4762500" cy="476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incm65.jpg"/>
                    <pic:cNvPicPr/>
                  </pic:nvPicPr>
                  <pic:blipFill>
                    <a:blip r:embed="rId39">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rsidR="003D7462" w:rsidRDefault="003D7462" w:rsidP="003D7462">
      <w:pPr>
        <w:pStyle w:val="Caption"/>
      </w:pPr>
      <w:bookmarkStart w:id="458" w:name="_Ref364699335"/>
      <w:r>
        <w:t xml:space="preserve">Figure </w:t>
      </w:r>
      <w:r>
        <w:fldChar w:fldCharType="begin"/>
      </w:r>
      <w:r w:rsidRPr="000C3C66">
        <w:instrText xml:space="preserve"> SEQ Figure \* ARABIC </w:instrText>
      </w:r>
      <w:r>
        <w:fldChar w:fldCharType="separate"/>
      </w:r>
      <w:r w:rsidR="007A2563">
        <w:rPr>
          <w:noProof/>
        </w:rPr>
        <w:t>5</w:t>
      </w:r>
      <w:r>
        <w:fldChar w:fldCharType="end"/>
      </w:r>
      <w:bookmarkEnd w:id="458"/>
      <w:proofErr w:type="gramStart"/>
      <w:r>
        <w:t xml:space="preserve"> Cost-effectiveness plane</w:t>
      </w:r>
      <w:proofErr w:type="gramEnd"/>
      <w:r>
        <w:t xml:space="preserve"> of mean costs and mean QALYs for males aged 65 years at diagnosis. Warf: Warfarin; </w:t>
      </w:r>
      <w:proofErr w:type="spellStart"/>
      <w:r>
        <w:t>Riv</w:t>
      </w:r>
      <w:proofErr w:type="spellEnd"/>
      <w:r>
        <w:t xml:space="preserve">: </w:t>
      </w:r>
      <w:proofErr w:type="spellStart"/>
      <w:r>
        <w:t>Rivaroxaban</w:t>
      </w:r>
      <w:proofErr w:type="spellEnd"/>
      <w:r>
        <w:t xml:space="preserve">; Dab: </w:t>
      </w:r>
      <w:proofErr w:type="spellStart"/>
      <w:r>
        <w:t>Dabigatran</w:t>
      </w:r>
      <w:proofErr w:type="spellEnd"/>
      <w:r>
        <w:t>; TTE: Transthoracic Echocardiography</w:t>
      </w:r>
    </w:p>
    <w:p w:rsidR="003D7462" w:rsidRDefault="003D7462">
      <w:pPr>
        <w:pStyle w:val="Heading3"/>
        <w:numPr>
          <w:ilvl w:val="0"/>
          <w:numId w:val="0"/>
        </w:numPr>
        <w:pPrChange w:id="459" w:author="Jon Minton" w:date="2013-09-05T21:21:00Z">
          <w:pPr>
            <w:pStyle w:val="Heading2"/>
            <w:numPr>
              <w:ilvl w:val="0"/>
              <w:numId w:val="0"/>
            </w:numPr>
          </w:pPr>
        </w:pPrChange>
      </w:pPr>
      <w:r>
        <w:t>Females, aged 65 years at diagnosis</w:t>
      </w:r>
    </w:p>
    <w:p w:rsidR="003D7462" w:rsidRDefault="003D7462" w:rsidP="003D7462">
      <w:r>
        <w:t xml:space="preserve">The cost-effectiveness plane for this patient group is shown in </w:t>
      </w:r>
      <w:r>
        <w:fldChar w:fldCharType="begin"/>
      </w:r>
      <w:r>
        <w:instrText xml:space="preserve"> REF _Ref364699491 \h </w:instrText>
      </w:r>
      <w:r>
        <w:fldChar w:fldCharType="separate"/>
      </w:r>
      <w:r w:rsidR="007A2563">
        <w:t xml:space="preserve">Figure </w:t>
      </w:r>
      <w:r w:rsidR="007A2563">
        <w:rPr>
          <w:noProof/>
        </w:rPr>
        <w:t>6</w:t>
      </w:r>
      <w:r>
        <w:fldChar w:fldCharType="end"/>
      </w:r>
      <w:r>
        <w:t xml:space="preserve">. As for males of the same age, of the six strategies evaluated, the strategy Dab, No TTE is estimated to be the </w:t>
      </w:r>
      <w:proofErr w:type="gramStart"/>
      <w:r>
        <w:t>cheapest,</w:t>
      </w:r>
      <w:proofErr w:type="gramEnd"/>
      <w:r>
        <w:t xml:space="preserve"> and so forms the start of the efficiency frontier. The next and final option in the frontier is the strategy Dab, TTE, with an ICER of £12 314 / QALY, as shown in Appendix E. All other options are estimated to be ruled out by simple or extended dominance. However, the absolute differences in costs and QALYs between the Riv. No TTE and Dab. No TTE options are extremely small.</w:t>
      </w:r>
    </w:p>
    <w:p w:rsidR="003D7462" w:rsidRDefault="003D7462" w:rsidP="003D7462">
      <w:pPr>
        <w:keepNext/>
      </w:pPr>
      <w:r>
        <w:rPr>
          <w:noProof/>
          <w:lang w:val="en-GB" w:eastAsia="en-GB" w:bidi="ar-SA"/>
        </w:rPr>
        <w:lastRenderedPageBreak/>
        <w:drawing>
          <wp:inline distT="0" distB="0" distL="0" distR="0" wp14:anchorId="4401D2C4" wp14:editId="14FF82EF">
            <wp:extent cx="4762500" cy="4762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incf65.jpg"/>
                    <pic:cNvPicPr/>
                  </pic:nvPicPr>
                  <pic:blipFill>
                    <a:blip r:embed="rId40">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rsidR="003D7462" w:rsidRDefault="003D7462" w:rsidP="003D7462">
      <w:pPr>
        <w:pStyle w:val="Caption"/>
      </w:pPr>
      <w:bookmarkStart w:id="460" w:name="_Ref364699491"/>
      <w:r>
        <w:t xml:space="preserve">Figure </w:t>
      </w:r>
      <w:r>
        <w:fldChar w:fldCharType="begin"/>
      </w:r>
      <w:r>
        <w:instrText xml:space="preserve"> SEQ Figure \* ARABIC </w:instrText>
      </w:r>
      <w:r>
        <w:fldChar w:fldCharType="separate"/>
      </w:r>
      <w:r w:rsidR="007A2563">
        <w:rPr>
          <w:noProof/>
        </w:rPr>
        <w:t>6</w:t>
      </w:r>
      <w:r>
        <w:fldChar w:fldCharType="end"/>
      </w:r>
      <w:bookmarkEnd w:id="460"/>
      <w:proofErr w:type="gramStart"/>
      <w:r>
        <w:t xml:space="preserve"> Cost-effectiveness plane</w:t>
      </w:r>
      <w:proofErr w:type="gramEnd"/>
      <w:r>
        <w:t xml:space="preserve"> of mean costs and mean QALYs for females aged 65 years at diagnosis. Warf: Warfarin; </w:t>
      </w:r>
      <w:proofErr w:type="spellStart"/>
      <w:r>
        <w:t>Riv</w:t>
      </w:r>
      <w:proofErr w:type="spellEnd"/>
      <w:r>
        <w:t xml:space="preserve">: </w:t>
      </w:r>
      <w:proofErr w:type="spellStart"/>
      <w:r>
        <w:t>Rivaroxaban</w:t>
      </w:r>
      <w:proofErr w:type="spellEnd"/>
      <w:r>
        <w:t xml:space="preserve">; Dab: </w:t>
      </w:r>
      <w:proofErr w:type="spellStart"/>
      <w:r>
        <w:t>Dabigatran</w:t>
      </w:r>
      <w:proofErr w:type="spellEnd"/>
      <w:r>
        <w:t xml:space="preserve">; TTE: Transthoracic Echocardiography </w:t>
      </w:r>
    </w:p>
    <w:p w:rsidR="003D7462" w:rsidRDefault="003D7462" w:rsidP="003D7462"/>
    <w:p w:rsidR="003D7462" w:rsidRDefault="003D7462" w:rsidP="003D7462">
      <w:r>
        <w:br w:type="page"/>
      </w:r>
    </w:p>
    <w:p w:rsidR="003D7462" w:rsidRDefault="003D7462">
      <w:pPr>
        <w:pStyle w:val="Heading2"/>
        <w:numPr>
          <w:ilvl w:val="0"/>
          <w:numId w:val="0"/>
        </w:numPr>
        <w:pPrChange w:id="461" w:author="Jon Minton" w:date="2013-09-05T21:21:00Z">
          <w:pPr>
            <w:pStyle w:val="Heading1"/>
            <w:numPr>
              <w:numId w:val="0"/>
            </w:numPr>
          </w:pPr>
        </w:pPrChange>
      </w:pPr>
      <w:r>
        <w:lastRenderedPageBreak/>
        <w:t xml:space="preserve">Appendix </w:t>
      </w:r>
      <w:ins w:id="462" w:author="Jon Minton" w:date="2013-09-05T21:21:00Z">
        <w:r w:rsidR="00AD0F91">
          <w:t>H</w:t>
        </w:r>
      </w:ins>
      <w:del w:id="463" w:author="Jon Minton" w:date="2013-09-05T21:21:00Z">
        <w:r w:rsidDel="00AD0F91">
          <w:delText>G</w:delText>
        </w:r>
      </w:del>
      <w:r>
        <w:t>: Additional Exploratory Analysis – the relationship between true prevalence of LAABN and mean ICER</w:t>
      </w:r>
    </w:p>
    <w:p w:rsidR="003D7462" w:rsidRPr="002F4083" w:rsidRDefault="003D7462" w:rsidP="003D7462"/>
    <w:p w:rsidR="003D7462" w:rsidRDefault="003D7462">
      <w:pPr>
        <w:pStyle w:val="Heading3"/>
        <w:numPr>
          <w:ilvl w:val="0"/>
          <w:numId w:val="0"/>
        </w:numPr>
        <w:pPrChange w:id="464" w:author="Jon Minton" w:date="2013-09-05T21:22:00Z">
          <w:pPr>
            <w:pStyle w:val="Heading2"/>
            <w:numPr>
              <w:ilvl w:val="0"/>
              <w:numId w:val="0"/>
            </w:numPr>
          </w:pPr>
        </w:pPrChange>
      </w:pPr>
      <w:r>
        <w:t>Introduction</w:t>
      </w:r>
    </w:p>
    <w:p w:rsidR="003D7462" w:rsidRDefault="003D7462" w:rsidP="003D7462">
      <w:r>
        <w:t>This appendix illustr</w:t>
      </w:r>
      <w:r w:rsidR="00D10C1C">
        <w:t>ates how the ICER of the TTE with the No TTE strategies change</w:t>
      </w:r>
      <w:r>
        <w:t>, for each of the four patient groups</w:t>
      </w:r>
      <w:r w:rsidR="00D10C1C">
        <w:t>, and each of the OACs</w:t>
      </w:r>
      <w:r>
        <w:t xml:space="preserve">, as a function of the estimated proportion of the patients with LA ABN, here defined as true proportion high risk (TPHR). In this sensitivity analysis, TPHR is varied between 0 and 20%. </w:t>
      </w:r>
    </w:p>
    <w:p w:rsidR="00D10C1C" w:rsidRDefault="00D10C1C" w:rsidP="003D7462">
      <w:r>
        <w:t xml:space="preserve">As before, it is assumed that the OACs to be considered are warfarin and </w:t>
      </w:r>
      <w:proofErr w:type="spellStart"/>
      <w:r>
        <w:t>rivaroxaban</w:t>
      </w:r>
      <w:proofErr w:type="spellEnd"/>
      <w:r>
        <w:t xml:space="preserve"> for persons aged 50 years at diagnosis; and warfarin, </w:t>
      </w:r>
      <w:proofErr w:type="spellStart"/>
      <w:r>
        <w:t>rivaroxaban</w:t>
      </w:r>
      <w:proofErr w:type="spellEnd"/>
      <w:r>
        <w:t xml:space="preserve"> and </w:t>
      </w:r>
      <w:proofErr w:type="spellStart"/>
      <w:r>
        <w:t>dabigatran</w:t>
      </w:r>
      <w:proofErr w:type="spellEnd"/>
      <w:r>
        <w:t xml:space="preserve"> for person aged 65 years at diagnosis.</w:t>
      </w:r>
    </w:p>
    <w:p w:rsidR="00D10C1C" w:rsidRDefault="00D10C1C" w:rsidP="003D7462">
      <w:r>
        <w:t>It is seen in all analyses (</w:t>
      </w:r>
      <w:r>
        <w:fldChar w:fldCharType="begin"/>
      </w:r>
      <w:r w:rsidRPr="00D10C1C">
        <w:instrText xml:space="preserve"> REF _Ref365998410 \h </w:instrText>
      </w:r>
      <w:r>
        <w:fldChar w:fldCharType="separate"/>
      </w:r>
      <w:r w:rsidR="007A2563">
        <w:t xml:space="preserve">Figure </w:t>
      </w:r>
      <w:r w:rsidR="007A2563">
        <w:rPr>
          <w:noProof/>
        </w:rPr>
        <w:t>7</w:t>
      </w:r>
      <w:r>
        <w:fldChar w:fldCharType="end"/>
      </w:r>
      <w:r>
        <w:t xml:space="preserve"> to </w:t>
      </w:r>
      <w:r>
        <w:fldChar w:fldCharType="begin"/>
      </w:r>
      <w:r w:rsidRPr="00D10C1C">
        <w:instrText xml:space="preserve"> REF _Ref365998412 \h </w:instrText>
      </w:r>
      <w:r>
        <w:fldChar w:fldCharType="separate"/>
      </w:r>
      <w:r w:rsidR="007A2563">
        <w:t xml:space="preserve">Figure </w:t>
      </w:r>
      <w:r w:rsidR="007A2563">
        <w:rPr>
          <w:noProof/>
        </w:rPr>
        <w:t>10</w:t>
      </w:r>
      <w:r>
        <w:fldChar w:fldCharType="end"/>
      </w:r>
      <w:r>
        <w:t xml:space="preserve">) that higher estimates of TPHR lead to lower ICERs and so greater cost-effectiveness of using TTE for the OAC decision at any given willingness to pay threshold. It </w:t>
      </w:r>
      <w:r w:rsidR="00F006F2">
        <w:t xml:space="preserve">is also seen that the rank order of the cost-effectiveness of each OAC is preserved; i.e. that at any TPHR, </w:t>
      </w:r>
      <w:proofErr w:type="spellStart"/>
      <w:r w:rsidR="00F006F2">
        <w:t>rivaroxaban</w:t>
      </w:r>
      <w:proofErr w:type="spellEnd"/>
      <w:r w:rsidR="00F006F2">
        <w:t xml:space="preserve"> has a lower ICER than warfarin in persons aged 50 at diagnosis, and </w:t>
      </w:r>
      <w:proofErr w:type="spellStart"/>
      <w:r w:rsidR="00F006F2">
        <w:t>dabigatran</w:t>
      </w:r>
      <w:proofErr w:type="spellEnd"/>
      <w:r w:rsidR="00F006F2">
        <w:t xml:space="preserve"> is estimated to have the lowest ICER in persons aged 65 at diagnosis.  </w:t>
      </w:r>
    </w:p>
    <w:p w:rsidR="003D7462" w:rsidRDefault="00F006F2">
      <w:pPr>
        <w:pStyle w:val="Heading3"/>
        <w:numPr>
          <w:ilvl w:val="0"/>
          <w:numId w:val="0"/>
        </w:numPr>
        <w:pPrChange w:id="465" w:author="Jon Minton" w:date="2013-09-05T21:22:00Z">
          <w:pPr>
            <w:pStyle w:val="Heading2"/>
            <w:numPr>
              <w:ilvl w:val="0"/>
              <w:numId w:val="0"/>
            </w:numPr>
          </w:pPr>
        </w:pPrChange>
      </w:pPr>
      <w:r>
        <w:t>Persons aged</w:t>
      </w:r>
      <w:r w:rsidR="003D7462">
        <w:t xml:space="preserve"> 50 years at diagnosis</w:t>
      </w:r>
    </w:p>
    <w:p w:rsidR="003D7462" w:rsidRDefault="00F006F2" w:rsidP="003D7462">
      <w:r>
        <w:fldChar w:fldCharType="begin"/>
      </w:r>
      <w:r>
        <w:instrText xml:space="preserve"> REF _Ref365998410 \h </w:instrText>
      </w:r>
      <w:r>
        <w:fldChar w:fldCharType="separate"/>
      </w:r>
      <w:r w:rsidR="007A2563">
        <w:t xml:space="preserve">Figure </w:t>
      </w:r>
      <w:r w:rsidR="007A2563">
        <w:rPr>
          <w:noProof/>
        </w:rPr>
        <w:t>7</w:t>
      </w:r>
      <w:r>
        <w:fldChar w:fldCharType="end"/>
      </w:r>
      <w:r>
        <w:t xml:space="preserve"> shows how the mean ICER varies for males aged 50 years at diagnosis; </w:t>
      </w:r>
      <w:r>
        <w:fldChar w:fldCharType="begin"/>
      </w:r>
      <w:r w:rsidRPr="00F006F2">
        <w:instrText xml:space="preserve"> REF _Ref365998887 \h </w:instrText>
      </w:r>
      <w:r>
        <w:fldChar w:fldCharType="separate"/>
      </w:r>
      <w:r w:rsidR="007A2563">
        <w:t xml:space="preserve">Figure </w:t>
      </w:r>
      <w:r w:rsidR="007A2563">
        <w:rPr>
          <w:noProof/>
        </w:rPr>
        <w:t>8</w:t>
      </w:r>
      <w:r>
        <w:fldChar w:fldCharType="end"/>
      </w:r>
      <w:r>
        <w:t xml:space="preserve"> presents the equivalent estimates for females. Gender has a smaller influence on the relationship between TPHR and ICER than the OAC assumed to be prescribed if the feature were identified. Where warfarin is assumed to be the OAC of choice, using TTE in this way is not estimated to be cost-effective at a high willingness-to-pay thresho</w:t>
      </w:r>
      <w:r w:rsidR="002E07F9">
        <w:t xml:space="preserve">ld of £30,000/QALY. By contrast, the ICER of TTE is estimated to be below £30,000/QALY when </w:t>
      </w:r>
      <w:proofErr w:type="spellStart"/>
      <w:r w:rsidR="002E07F9">
        <w:t>rivaroxaban</w:t>
      </w:r>
      <w:proofErr w:type="spellEnd"/>
      <w:r w:rsidR="002E07F9">
        <w:t xml:space="preserve"> is assumed to be the OAC prescribed following a positive identification</w:t>
      </w:r>
    </w:p>
    <w:p w:rsidR="00D10C1C" w:rsidRDefault="003D7462" w:rsidP="00D10C1C">
      <w:pPr>
        <w:keepNext/>
      </w:pPr>
      <w:r>
        <w:rPr>
          <w:noProof/>
          <w:lang w:val="en-GB" w:eastAsia="en-GB" w:bidi="ar-SA"/>
        </w:rPr>
        <w:lastRenderedPageBreak/>
        <w:drawing>
          <wp:inline distT="0" distB="0" distL="0" distR="0" wp14:anchorId="0737993F" wp14:editId="7AFEC9EB">
            <wp:extent cx="4895850" cy="4895850"/>
            <wp:effectExtent l="0" t="0" r="0" b="0"/>
            <wp:docPr id="18" name="Picture 18" descr="X:\BMJ Echo AF Manuscript\S8\tphr50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BMJ Echo AF Manuscript\S8\tphr50m.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95850" cy="4895850"/>
                    </a:xfrm>
                    <a:prstGeom prst="rect">
                      <a:avLst/>
                    </a:prstGeom>
                    <a:noFill/>
                    <a:ln>
                      <a:noFill/>
                    </a:ln>
                  </pic:spPr>
                </pic:pic>
              </a:graphicData>
            </a:graphic>
          </wp:inline>
        </w:drawing>
      </w:r>
    </w:p>
    <w:p w:rsidR="001C4819" w:rsidRDefault="00D10C1C" w:rsidP="00D10C1C">
      <w:pPr>
        <w:pStyle w:val="Caption"/>
      </w:pPr>
      <w:bookmarkStart w:id="466" w:name="_Ref365998410"/>
      <w:r>
        <w:t xml:space="preserve">Figure </w:t>
      </w:r>
      <w:r>
        <w:fldChar w:fldCharType="begin"/>
      </w:r>
      <w:r>
        <w:instrText xml:space="preserve"> SEQ Figure \* ARABIC </w:instrText>
      </w:r>
      <w:r>
        <w:fldChar w:fldCharType="separate"/>
      </w:r>
      <w:r w:rsidR="007A2563">
        <w:rPr>
          <w:noProof/>
        </w:rPr>
        <w:t>7</w:t>
      </w:r>
      <w:r>
        <w:fldChar w:fldCharType="end"/>
      </w:r>
      <w:bookmarkEnd w:id="466"/>
      <w:r>
        <w:t xml:space="preserve"> Relationship between mean ICER and True Proportion High Risk (TPHR) for males aged 50 years at diagnosis, if either warfarin or </w:t>
      </w:r>
      <w:proofErr w:type="spellStart"/>
      <w:r>
        <w:t>rivaroxaban</w:t>
      </w:r>
      <w:proofErr w:type="spellEnd"/>
      <w:r>
        <w:t xml:space="preserve"> was the OAC of choice</w:t>
      </w:r>
    </w:p>
    <w:p w:rsidR="00D10C1C" w:rsidRDefault="00D10C1C" w:rsidP="003D7462"/>
    <w:p w:rsidR="00D10C1C" w:rsidRDefault="003D7462" w:rsidP="00D10C1C">
      <w:pPr>
        <w:keepNext/>
      </w:pPr>
      <w:r>
        <w:rPr>
          <w:noProof/>
          <w:lang w:val="en-GB" w:eastAsia="en-GB" w:bidi="ar-SA"/>
        </w:rPr>
        <w:lastRenderedPageBreak/>
        <w:drawing>
          <wp:inline distT="0" distB="0" distL="0" distR="0" wp14:anchorId="1B9539E1" wp14:editId="46DA29CE">
            <wp:extent cx="4829175" cy="4829175"/>
            <wp:effectExtent l="0" t="0" r="9525" b="9525"/>
            <wp:docPr id="19" name="Picture 19" descr="X:\BMJ Echo AF Manuscript\S8\tphr50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BMJ Echo AF Manuscript\S8\tphr50f.jp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27036" cy="4827036"/>
                    </a:xfrm>
                    <a:prstGeom prst="rect">
                      <a:avLst/>
                    </a:prstGeom>
                    <a:noFill/>
                    <a:ln>
                      <a:noFill/>
                    </a:ln>
                  </pic:spPr>
                </pic:pic>
              </a:graphicData>
            </a:graphic>
          </wp:inline>
        </w:drawing>
      </w:r>
    </w:p>
    <w:p w:rsidR="001C4819" w:rsidRDefault="00D10C1C" w:rsidP="00D10C1C">
      <w:pPr>
        <w:pStyle w:val="Caption"/>
      </w:pPr>
      <w:bookmarkStart w:id="467" w:name="_Ref365998887"/>
      <w:r>
        <w:t xml:space="preserve">Figure </w:t>
      </w:r>
      <w:r>
        <w:fldChar w:fldCharType="begin"/>
      </w:r>
      <w:r>
        <w:instrText xml:space="preserve"> SEQ Figure \* ARABIC </w:instrText>
      </w:r>
      <w:r>
        <w:fldChar w:fldCharType="separate"/>
      </w:r>
      <w:r w:rsidR="007A2563">
        <w:rPr>
          <w:noProof/>
        </w:rPr>
        <w:t>8</w:t>
      </w:r>
      <w:r>
        <w:fldChar w:fldCharType="end"/>
      </w:r>
      <w:bookmarkEnd w:id="467"/>
      <w:r>
        <w:t xml:space="preserve"> </w:t>
      </w:r>
      <w:r w:rsidRPr="00624159">
        <w:t xml:space="preserve">Relationship between mean ICER and True Proportion High Risk (TPHR) for </w:t>
      </w:r>
      <w:r>
        <w:t>fe</w:t>
      </w:r>
      <w:r w:rsidRPr="00624159">
        <w:t xml:space="preserve">males aged 50 years at diagnosis, if either warfarin or </w:t>
      </w:r>
      <w:proofErr w:type="spellStart"/>
      <w:r w:rsidRPr="00624159">
        <w:t>rivaroxaban</w:t>
      </w:r>
      <w:proofErr w:type="spellEnd"/>
      <w:r w:rsidRPr="00624159">
        <w:t xml:space="preserve"> was the OAC of choice</w:t>
      </w:r>
    </w:p>
    <w:p w:rsidR="003D7462" w:rsidRDefault="003D7462" w:rsidP="001C4819">
      <w:pPr>
        <w:rPr>
          <w:lang w:val="en-GB"/>
        </w:rPr>
      </w:pPr>
    </w:p>
    <w:p w:rsidR="003D7462" w:rsidRDefault="00F006F2">
      <w:pPr>
        <w:pStyle w:val="Heading3"/>
        <w:numPr>
          <w:ilvl w:val="0"/>
          <w:numId w:val="0"/>
        </w:numPr>
        <w:pPrChange w:id="468" w:author="Jon Minton" w:date="2013-09-05T21:22:00Z">
          <w:pPr>
            <w:pStyle w:val="Heading2"/>
            <w:numPr>
              <w:ilvl w:val="0"/>
              <w:numId w:val="0"/>
            </w:numPr>
          </w:pPr>
        </w:pPrChange>
      </w:pPr>
      <w:r>
        <w:t>Persons aged</w:t>
      </w:r>
      <w:r w:rsidR="003D7462">
        <w:t xml:space="preserve"> 65 years at diagnosis</w:t>
      </w:r>
    </w:p>
    <w:p w:rsidR="002E07F9" w:rsidRDefault="002E07F9" w:rsidP="009329A8">
      <w:r>
        <w:fldChar w:fldCharType="begin"/>
      </w:r>
      <w:r w:rsidRPr="002E07F9">
        <w:instrText xml:space="preserve"> REF _Ref365999302 \h </w:instrText>
      </w:r>
      <w:r>
        <w:fldChar w:fldCharType="separate"/>
      </w:r>
      <w:r w:rsidR="007A2563">
        <w:t xml:space="preserve">Figure </w:t>
      </w:r>
      <w:r w:rsidR="007A2563">
        <w:rPr>
          <w:noProof/>
        </w:rPr>
        <w:t>9</w:t>
      </w:r>
      <w:r>
        <w:fldChar w:fldCharType="end"/>
      </w:r>
      <w:r>
        <w:t xml:space="preserve"> shows how the mean ICER varies for males aged 65 years at diagnosis; </w:t>
      </w:r>
      <w:r>
        <w:fldChar w:fldCharType="begin"/>
      </w:r>
      <w:r w:rsidRPr="002E07F9">
        <w:instrText xml:space="preserve"> REF _Ref365998412 \h </w:instrText>
      </w:r>
      <w:r>
        <w:fldChar w:fldCharType="separate"/>
      </w:r>
      <w:r w:rsidR="007A2563">
        <w:t xml:space="preserve">Figure </w:t>
      </w:r>
      <w:r w:rsidR="007A2563">
        <w:rPr>
          <w:noProof/>
        </w:rPr>
        <w:t>10</w:t>
      </w:r>
      <w:r>
        <w:fldChar w:fldCharType="end"/>
      </w:r>
      <w:r>
        <w:t xml:space="preserve"> presents the equivalent estimates for females. </w:t>
      </w:r>
      <w:proofErr w:type="spellStart"/>
      <w:r>
        <w:t>Dabigatran</w:t>
      </w:r>
      <w:proofErr w:type="spellEnd"/>
      <w:r>
        <w:t xml:space="preserve"> is now assumed to be an option for these patient groups, and uses of TTE involving </w:t>
      </w:r>
      <w:proofErr w:type="spellStart"/>
      <w:r>
        <w:t>dabigatran</w:t>
      </w:r>
      <w:proofErr w:type="spellEnd"/>
      <w:r>
        <w:t xml:space="preserve"> are estimated to have lower ICERs regardless of the TPHR level assumed. At higher TPHR estimates, the </w:t>
      </w:r>
      <w:r w:rsidR="009329A8">
        <w:t>differences in ICERs in TTE strategies involving different OAC options decreases, and is substantially below £20,000/QALY regardless of OAC assumed. As with the scenarios involving persons diagnosed at the aged of 50 years, the OAC assumed appears to have much greater effect on estimated cost effectiveness than gender.</w:t>
      </w:r>
    </w:p>
    <w:p w:rsidR="002E07F9" w:rsidRPr="002E07F9" w:rsidRDefault="002E07F9" w:rsidP="002E07F9"/>
    <w:p w:rsidR="00D10C1C" w:rsidRDefault="003D7462" w:rsidP="00D10C1C">
      <w:pPr>
        <w:keepNext/>
      </w:pPr>
      <w:r>
        <w:rPr>
          <w:noProof/>
          <w:lang w:val="en-GB" w:eastAsia="en-GB" w:bidi="ar-SA"/>
        </w:rPr>
        <w:lastRenderedPageBreak/>
        <w:drawing>
          <wp:inline distT="0" distB="0" distL="0" distR="0" wp14:anchorId="12DBC1C9" wp14:editId="13A5F0C6">
            <wp:extent cx="4733925" cy="4733925"/>
            <wp:effectExtent l="0" t="0" r="9525" b="9525"/>
            <wp:docPr id="20" name="Picture 20" descr="X:\BMJ Echo AF Manuscript\S8\tphr65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BMJ Echo AF Manuscript\S8\tphr65m.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31828" cy="4731828"/>
                    </a:xfrm>
                    <a:prstGeom prst="rect">
                      <a:avLst/>
                    </a:prstGeom>
                    <a:noFill/>
                    <a:ln>
                      <a:noFill/>
                    </a:ln>
                  </pic:spPr>
                </pic:pic>
              </a:graphicData>
            </a:graphic>
          </wp:inline>
        </w:drawing>
      </w:r>
    </w:p>
    <w:p w:rsidR="003D7462" w:rsidRDefault="00D10C1C" w:rsidP="00D10C1C">
      <w:pPr>
        <w:pStyle w:val="Caption"/>
      </w:pPr>
      <w:bookmarkStart w:id="469" w:name="_Ref365999302"/>
      <w:r>
        <w:t xml:space="preserve">Figure </w:t>
      </w:r>
      <w:r>
        <w:fldChar w:fldCharType="begin"/>
      </w:r>
      <w:r>
        <w:instrText xml:space="preserve"> SEQ Figure \* ARABIC </w:instrText>
      </w:r>
      <w:r>
        <w:fldChar w:fldCharType="separate"/>
      </w:r>
      <w:r w:rsidR="007A2563">
        <w:rPr>
          <w:noProof/>
        </w:rPr>
        <w:t>9</w:t>
      </w:r>
      <w:r>
        <w:fldChar w:fldCharType="end"/>
      </w:r>
      <w:bookmarkEnd w:id="469"/>
      <w:r>
        <w:t xml:space="preserve"> </w:t>
      </w:r>
      <w:r w:rsidRPr="007D6404">
        <w:t xml:space="preserve">Relationship between mean ICER and </w:t>
      </w:r>
      <w:r>
        <w:t>true proportion high risk</w:t>
      </w:r>
      <w:r w:rsidRPr="007D6404">
        <w:t xml:space="preserve"> (TPHR) for males aged 50 years at diagnosis, if </w:t>
      </w:r>
      <w:proofErr w:type="gramStart"/>
      <w:r w:rsidRPr="007D6404">
        <w:t>either warfarin</w:t>
      </w:r>
      <w:proofErr w:type="gramEnd"/>
      <w:r>
        <w:t xml:space="preserve">, </w:t>
      </w:r>
      <w:proofErr w:type="spellStart"/>
      <w:r>
        <w:t>dabigatran</w:t>
      </w:r>
      <w:proofErr w:type="spellEnd"/>
      <w:r w:rsidRPr="007D6404">
        <w:t xml:space="preserve"> or </w:t>
      </w:r>
      <w:proofErr w:type="spellStart"/>
      <w:r w:rsidRPr="007D6404">
        <w:t>rivaroxaban</w:t>
      </w:r>
      <w:proofErr w:type="spellEnd"/>
      <w:r w:rsidRPr="007D6404">
        <w:t xml:space="preserve"> was the OAC of choice</w:t>
      </w:r>
    </w:p>
    <w:p w:rsidR="003D7462" w:rsidRDefault="003D7462" w:rsidP="001C4819">
      <w:pPr>
        <w:rPr>
          <w:lang w:val="en-GB"/>
        </w:rPr>
      </w:pPr>
    </w:p>
    <w:p w:rsidR="003D7462" w:rsidRDefault="003D7462" w:rsidP="001C4819">
      <w:pPr>
        <w:rPr>
          <w:lang w:val="en-GB"/>
        </w:rPr>
      </w:pPr>
    </w:p>
    <w:p w:rsidR="00D10C1C" w:rsidRDefault="003D7462" w:rsidP="00D10C1C">
      <w:pPr>
        <w:keepNext/>
      </w:pPr>
      <w:r>
        <w:rPr>
          <w:noProof/>
          <w:lang w:val="en-GB" w:eastAsia="en-GB" w:bidi="ar-SA"/>
        </w:rPr>
        <w:lastRenderedPageBreak/>
        <w:drawing>
          <wp:inline distT="0" distB="0" distL="0" distR="0" wp14:anchorId="0870B1D5" wp14:editId="6662F6DE">
            <wp:extent cx="4762500" cy="4762500"/>
            <wp:effectExtent l="0" t="0" r="0" b="0"/>
            <wp:docPr id="21" name="Picture 21" descr="X:\BMJ Echo AF Manuscript\S8\tphr65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BMJ Echo AF Manuscript\S8\tphr65f.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0390" cy="4760390"/>
                    </a:xfrm>
                    <a:prstGeom prst="rect">
                      <a:avLst/>
                    </a:prstGeom>
                    <a:noFill/>
                    <a:ln>
                      <a:noFill/>
                    </a:ln>
                  </pic:spPr>
                </pic:pic>
              </a:graphicData>
            </a:graphic>
          </wp:inline>
        </w:drawing>
      </w:r>
    </w:p>
    <w:p w:rsidR="003D7462" w:rsidRPr="001C4819" w:rsidRDefault="00D10C1C" w:rsidP="00D10C1C">
      <w:pPr>
        <w:pStyle w:val="Caption"/>
      </w:pPr>
      <w:bookmarkStart w:id="470" w:name="_Ref365998412"/>
      <w:r>
        <w:t xml:space="preserve">Figure </w:t>
      </w:r>
      <w:r>
        <w:fldChar w:fldCharType="begin"/>
      </w:r>
      <w:r>
        <w:instrText xml:space="preserve"> SEQ Figure \* ARABIC </w:instrText>
      </w:r>
      <w:r>
        <w:fldChar w:fldCharType="separate"/>
      </w:r>
      <w:r w:rsidR="007A2563">
        <w:rPr>
          <w:noProof/>
        </w:rPr>
        <w:t>10</w:t>
      </w:r>
      <w:r>
        <w:fldChar w:fldCharType="end"/>
      </w:r>
      <w:bookmarkEnd w:id="470"/>
      <w:r>
        <w:t xml:space="preserve"> </w:t>
      </w:r>
      <w:r w:rsidRPr="00C262A2">
        <w:t xml:space="preserve">Relationship between mean ICER and True Proportion High Risk (TPHR) for </w:t>
      </w:r>
      <w:r>
        <w:t>fe</w:t>
      </w:r>
      <w:r w:rsidRPr="00C262A2">
        <w:t xml:space="preserve">males aged </w:t>
      </w:r>
      <w:r>
        <w:t xml:space="preserve">65 </w:t>
      </w:r>
      <w:r w:rsidRPr="00C262A2">
        <w:t xml:space="preserve">years at diagnosis, if </w:t>
      </w:r>
      <w:proofErr w:type="gramStart"/>
      <w:r w:rsidRPr="00C262A2">
        <w:t>either warfarin</w:t>
      </w:r>
      <w:proofErr w:type="gramEnd"/>
      <w:r>
        <w:t xml:space="preserve">, </w:t>
      </w:r>
      <w:proofErr w:type="spellStart"/>
      <w:r>
        <w:t>dabigatran</w:t>
      </w:r>
      <w:proofErr w:type="spellEnd"/>
      <w:r w:rsidRPr="00C262A2">
        <w:t xml:space="preserve"> or </w:t>
      </w:r>
      <w:proofErr w:type="spellStart"/>
      <w:r w:rsidRPr="00C262A2">
        <w:t>rivaroxaban</w:t>
      </w:r>
      <w:proofErr w:type="spellEnd"/>
      <w:r w:rsidRPr="00C262A2">
        <w:t xml:space="preserve"> was the OAC of choice</w:t>
      </w:r>
      <w:bookmarkStart w:id="471" w:name="_GoBack"/>
      <w:bookmarkEnd w:id="471"/>
    </w:p>
    <w:sectPr w:rsidR="003D7462" w:rsidRPr="001C4819" w:rsidSect="003D7462">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Jon Minton" w:date="2013-09-05T21:23:00Z" w:initials="JM">
    <w:p w:rsidR="00E74718" w:rsidRDefault="00E74718">
      <w:pPr>
        <w:pStyle w:val="CommentText"/>
      </w:pPr>
      <w:r>
        <w:rPr>
          <w:rStyle w:val="CommentReference"/>
        </w:rPr>
        <w:annotationRef/>
      </w:r>
      <w:r>
        <w:t>R1, C1</w:t>
      </w:r>
    </w:p>
  </w:comment>
  <w:comment w:id="8" w:author="Jon Minton" w:date="2013-09-05T21:23:00Z" w:initials="JM">
    <w:p w:rsidR="00E74718" w:rsidRDefault="00E74718">
      <w:pPr>
        <w:pStyle w:val="CommentText"/>
      </w:pPr>
      <w:r>
        <w:rPr>
          <w:rStyle w:val="CommentReference"/>
        </w:rPr>
        <w:annotationRef/>
      </w:r>
      <w:r>
        <w:t>R1, C2</w:t>
      </w:r>
    </w:p>
  </w:comment>
  <w:comment w:id="18" w:author="Jon Minton" w:date="2013-09-05T21:23:00Z" w:initials="JM">
    <w:p w:rsidR="00E74718" w:rsidRDefault="00E74718">
      <w:pPr>
        <w:pStyle w:val="CommentText"/>
      </w:pPr>
      <w:r>
        <w:rPr>
          <w:rStyle w:val="CommentReference"/>
        </w:rPr>
        <w:annotationRef/>
      </w:r>
      <w:r>
        <w:t>R2, C1</w:t>
      </w:r>
    </w:p>
  </w:comment>
  <w:comment w:id="22" w:author="Jon Minton" w:date="2013-09-05T21:23:00Z" w:initials="JM">
    <w:p w:rsidR="00E74718" w:rsidRDefault="00E74718">
      <w:pPr>
        <w:pStyle w:val="CommentText"/>
      </w:pPr>
      <w:r>
        <w:rPr>
          <w:rStyle w:val="CommentReference"/>
        </w:rPr>
        <w:annotationRef/>
      </w:r>
      <w:r>
        <w:t>R2, C3</w:t>
      </w:r>
    </w:p>
  </w:comment>
  <w:comment w:id="27" w:author="Jon Minton" w:date="2013-09-05T21:23:00Z" w:initials="JM">
    <w:p w:rsidR="00E74718" w:rsidRDefault="00E74718">
      <w:pPr>
        <w:pStyle w:val="CommentText"/>
      </w:pPr>
      <w:r>
        <w:rPr>
          <w:rStyle w:val="CommentReference"/>
        </w:rPr>
        <w:annotationRef/>
      </w:r>
      <w:r>
        <w:t>R2, C5</w:t>
      </w:r>
    </w:p>
  </w:comment>
  <w:comment w:id="33" w:author="Jon Minton" w:date="2013-09-05T21:23:00Z" w:initials="JM">
    <w:p w:rsidR="00E74718" w:rsidRDefault="00E74718">
      <w:pPr>
        <w:pStyle w:val="CommentText"/>
      </w:pPr>
      <w:r>
        <w:rPr>
          <w:rStyle w:val="CommentReference"/>
        </w:rPr>
        <w:annotationRef/>
      </w:r>
      <w:r>
        <w:t>R1, C4</w:t>
      </w:r>
    </w:p>
  </w:comment>
  <w:comment w:id="50" w:author="Jon Minton" w:date="2013-09-05T21:23:00Z" w:initials="JM">
    <w:p w:rsidR="00E74718" w:rsidRDefault="00E74718">
      <w:pPr>
        <w:pStyle w:val="CommentText"/>
      </w:pPr>
      <w:r>
        <w:rPr>
          <w:rStyle w:val="CommentReference"/>
        </w:rPr>
        <w:annotationRef/>
      </w:r>
      <w:r>
        <w:t>R2, C5</w:t>
      </w:r>
    </w:p>
  </w:comment>
  <w:comment w:id="55" w:author="Jon Minton" w:date="2013-09-05T21:23:00Z" w:initials="JM">
    <w:p w:rsidR="00E74718" w:rsidRDefault="00E74718">
      <w:pPr>
        <w:pStyle w:val="CommentText"/>
      </w:pPr>
      <w:r>
        <w:rPr>
          <w:rStyle w:val="CommentReference"/>
        </w:rPr>
        <w:annotationRef/>
      </w:r>
      <w:r>
        <w:t>R1 C2</w:t>
      </w:r>
    </w:p>
  </w:comment>
  <w:comment w:id="72" w:author="Jon Minton" w:date="2013-09-05T21:23:00Z" w:initials="JM">
    <w:p w:rsidR="00E74718" w:rsidRDefault="00E74718">
      <w:pPr>
        <w:pStyle w:val="CommentText"/>
      </w:pPr>
      <w:r>
        <w:rPr>
          <w:rStyle w:val="CommentReference"/>
        </w:rPr>
        <w:annotationRef/>
      </w:r>
      <w:r>
        <w:t>R2 C2 and R1 C5</w:t>
      </w:r>
    </w:p>
  </w:comment>
  <w:comment w:id="85" w:author="Jon Minton" w:date="2013-09-05T21:23:00Z" w:initials="JM">
    <w:p w:rsidR="00E74718" w:rsidRDefault="00E74718">
      <w:pPr>
        <w:pStyle w:val="CommentText"/>
      </w:pPr>
      <w:r>
        <w:rPr>
          <w:rStyle w:val="CommentReference"/>
        </w:rPr>
        <w:annotationRef/>
      </w:r>
      <w:r>
        <w:t>R1 C5</w:t>
      </w:r>
    </w:p>
  </w:comment>
  <w:comment w:id="89" w:author="Jon Minton" w:date="2013-09-05T21:23:00Z" w:initials="JM">
    <w:p w:rsidR="00E74718" w:rsidRDefault="00E74718">
      <w:pPr>
        <w:pStyle w:val="CommentText"/>
      </w:pPr>
      <w:r>
        <w:rPr>
          <w:rStyle w:val="CommentReference"/>
        </w:rPr>
        <w:annotationRef/>
      </w:r>
      <w:r>
        <w:t>R1 C5</w:t>
      </w:r>
    </w:p>
    <w:p w:rsidR="00E74718" w:rsidRDefault="00E74718">
      <w:pPr>
        <w:pStyle w:val="CommentText"/>
      </w:pPr>
      <w:r>
        <w:t>R2, C2</w:t>
      </w:r>
    </w:p>
  </w:comment>
  <w:comment w:id="133" w:author="Jon Minton" w:date="2013-09-05T21:23:00Z" w:initials="JM">
    <w:p w:rsidR="00E74718" w:rsidRDefault="00E74718">
      <w:pPr>
        <w:pStyle w:val="CommentText"/>
      </w:pPr>
      <w:r>
        <w:rPr>
          <w:rStyle w:val="CommentReference"/>
        </w:rPr>
        <w:annotationRef/>
      </w:r>
      <w:r>
        <w:t>R2 C3</w:t>
      </w:r>
    </w:p>
  </w:comment>
  <w:comment w:id="144" w:author="Jon Minton" w:date="2013-09-05T21:23:00Z" w:initials="JM">
    <w:p w:rsidR="00E74718" w:rsidRDefault="00E74718">
      <w:pPr>
        <w:pStyle w:val="CommentText"/>
      </w:pPr>
      <w:r>
        <w:rPr>
          <w:rStyle w:val="CommentReference"/>
        </w:rPr>
        <w:annotationRef/>
      </w:r>
      <w:r>
        <w:t>R2, C3</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2A91" w:rsidRDefault="00CB2A91" w:rsidP="008D11C1">
      <w:r>
        <w:separator/>
      </w:r>
    </w:p>
  </w:endnote>
  <w:endnote w:type="continuationSeparator" w:id="0">
    <w:p w:rsidR="00CB2A91" w:rsidRDefault="00CB2A91" w:rsidP="008D11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Humanist 77 7 BT">
    <w:altName w:val="Humanist 77 7 B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680004"/>
      <w:docPartObj>
        <w:docPartGallery w:val="Page Numbers (Bottom of Page)"/>
        <w:docPartUnique/>
      </w:docPartObj>
    </w:sdtPr>
    <w:sdtContent>
      <w:p w:rsidR="00E74718" w:rsidRDefault="00E74718" w:rsidP="008D11C1">
        <w:pPr>
          <w:pStyle w:val="Footer"/>
        </w:pPr>
        <w:r>
          <w:fldChar w:fldCharType="begin"/>
        </w:r>
        <w:r>
          <w:instrText xml:space="preserve"> PAGE   \* MERGEFORMAT </w:instrText>
        </w:r>
        <w:r>
          <w:fldChar w:fldCharType="separate"/>
        </w:r>
        <w:r w:rsidR="00504A6F">
          <w:rPr>
            <w:noProof/>
          </w:rPr>
          <w:t>55</w:t>
        </w:r>
        <w:r>
          <w:rPr>
            <w:noProof/>
          </w:rPr>
          <w:fldChar w:fldCharType="end"/>
        </w:r>
      </w:p>
    </w:sdtContent>
  </w:sdt>
  <w:p w:rsidR="00E74718" w:rsidRDefault="00E74718" w:rsidP="008D11C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2A91" w:rsidRDefault="00CB2A91" w:rsidP="008D11C1">
      <w:r>
        <w:separator/>
      </w:r>
    </w:p>
  </w:footnote>
  <w:footnote w:type="continuationSeparator" w:id="0">
    <w:p w:rsidR="00CB2A91" w:rsidRDefault="00CB2A91" w:rsidP="008D11C1">
      <w:r>
        <w:continuationSeparator/>
      </w:r>
    </w:p>
  </w:footnote>
  <w:footnote w:id="1">
    <w:p w:rsidR="00E74718" w:rsidRDefault="00E74718">
      <w:pPr>
        <w:pStyle w:val="FootnoteText"/>
      </w:pPr>
      <w:r>
        <w:rPr>
          <w:rStyle w:val="FootnoteReference"/>
        </w:rPr>
        <w:footnoteRef/>
      </w:r>
      <w:r>
        <w:t xml:space="preserve"> Precise ICER is £30,310/QALY, so the No TTE option is still optimal at £30,000/QALY.</w:t>
      </w:r>
    </w:p>
  </w:footnote>
  <w:footnote w:id="2">
    <w:p w:rsidR="00E74718" w:rsidDel="00E74718" w:rsidRDefault="00E74718" w:rsidP="00E74718">
      <w:pPr>
        <w:pStyle w:val="FootnoteText"/>
        <w:rPr>
          <w:del w:id="221" w:author="Jon Minton" w:date="2013-09-06T09:49:00Z"/>
        </w:rPr>
      </w:pPr>
      <w:del w:id="222" w:author="Jon Minton" w:date="2013-09-06T09:49:00Z">
        <w:r w:rsidDel="00E74718">
          <w:rPr>
            <w:rStyle w:val="FootnoteReference"/>
          </w:rPr>
          <w:footnoteRef/>
        </w:r>
        <w:r w:rsidDel="00E74718">
          <w:delText xml:space="preserve"> All populations had initial CHADS</w:delText>
        </w:r>
        <w:r w:rsidRPr="00770134" w:rsidDel="00E74718">
          <w:rPr>
            <w:vertAlign w:val="subscript"/>
          </w:rPr>
          <w:delText>2</w:delText>
        </w:r>
        <w:r w:rsidDel="00E74718">
          <w:delText xml:space="preserve"> scores of 0</w:delText>
        </w:r>
      </w:del>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5CE79D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EC1B82"/>
    <w:multiLevelType w:val="hybridMultilevel"/>
    <w:tmpl w:val="67080E6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A4B5C9B"/>
    <w:multiLevelType w:val="hybridMultilevel"/>
    <w:tmpl w:val="9846306A"/>
    <w:lvl w:ilvl="0" w:tplc="2F2AB38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1B070593"/>
    <w:multiLevelType w:val="hybridMultilevel"/>
    <w:tmpl w:val="0284D8B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D200A5D"/>
    <w:multiLevelType w:val="hybridMultilevel"/>
    <w:tmpl w:val="8F62255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1B01690"/>
    <w:multiLevelType w:val="hybridMultilevel"/>
    <w:tmpl w:val="8FC03F4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1DC38A2"/>
    <w:multiLevelType w:val="hybridMultilevel"/>
    <w:tmpl w:val="DDE08F1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A0D73E4"/>
    <w:multiLevelType w:val="hybridMultilevel"/>
    <w:tmpl w:val="A9A004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F592D76"/>
    <w:multiLevelType w:val="multilevel"/>
    <w:tmpl w:val="6624D892"/>
    <w:styleLink w:val="Headings"/>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lvlRestart w:val="1"/>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9">
    <w:nsid w:val="31E43AA5"/>
    <w:multiLevelType w:val="hybridMultilevel"/>
    <w:tmpl w:val="2C48291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30E4D49"/>
    <w:multiLevelType w:val="hybridMultilevel"/>
    <w:tmpl w:val="2E08417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35721982"/>
    <w:multiLevelType w:val="hybridMultilevel"/>
    <w:tmpl w:val="8FC03F4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37D231FA"/>
    <w:multiLevelType w:val="hybridMultilevel"/>
    <w:tmpl w:val="1D56AD7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AA04CF9"/>
    <w:multiLevelType w:val="hybridMultilevel"/>
    <w:tmpl w:val="BD063D36"/>
    <w:lvl w:ilvl="0" w:tplc="4E7A15E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nsid w:val="3F4C7CC3"/>
    <w:multiLevelType w:val="hybridMultilevel"/>
    <w:tmpl w:val="2C24C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52F67B2"/>
    <w:multiLevelType w:val="hybridMultilevel"/>
    <w:tmpl w:val="3266016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48860B88"/>
    <w:multiLevelType w:val="hybridMultilevel"/>
    <w:tmpl w:val="E794A9A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B8C76BE"/>
    <w:multiLevelType w:val="hybridMultilevel"/>
    <w:tmpl w:val="53FAF2BE"/>
    <w:lvl w:ilvl="0" w:tplc="0BCCF44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nsid w:val="4BBA72F4"/>
    <w:multiLevelType w:val="hybridMultilevel"/>
    <w:tmpl w:val="3CF04F3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4C9833C6"/>
    <w:multiLevelType w:val="hybridMultilevel"/>
    <w:tmpl w:val="0284D8B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4F135AD5"/>
    <w:multiLevelType w:val="hybridMultilevel"/>
    <w:tmpl w:val="37D66E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5E0B235C"/>
    <w:multiLevelType w:val="hybridMultilevel"/>
    <w:tmpl w:val="E7AEC36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60CD7116"/>
    <w:multiLevelType w:val="hybridMultilevel"/>
    <w:tmpl w:val="AFFA7F72"/>
    <w:lvl w:ilvl="0" w:tplc="1EDE838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nsid w:val="6A1A25D5"/>
    <w:multiLevelType w:val="hybridMultilevel"/>
    <w:tmpl w:val="25F6BF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6DBF7621"/>
    <w:multiLevelType w:val="hybridMultilevel"/>
    <w:tmpl w:val="10B2CB7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lvlOverride w:ilvl="0">
      <w:lvl w:ilvl="0">
        <w:numFmt w:val="decimal"/>
        <w:pStyle w:val="Heading1"/>
        <w:lvlText w:val=""/>
        <w:lvlJc w:val="left"/>
      </w:lvl>
    </w:lvlOverride>
    <w:lvlOverride w:ilvl="1">
      <w:lvl w:ilvl="1">
        <w:numFmt w:val="decimal"/>
        <w:pStyle w:val="Heading2"/>
        <w:lvlText w:val=""/>
        <w:lvlJc w:val="left"/>
      </w:lvl>
    </w:lvlOverride>
    <w:lvlOverride w:ilvl="2">
      <w:lvl w:ilvl="2">
        <w:start w:val="1"/>
        <w:numFmt w:val="decimal"/>
        <w:pStyle w:val="Heading3"/>
        <w:lvlText w:val="%1.%2.%3."/>
        <w:lvlJc w:val="left"/>
        <w:pPr>
          <w:ind w:left="0" w:firstLine="0"/>
        </w:pPr>
        <w:rPr>
          <w:rFonts w:hint="default"/>
        </w:rPr>
      </w:lvl>
    </w:lvlOverride>
  </w:num>
  <w:num w:numId="2">
    <w:abstractNumId w:val="8"/>
  </w:num>
  <w:num w:numId="3">
    <w:abstractNumId w:val="1"/>
  </w:num>
  <w:num w:numId="4">
    <w:abstractNumId w:val="24"/>
  </w:num>
  <w:num w:numId="5">
    <w:abstractNumId w:val="18"/>
  </w:num>
  <w:num w:numId="6">
    <w:abstractNumId w:val="12"/>
  </w:num>
  <w:num w:numId="7">
    <w:abstractNumId w:val="6"/>
  </w:num>
  <w:num w:numId="8">
    <w:abstractNumId w:val="0"/>
  </w:num>
  <w:num w:numId="9">
    <w:abstractNumId w:val="21"/>
  </w:num>
  <w:num w:numId="10">
    <w:abstractNumId w:val="2"/>
  </w:num>
  <w:num w:numId="11">
    <w:abstractNumId w:val="22"/>
  </w:num>
  <w:num w:numId="12">
    <w:abstractNumId w:val="17"/>
  </w:num>
  <w:num w:numId="13">
    <w:abstractNumId w:val="13"/>
  </w:num>
  <w:num w:numId="14">
    <w:abstractNumId w:val="19"/>
  </w:num>
  <w:num w:numId="15">
    <w:abstractNumId w:val="7"/>
  </w:num>
  <w:num w:numId="16">
    <w:abstractNumId w:val="14"/>
  </w:num>
  <w:num w:numId="17">
    <w:abstractNumId w:val="10"/>
  </w:num>
  <w:num w:numId="18">
    <w:abstractNumId w:val="3"/>
  </w:num>
  <w:num w:numId="19">
    <w:abstractNumId w:val="16"/>
  </w:num>
  <w:num w:numId="20">
    <w:abstractNumId w:val="9"/>
  </w:num>
  <w:num w:numId="21">
    <w:abstractNumId w:val="5"/>
  </w:num>
  <w:num w:numId="22">
    <w:abstractNumId w:val="15"/>
  </w:num>
  <w:num w:numId="23">
    <w:abstractNumId w:val="4"/>
  </w:num>
  <w:num w:numId="24">
    <w:abstractNumId w:val="11"/>
  </w:num>
  <w:num w:numId="25">
    <w:abstractNumId w:val="20"/>
  </w:num>
  <w:num w:numId="26">
    <w:abstractNumId w:val="2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59D1"/>
    <w:rsid w:val="00001090"/>
    <w:rsid w:val="00004236"/>
    <w:rsid w:val="0000576D"/>
    <w:rsid w:val="0001769B"/>
    <w:rsid w:val="00023D5D"/>
    <w:rsid w:val="00034BAF"/>
    <w:rsid w:val="000406AE"/>
    <w:rsid w:val="00040779"/>
    <w:rsid w:val="0004239D"/>
    <w:rsid w:val="000466CA"/>
    <w:rsid w:val="0005390C"/>
    <w:rsid w:val="00056C3D"/>
    <w:rsid w:val="00064789"/>
    <w:rsid w:val="000701BC"/>
    <w:rsid w:val="000804A5"/>
    <w:rsid w:val="000804F2"/>
    <w:rsid w:val="00081AF9"/>
    <w:rsid w:val="0009181B"/>
    <w:rsid w:val="0009234A"/>
    <w:rsid w:val="000A4ABF"/>
    <w:rsid w:val="000A6E69"/>
    <w:rsid w:val="000B7AA1"/>
    <w:rsid w:val="000C4858"/>
    <w:rsid w:val="000C54E6"/>
    <w:rsid w:val="000F1109"/>
    <w:rsid w:val="000F1748"/>
    <w:rsid w:val="001018C1"/>
    <w:rsid w:val="00112021"/>
    <w:rsid w:val="001138A7"/>
    <w:rsid w:val="00120CC0"/>
    <w:rsid w:val="001259D1"/>
    <w:rsid w:val="00133DC2"/>
    <w:rsid w:val="00145CDA"/>
    <w:rsid w:val="00153929"/>
    <w:rsid w:val="00155B53"/>
    <w:rsid w:val="00155DF4"/>
    <w:rsid w:val="00161B1F"/>
    <w:rsid w:val="0016298B"/>
    <w:rsid w:val="00167865"/>
    <w:rsid w:val="00182F39"/>
    <w:rsid w:val="00183C66"/>
    <w:rsid w:val="00194737"/>
    <w:rsid w:val="001B457D"/>
    <w:rsid w:val="001B784A"/>
    <w:rsid w:val="001B7E26"/>
    <w:rsid w:val="001C47C7"/>
    <w:rsid w:val="001C4819"/>
    <w:rsid w:val="001D7B3F"/>
    <w:rsid w:val="00214615"/>
    <w:rsid w:val="002148A0"/>
    <w:rsid w:val="00216347"/>
    <w:rsid w:val="002173F5"/>
    <w:rsid w:val="00220632"/>
    <w:rsid w:val="00227261"/>
    <w:rsid w:val="002379A0"/>
    <w:rsid w:val="00253316"/>
    <w:rsid w:val="00260232"/>
    <w:rsid w:val="00263B7C"/>
    <w:rsid w:val="00266451"/>
    <w:rsid w:val="00267F89"/>
    <w:rsid w:val="00270FD8"/>
    <w:rsid w:val="00273A34"/>
    <w:rsid w:val="002857F0"/>
    <w:rsid w:val="002908BA"/>
    <w:rsid w:val="00296642"/>
    <w:rsid w:val="002970B4"/>
    <w:rsid w:val="002A2BB9"/>
    <w:rsid w:val="002B0A3A"/>
    <w:rsid w:val="002B2FB1"/>
    <w:rsid w:val="002C4C31"/>
    <w:rsid w:val="002D3329"/>
    <w:rsid w:val="002D44B0"/>
    <w:rsid w:val="002D6708"/>
    <w:rsid w:val="002E07F9"/>
    <w:rsid w:val="002F05E5"/>
    <w:rsid w:val="002F7CCE"/>
    <w:rsid w:val="00305A5B"/>
    <w:rsid w:val="00307F5F"/>
    <w:rsid w:val="0031099C"/>
    <w:rsid w:val="00313F74"/>
    <w:rsid w:val="003162AB"/>
    <w:rsid w:val="00321AA3"/>
    <w:rsid w:val="003225C4"/>
    <w:rsid w:val="00324A95"/>
    <w:rsid w:val="00326C92"/>
    <w:rsid w:val="003378D6"/>
    <w:rsid w:val="00337C3B"/>
    <w:rsid w:val="00345E19"/>
    <w:rsid w:val="00346F66"/>
    <w:rsid w:val="00354D59"/>
    <w:rsid w:val="003559AD"/>
    <w:rsid w:val="003562A1"/>
    <w:rsid w:val="00356EEF"/>
    <w:rsid w:val="00366B50"/>
    <w:rsid w:val="00374A9D"/>
    <w:rsid w:val="00374E80"/>
    <w:rsid w:val="003762FF"/>
    <w:rsid w:val="00395BE3"/>
    <w:rsid w:val="00397282"/>
    <w:rsid w:val="00397705"/>
    <w:rsid w:val="003A1166"/>
    <w:rsid w:val="003A388D"/>
    <w:rsid w:val="003A6116"/>
    <w:rsid w:val="003A64BB"/>
    <w:rsid w:val="003B36C5"/>
    <w:rsid w:val="003C217E"/>
    <w:rsid w:val="003D01CF"/>
    <w:rsid w:val="003D3DC2"/>
    <w:rsid w:val="003D4906"/>
    <w:rsid w:val="003D7462"/>
    <w:rsid w:val="003E2C5D"/>
    <w:rsid w:val="003E2F7C"/>
    <w:rsid w:val="003F5221"/>
    <w:rsid w:val="00405A96"/>
    <w:rsid w:val="00407CD7"/>
    <w:rsid w:val="004111A3"/>
    <w:rsid w:val="00421B11"/>
    <w:rsid w:val="004323B5"/>
    <w:rsid w:val="00436D67"/>
    <w:rsid w:val="00440383"/>
    <w:rsid w:val="00444C4D"/>
    <w:rsid w:val="0044580B"/>
    <w:rsid w:val="00454436"/>
    <w:rsid w:val="0046051B"/>
    <w:rsid w:val="004628AD"/>
    <w:rsid w:val="00465A7A"/>
    <w:rsid w:val="0047004A"/>
    <w:rsid w:val="004850ED"/>
    <w:rsid w:val="00492057"/>
    <w:rsid w:val="00495D9F"/>
    <w:rsid w:val="0049753A"/>
    <w:rsid w:val="004A0CFF"/>
    <w:rsid w:val="004B418E"/>
    <w:rsid w:val="004B4D95"/>
    <w:rsid w:val="004B7B0B"/>
    <w:rsid w:val="004C3BA6"/>
    <w:rsid w:val="004D5F6A"/>
    <w:rsid w:val="004E06E9"/>
    <w:rsid w:val="004E27C1"/>
    <w:rsid w:val="004E4448"/>
    <w:rsid w:val="004F29CD"/>
    <w:rsid w:val="00500063"/>
    <w:rsid w:val="00501F33"/>
    <w:rsid w:val="00504A6F"/>
    <w:rsid w:val="00512460"/>
    <w:rsid w:val="00515AEC"/>
    <w:rsid w:val="00516779"/>
    <w:rsid w:val="00523D67"/>
    <w:rsid w:val="00525959"/>
    <w:rsid w:val="00532F44"/>
    <w:rsid w:val="0053415A"/>
    <w:rsid w:val="005364A7"/>
    <w:rsid w:val="00536C35"/>
    <w:rsid w:val="0053772E"/>
    <w:rsid w:val="00542E72"/>
    <w:rsid w:val="005468D5"/>
    <w:rsid w:val="00553D33"/>
    <w:rsid w:val="0055657D"/>
    <w:rsid w:val="00560933"/>
    <w:rsid w:val="005653D1"/>
    <w:rsid w:val="00570EFD"/>
    <w:rsid w:val="00577888"/>
    <w:rsid w:val="00584E3F"/>
    <w:rsid w:val="005953B7"/>
    <w:rsid w:val="005A2BAB"/>
    <w:rsid w:val="005B26D5"/>
    <w:rsid w:val="005B4084"/>
    <w:rsid w:val="005C1F9B"/>
    <w:rsid w:val="005D114E"/>
    <w:rsid w:val="005D3306"/>
    <w:rsid w:val="005E29E8"/>
    <w:rsid w:val="005E46D7"/>
    <w:rsid w:val="005E79DB"/>
    <w:rsid w:val="005F3E89"/>
    <w:rsid w:val="005F4AA1"/>
    <w:rsid w:val="00604F56"/>
    <w:rsid w:val="00605BB7"/>
    <w:rsid w:val="00606B8D"/>
    <w:rsid w:val="006071D2"/>
    <w:rsid w:val="00610C33"/>
    <w:rsid w:val="0061601D"/>
    <w:rsid w:val="00620AA2"/>
    <w:rsid w:val="00621BC9"/>
    <w:rsid w:val="00640262"/>
    <w:rsid w:val="00654FFC"/>
    <w:rsid w:val="00655A1D"/>
    <w:rsid w:val="00657538"/>
    <w:rsid w:val="00661799"/>
    <w:rsid w:val="00665212"/>
    <w:rsid w:val="00670364"/>
    <w:rsid w:val="00672785"/>
    <w:rsid w:val="006737F8"/>
    <w:rsid w:val="00680AB3"/>
    <w:rsid w:val="00682DC7"/>
    <w:rsid w:val="0069573B"/>
    <w:rsid w:val="006B480A"/>
    <w:rsid w:val="006B4FDF"/>
    <w:rsid w:val="006B7EC6"/>
    <w:rsid w:val="006C1146"/>
    <w:rsid w:val="006C3CB6"/>
    <w:rsid w:val="006C6A74"/>
    <w:rsid w:val="006C6A8E"/>
    <w:rsid w:val="006D0808"/>
    <w:rsid w:val="006D7B3B"/>
    <w:rsid w:val="006E020D"/>
    <w:rsid w:val="006E14F1"/>
    <w:rsid w:val="006E20FD"/>
    <w:rsid w:val="006E655B"/>
    <w:rsid w:val="006F64DB"/>
    <w:rsid w:val="0070222B"/>
    <w:rsid w:val="00704B8F"/>
    <w:rsid w:val="00707C6F"/>
    <w:rsid w:val="0071040B"/>
    <w:rsid w:val="00715C19"/>
    <w:rsid w:val="00720162"/>
    <w:rsid w:val="00724EAA"/>
    <w:rsid w:val="00732E2A"/>
    <w:rsid w:val="00736D21"/>
    <w:rsid w:val="00737173"/>
    <w:rsid w:val="00741A7A"/>
    <w:rsid w:val="00741D85"/>
    <w:rsid w:val="007461E7"/>
    <w:rsid w:val="00752A4B"/>
    <w:rsid w:val="007606EA"/>
    <w:rsid w:val="007670AC"/>
    <w:rsid w:val="00770134"/>
    <w:rsid w:val="00772D0B"/>
    <w:rsid w:val="00777CF9"/>
    <w:rsid w:val="00793FD8"/>
    <w:rsid w:val="007946CB"/>
    <w:rsid w:val="00795047"/>
    <w:rsid w:val="007955A1"/>
    <w:rsid w:val="00796E10"/>
    <w:rsid w:val="007973DF"/>
    <w:rsid w:val="007A14AB"/>
    <w:rsid w:val="007A2563"/>
    <w:rsid w:val="007A2853"/>
    <w:rsid w:val="007B0965"/>
    <w:rsid w:val="007B5046"/>
    <w:rsid w:val="007B765A"/>
    <w:rsid w:val="007C70A4"/>
    <w:rsid w:val="007D019C"/>
    <w:rsid w:val="007D1C2B"/>
    <w:rsid w:val="007F3F38"/>
    <w:rsid w:val="007F66EC"/>
    <w:rsid w:val="00810E76"/>
    <w:rsid w:val="00812032"/>
    <w:rsid w:val="00812600"/>
    <w:rsid w:val="00820F9B"/>
    <w:rsid w:val="0083066E"/>
    <w:rsid w:val="00831F3E"/>
    <w:rsid w:val="00834F71"/>
    <w:rsid w:val="00850455"/>
    <w:rsid w:val="0085183F"/>
    <w:rsid w:val="008539B5"/>
    <w:rsid w:val="00862C39"/>
    <w:rsid w:val="00867ABA"/>
    <w:rsid w:val="00867F7E"/>
    <w:rsid w:val="00874080"/>
    <w:rsid w:val="00875B61"/>
    <w:rsid w:val="00876B5A"/>
    <w:rsid w:val="0088077C"/>
    <w:rsid w:val="008864FC"/>
    <w:rsid w:val="0089277F"/>
    <w:rsid w:val="00894960"/>
    <w:rsid w:val="00895174"/>
    <w:rsid w:val="0089571D"/>
    <w:rsid w:val="00896DA7"/>
    <w:rsid w:val="008A3090"/>
    <w:rsid w:val="008C662C"/>
    <w:rsid w:val="008C72E4"/>
    <w:rsid w:val="008D11C1"/>
    <w:rsid w:val="008D30D8"/>
    <w:rsid w:val="008D3B31"/>
    <w:rsid w:val="008D613B"/>
    <w:rsid w:val="008E6143"/>
    <w:rsid w:val="00900CA4"/>
    <w:rsid w:val="00900D68"/>
    <w:rsid w:val="00903CA6"/>
    <w:rsid w:val="00911187"/>
    <w:rsid w:val="0091160C"/>
    <w:rsid w:val="009137B7"/>
    <w:rsid w:val="0092084E"/>
    <w:rsid w:val="00920A0B"/>
    <w:rsid w:val="00925E03"/>
    <w:rsid w:val="00930CCB"/>
    <w:rsid w:val="009329A8"/>
    <w:rsid w:val="00932F8B"/>
    <w:rsid w:val="00933B76"/>
    <w:rsid w:val="00933C10"/>
    <w:rsid w:val="009344EA"/>
    <w:rsid w:val="00935ED3"/>
    <w:rsid w:val="0093614E"/>
    <w:rsid w:val="0094141C"/>
    <w:rsid w:val="009606A0"/>
    <w:rsid w:val="00960F46"/>
    <w:rsid w:val="00972322"/>
    <w:rsid w:val="00974077"/>
    <w:rsid w:val="009764E6"/>
    <w:rsid w:val="00980413"/>
    <w:rsid w:val="00983B8D"/>
    <w:rsid w:val="009840A6"/>
    <w:rsid w:val="0098691C"/>
    <w:rsid w:val="00997914"/>
    <w:rsid w:val="009A3B70"/>
    <w:rsid w:val="009A59BC"/>
    <w:rsid w:val="009A6772"/>
    <w:rsid w:val="009B513D"/>
    <w:rsid w:val="009B762A"/>
    <w:rsid w:val="009C0DBF"/>
    <w:rsid w:val="009C2038"/>
    <w:rsid w:val="009C2BE1"/>
    <w:rsid w:val="009C7509"/>
    <w:rsid w:val="009E7F0D"/>
    <w:rsid w:val="009F27B4"/>
    <w:rsid w:val="009F5199"/>
    <w:rsid w:val="00A0005C"/>
    <w:rsid w:val="00A02F0A"/>
    <w:rsid w:val="00A059E1"/>
    <w:rsid w:val="00A07773"/>
    <w:rsid w:val="00A11AEA"/>
    <w:rsid w:val="00A12911"/>
    <w:rsid w:val="00A17AD4"/>
    <w:rsid w:val="00A40066"/>
    <w:rsid w:val="00A42D14"/>
    <w:rsid w:val="00A541AC"/>
    <w:rsid w:val="00A603E8"/>
    <w:rsid w:val="00A80926"/>
    <w:rsid w:val="00A8404E"/>
    <w:rsid w:val="00A84C60"/>
    <w:rsid w:val="00A84F79"/>
    <w:rsid w:val="00A9463E"/>
    <w:rsid w:val="00A96DA4"/>
    <w:rsid w:val="00AB2D8E"/>
    <w:rsid w:val="00AC692E"/>
    <w:rsid w:val="00AD0F91"/>
    <w:rsid w:val="00AD6705"/>
    <w:rsid w:val="00AE4E57"/>
    <w:rsid w:val="00AE69C3"/>
    <w:rsid w:val="00AF094E"/>
    <w:rsid w:val="00B1326A"/>
    <w:rsid w:val="00B13ECE"/>
    <w:rsid w:val="00B14037"/>
    <w:rsid w:val="00B23932"/>
    <w:rsid w:val="00B24433"/>
    <w:rsid w:val="00B31E31"/>
    <w:rsid w:val="00B325C3"/>
    <w:rsid w:val="00B36EBC"/>
    <w:rsid w:val="00B37EDA"/>
    <w:rsid w:val="00B43839"/>
    <w:rsid w:val="00B54241"/>
    <w:rsid w:val="00B56A7D"/>
    <w:rsid w:val="00B577E8"/>
    <w:rsid w:val="00B66501"/>
    <w:rsid w:val="00B7598B"/>
    <w:rsid w:val="00B819AE"/>
    <w:rsid w:val="00B825B6"/>
    <w:rsid w:val="00B9188A"/>
    <w:rsid w:val="00B92B64"/>
    <w:rsid w:val="00BB0715"/>
    <w:rsid w:val="00BB340B"/>
    <w:rsid w:val="00BB7BDC"/>
    <w:rsid w:val="00BC10AD"/>
    <w:rsid w:val="00BC4AAE"/>
    <w:rsid w:val="00BC5EC8"/>
    <w:rsid w:val="00BC79E5"/>
    <w:rsid w:val="00BD0097"/>
    <w:rsid w:val="00BD4F95"/>
    <w:rsid w:val="00BD77AC"/>
    <w:rsid w:val="00BE4AC4"/>
    <w:rsid w:val="00BE7146"/>
    <w:rsid w:val="00BE73AD"/>
    <w:rsid w:val="00BF721A"/>
    <w:rsid w:val="00C007A4"/>
    <w:rsid w:val="00C0367B"/>
    <w:rsid w:val="00C0617D"/>
    <w:rsid w:val="00C16573"/>
    <w:rsid w:val="00C1788C"/>
    <w:rsid w:val="00C2196C"/>
    <w:rsid w:val="00C23AC0"/>
    <w:rsid w:val="00C27319"/>
    <w:rsid w:val="00C3051A"/>
    <w:rsid w:val="00C314AC"/>
    <w:rsid w:val="00C32E52"/>
    <w:rsid w:val="00C3520A"/>
    <w:rsid w:val="00C3580C"/>
    <w:rsid w:val="00C42A71"/>
    <w:rsid w:val="00C46C92"/>
    <w:rsid w:val="00C47292"/>
    <w:rsid w:val="00C6586B"/>
    <w:rsid w:val="00C84263"/>
    <w:rsid w:val="00C87195"/>
    <w:rsid w:val="00C918EC"/>
    <w:rsid w:val="00C97EB8"/>
    <w:rsid w:val="00CA434B"/>
    <w:rsid w:val="00CB2A91"/>
    <w:rsid w:val="00CB6661"/>
    <w:rsid w:val="00CB6D0B"/>
    <w:rsid w:val="00CD343F"/>
    <w:rsid w:val="00CD6936"/>
    <w:rsid w:val="00CE4F27"/>
    <w:rsid w:val="00CE585A"/>
    <w:rsid w:val="00CE5CAA"/>
    <w:rsid w:val="00CE68A8"/>
    <w:rsid w:val="00CE721E"/>
    <w:rsid w:val="00CF007B"/>
    <w:rsid w:val="00CF1136"/>
    <w:rsid w:val="00CF20FA"/>
    <w:rsid w:val="00CF29E8"/>
    <w:rsid w:val="00CF6CB9"/>
    <w:rsid w:val="00D06A78"/>
    <w:rsid w:val="00D103FA"/>
    <w:rsid w:val="00D10C1C"/>
    <w:rsid w:val="00D200D6"/>
    <w:rsid w:val="00D20CA0"/>
    <w:rsid w:val="00D21515"/>
    <w:rsid w:val="00D22AB2"/>
    <w:rsid w:val="00D324CF"/>
    <w:rsid w:val="00D34DE7"/>
    <w:rsid w:val="00D47469"/>
    <w:rsid w:val="00D561D8"/>
    <w:rsid w:val="00D57902"/>
    <w:rsid w:val="00D62831"/>
    <w:rsid w:val="00D65C68"/>
    <w:rsid w:val="00D67B2F"/>
    <w:rsid w:val="00D71944"/>
    <w:rsid w:val="00D71C90"/>
    <w:rsid w:val="00D7721F"/>
    <w:rsid w:val="00D828F2"/>
    <w:rsid w:val="00D87110"/>
    <w:rsid w:val="00DB4BF1"/>
    <w:rsid w:val="00DB728C"/>
    <w:rsid w:val="00DB7C63"/>
    <w:rsid w:val="00DC17EE"/>
    <w:rsid w:val="00DC2385"/>
    <w:rsid w:val="00DC2BB2"/>
    <w:rsid w:val="00DC628D"/>
    <w:rsid w:val="00DD5C22"/>
    <w:rsid w:val="00DE0591"/>
    <w:rsid w:val="00DE62D7"/>
    <w:rsid w:val="00DE6F42"/>
    <w:rsid w:val="00DF06B6"/>
    <w:rsid w:val="00DF4463"/>
    <w:rsid w:val="00DF52E6"/>
    <w:rsid w:val="00DF7E46"/>
    <w:rsid w:val="00E00A0D"/>
    <w:rsid w:val="00E13288"/>
    <w:rsid w:val="00E21A68"/>
    <w:rsid w:val="00E2513B"/>
    <w:rsid w:val="00E36064"/>
    <w:rsid w:val="00E36870"/>
    <w:rsid w:val="00E41165"/>
    <w:rsid w:val="00E5262E"/>
    <w:rsid w:val="00E5368F"/>
    <w:rsid w:val="00E55A94"/>
    <w:rsid w:val="00E55C64"/>
    <w:rsid w:val="00E57550"/>
    <w:rsid w:val="00E60AF4"/>
    <w:rsid w:val="00E652ED"/>
    <w:rsid w:val="00E72A6E"/>
    <w:rsid w:val="00E74718"/>
    <w:rsid w:val="00E74F07"/>
    <w:rsid w:val="00E84302"/>
    <w:rsid w:val="00E92AF8"/>
    <w:rsid w:val="00E93B06"/>
    <w:rsid w:val="00E97667"/>
    <w:rsid w:val="00EB3ED4"/>
    <w:rsid w:val="00EB5AE5"/>
    <w:rsid w:val="00EB5B27"/>
    <w:rsid w:val="00EB79E8"/>
    <w:rsid w:val="00ED065B"/>
    <w:rsid w:val="00ED0A41"/>
    <w:rsid w:val="00ED1CB5"/>
    <w:rsid w:val="00ED28B9"/>
    <w:rsid w:val="00EE646D"/>
    <w:rsid w:val="00EE7B58"/>
    <w:rsid w:val="00EF4164"/>
    <w:rsid w:val="00EF4E89"/>
    <w:rsid w:val="00EF7137"/>
    <w:rsid w:val="00F006F2"/>
    <w:rsid w:val="00F00EDF"/>
    <w:rsid w:val="00F0458E"/>
    <w:rsid w:val="00F051CA"/>
    <w:rsid w:val="00F15320"/>
    <w:rsid w:val="00F16C06"/>
    <w:rsid w:val="00F309FB"/>
    <w:rsid w:val="00F37F4A"/>
    <w:rsid w:val="00F406A5"/>
    <w:rsid w:val="00F5273F"/>
    <w:rsid w:val="00F5467D"/>
    <w:rsid w:val="00F54A94"/>
    <w:rsid w:val="00F82325"/>
    <w:rsid w:val="00F91783"/>
    <w:rsid w:val="00FA2321"/>
    <w:rsid w:val="00FA261E"/>
    <w:rsid w:val="00FB3E31"/>
    <w:rsid w:val="00FB4677"/>
    <w:rsid w:val="00FB6128"/>
    <w:rsid w:val="00FC1604"/>
    <w:rsid w:val="00FC748C"/>
    <w:rsid w:val="00FD30C1"/>
    <w:rsid w:val="00FE12A1"/>
    <w:rsid w:val="00FE3BA1"/>
    <w:rsid w:val="00FE62CA"/>
    <w:rsid w:val="00FF7C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11C1"/>
    <w:pPr>
      <w:spacing w:line="360" w:lineRule="auto"/>
      <w:jc w:val="both"/>
    </w:pPr>
  </w:style>
  <w:style w:type="paragraph" w:styleId="Heading1">
    <w:name w:val="heading 1"/>
    <w:next w:val="Normal"/>
    <w:link w:val="Heading1Char"/>
    <w:uiPriority w:val="9"/>
    <w:qFormat/>
    <w:rsid w:val="00B43839"/>
    <w:pPr>
      <w:numPr>
        <w:numId w:val="1"/>
      </w:numPr>
      <w:spacing w:before="480" w:after="0"/>
      <w:contextualSpacing/>
      <w:outlineLvl w:val="0"/>
    </w:pPr>
    <w:rPr>
      <w:rFonts w:asciiTheme="majorHAnsi" w:eastAsiaTheme="majorEastAsia" w:hAnsiTheme="majorHAnsi" w:cstheme="majorBidi"/>
      <w:b/>
      <w:bCs/>
      <w:sz w:val="32"/>
      <w:szCs w:val="28"/>
    </w:rPr>
  </w:style>
  <w:style w:type="paragraph" w:styleId="Heading2">
    <w:name w:val="heading 2"/>
    <w:basedOn w:val="Heading1"/>
    <w:next w:val="Normal"/>
    <w:link w:val="Heading2Char"/>
    <w:uiPriority w:val="9"/>
    <w:unhideWhenUsed/>
    <w:qFormat/>
    <w:rsid w:val="00532F44"/>
    <w:pPr>
      <w:numPr>
        <w:ilvl w:val="1"/>
      </w:numPr>
      <w:spacing w:before="200"/>
      <w:outlineLvl w:val="1"/>
    </w:pPr>
    <w:rPr>
      <w:bCs w:val="0"/>
      <w:i/>
      <w:sz w:val="28"/>
      <w:szCs w:val="26"/>
    </w:rPr>
  </w:style>
  <w:style w:type="paragraph" w:styleId="Heading3">
    <w:name w:val="heading 3"/>
    <w:basedOn w:val="Heading2"/>
    <w:next w:val="Normal"/>
    <w:link w:val="Heading3Char"/>
    <w:uiPriority w:val="9"/>
    <w:unhideWhenUsed/>
    <w:qFormat/>
    <w:rsid w:val="00B43839"/>
    <w:pPr>
      <w:numPr>
        <w:ilvl w:val="2"/>
      </w:numPr>
      <w:spacing w:line="271" w:lineRule="auto"/>
      <w:outlineLvl w:val="2"/>
    </w:pPr>
    <w:rPr>
      <w:bCs/>
      <w:i w:val="0"/>
    </w:rPr>
  </w:style>
  <w:style w:type="paragraph" w:styleId="Heading4">
    <w:name w:val="heading 4"/>
    <w:basedOn w:val="Heading3"/>
    <w:next w:val="Normal"/>
    <w:link w:val="Heading4Char"/>
    <w:uiPriority w:val="9"/>
    <w:unhideWhenUsed/>
    <w:qFormat/>
    <w:rsid w:val="008539B5"/>
    <w:pPr>
      <w:numPr>
        <w:ilvl w:val="3"/>
      </w:numPr>
      <w:outlineLvl w:val="3"/>
    </w:pPr>
    <w:rPr>
      <w:bCs w:val="0"/>
      <w:i/>
      <w:iCs/>
    </w:rPr>
  </w:style>
  <w:style w:type="paragraph" w:styleId="Heading5">
    <w:name w:val="heading 5"/>
    <w:basedOn w:val="Heading4"/>
    <w:next w:val="Normal"/>
    <w:link w:val="Heading5Char"/>
    <w:uiPriority w:val="9"/>
    <w:unhideWhenUsed/>
    <w:qFormat/>
    <w:rsid w:val="008539B5"/>
    <w:pPr>
      <w:numPr>
        <w:ilvl w:val="4"/>
      </w:numPr>
      <w:outlineLvl w:val="4"/>
    </w:pPr>
    <w:rPr>
      <w:b w:val="0"/>
      <w:bCs/>
    </w:rPr>
  </w:style>
  <w:style w:type="paragraph" w:styleId="Heading6">
    <w:name w:val="heading 6"/>
    <w:basedOn w:val="Heading5"/>
    <w:next w:val="Normal"/>
    <w:link w:val="Heading6Char"/>
    <w:uiPriority w:val="9"/>
    <w:semiHidden/>
    <w:unhideWhenUsed/>
    <w:qFormat/>
    <w:rsid w:val="00B14037"/>
    <w:pPr>
      <w:numPr>
        <w:ilvl w:val="5"/>
      </w:numPr>
      <w:outlineLvl w:val="5"/>
    </w:pPr>
    <w:rPr>
      <w:b/>
      <w:bCs w:val="0"/>
      <w:i w:val="0"/>
      <w:iCs w:val="0"/>
    </w:rPr>
  </w:style>
  <w:style w:type="paragraph" w:styleId="Heading7">
    <w:name w:val="heading 7"/>
    <w:basedOn w:val="Heading6"/>
    <w:next w:val="Normal"/>
    <w:link w:val="Heading7Char"/>
    <w:uiPriority w:val="9"/>
    <w:semiHidden/>
    <w:unhideWhenUsed/>
    <w:qFormat/>
    <w:rsid w:val="00B43839"/>
    <w:pPr>
      <w:numPr>
        <w:ilvl w:val="6"/>
      </w:numPr>
      <w:outlineLvl w:val="6"/>
    </w:pPr>
    <w:rPr>
      <w:i/>
      <w:iCs/>
    </w:rPr>
  </w:style>
  <w:style w:type="paragraph" w:styleId="Heading8">
    <w:name w:val="heading 8"/>
    <w:basedOn w:val="Heading7"/>
    <w:next w:val="Normal"/>
    <w:link w:val="Heading8Char"/>
    <w:uiPriority w:val="9"/>
    <w:semiHidden/>
    <w:unhideWhenUsed/>
    <w:qFormat/>
    <w:rsid w:val="00B43839"/>
    <w:pPr>
      <w:numPr>
        <w:ilvl w:val="7"/>
      </w:numPr>
      <w:outlineLvl w:val="7"/>
    </w:pPr>
    <w:rPr>
      <w:sz w:val="20"/>
      <w:szCs w:val="20"/>
    </w:rPr>
  </w:style>
  <w:style w:type="paragraph" w:styleId="Heading9">
    <w:name w:val="heading 9"/>
    <w:basedOn w:val="Heading8"/>
    <w:next w:val="Normal"/>
    <w:link w:val="Heading9Char"/>
    <w:uiPriority w:val="9"/>
    <w:semiHidden/>
    <w:unhideWhenUsed/>
    <w:qFormat/>
    <w:rsid w:val="00B43839"/>
    <w:pPr>
      <w:numPr>
        <w:ilvl w:val="8"/>
      </w:numPr>
      <w:outlineLvl w:val="8"/>
    </w:pPr>
    <w:rPr>
      <w:i w:val="0"/>
      <w:iCs w:val="0"/>
      <w:spacing w:val="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3839"/>
    <w:rPr>
      <w:rFonts w:asciiTheme="majorHAnsi" w:eastAsiaTheme="majorEastAsia" w:hAnsiTheme="majorHAnsi" w:cstheme="majorBidi"/>
      <w:b/>
      <w:bCs/>
      <w:sz w:val="32"/>
      <w:szCs w:val="28"/>
    </w:rPr>
  </w:style>
  <w:style w:type="character" w:customStyle="1" w:styleId="Heading2Char">
    <w:name w:val="Heading 2 Char"/>
    <w:basedOn w:val="DefaultParagraphFont"/>
    <w:link w:val="Heading2"/>
    <w:uiPriority w:val="9"/>
    <w:rsid w:val="00532F44"/>
    <w:rPr>
      <w:rFonts w:asciiTheme="majorHAnsi" w:eastAsiaTheme="majorEastAsia" w:hAnsiTheme="majorHAnsi" w:cstheme="majorBidi"/>
      <w:b/>
      <w:i/>
      <w:sz w:val="28"/>
      <w:szCs w:val="26"/>
    </w:rPr>
  </w:style>
  <w:style w:type="character" w:customStyle="1" w:styleId="Heading3Char">
    <w:name w:val="Heading 3 Char"/>
    <w:basedOn w:val="DefaultParagraphFont"/>
    <w:link w:val="Heading3"/>
    <w:uiPriority w:val="9"/>
    <w:rsid w:val="00B43839"/>
    <w:rPr>
      <w:rFonts w:asciiTheme="majorHAnsi" w:eastAsiaTheme="majorEastAsia" w:hAnsiTheme="majorHAnsi" w:cstheme="majorBidi"/>
      <w:b/>
      <w:bCs/>
      <w:sz w:val="28"/>
      <w:szCs w:val="26"/>
    </w:rPr>
  </w:style>
  <w:style w:type="character" w:customStyle="1" w:styleId="Heading4Char">
    <w:name w:val="Heading 4 Char"/>
    <w:basedOn w:val="DefaultParagraphFont"/>
    <w:link w:val="Heading4"/>
    <w:uiPriority w:val="9"/>
    <w:rsid w:val="008539B5"/>
    <w:rPr>
      <w:rFonts w:asciiTheme="majorHAnsi" w:eastAsiaTheme="majorEastAsia" w:hAnsiTheme="majorHAnsi" w:cstheme="majorBidi"/>
      <w:b/>
      <w:i/>
      <w:iCs/>
      <w:sz w:val="28"/>
      <w:szCs w:val="26"/>
    </w:rPr>
  </w:style>
  <w:style w:type="character" w:customStyle="1" w:styleId="Heading5Char">
    <w:name w:val="Heading 5 Char"/>
    <w:basedOn w:val="DefaultParagraphFont"/>
    <w:link w:val="Heading5"/>
    <w:uiPriority w:val="9"/>
    <w:rsid w:val="008539B5"/>
    <w:rPr>
      <w:rFonts w:asciiTheme="majorHAnsi" w:eastAsiaTheme="majorEastAsia" w:hAnsiTheme="majorHAnsi" w:cstheme="majorBidi"/>
      <w:bCs/>
      <w:i/>
      <w:iCs/>
      <w:sz w:val="28"/>
      <w:szCs w:val="26"/>
    </w:rPr>
  </w:style>
  <w:style w:type="character" w:customStyle="1" w:styleId="Heading6Char">
    <w:name w:val="Heading 6 Char"/>
    <w:basedOn w:val="DefaultParagraphFont"/>
    <w:link w:val="Heading6"/>
    <w:uiPriority w:val="9"/>
    <w:semiHidden/>
    <w:rsid w:val="00B14037"/>
    <w:rPr>
      <w:rFonts w:asciiTheme="majorHAnsi" w:eastAsiaTheme="majorEastAsia" w:hAnsiTheme="majorHAnsi" w:cstheme="majorBidi"/>
      <w:b/>
      <w:sz w:val="28"/>
      <w:szCs w:val="26"/>
    </w:rPr>
  </w:style>
  <w:style w:type="character" w:customStyle="1" w:styleId="Heading7Char">
    <w:name w:val="Heading 7 Char"/>
    <w:basedOn w:val="DefaultParagraphFont"/>
    <w:link w:val="Heading7"/>
    <w:uiPriority w:val="9"/>
    <w:semiHidden/>
    <w:rsid w:val="00B43839"/>
    <w:rPr>
      <w:rFonts w:asciiTheme="majorHAnsi" w:eastAsiaTheme="majorEastAsia" w:hAnsiTheme="majorHAnsi" w:cstheme="majorBidi"/>
      <w:b/>
      <w:i/>
      <w:iCs/>
      <w:sz w:val="28"/>
      <w:szCs w:val="26"/>
    </w:rPr>
  </w:style>
  <w:style w:type="character" w:customStyle="1" w:styleId="Heading8Char">
    <w:name w:val="Heading 8 Char"/>
    <w:basedOn w:val="DefaultParagraphFont"/>
    <w:link w:val="Heading8"/>
    <w:uiPriority w:val="9"/>
    <w:semiHidden/>
    <w:rsid w:val="00B43839"/>
    <w:rPr>
      <w:rFonts w:asciiTheme="majorHAnsi" w:eastAsiaTheme="majorEastAsia" w:hAnsiTheme="majorHAnsi" w:cstheme="majorBidi"/>
      <w:b/>
      <w:i/>
      <w:iCs/>
      <w:sz w:val="20"/>
      <w:szCs w:val="20"/>
    </w:rPr>
  </w:style>
  <w:style w:type="character" w:customStyle="1" w:styleId="Heading9Char">
    <w:name w:val="Heading 9 Char"/>
    <w:basedOn w:val="DefaultParagraphFont"/>
    <w:link w:val="Heading9"/>
    <w:uiPriority w:val="9"/>
    <w:semiHidden/>
    <w:rsid w:val="00B43839"/>
    <w:rPr>
      <w:rFonts w:asciiTheme="majorHAnsi" w:eastAsiaTheme="majorEastAsia" w:hAnsiTheme="majorHAnsi" w:cstheme="majorBidi"/>
      <w:b/>
      <w:spacing w:val="5"/>
      <w:sz w:val="20"/>
      <w:szCs w:val="20"/>
    </w:rPr>
  </w:style>
  <w:style w:type="paragraph" w:styleId="Title">
    <w:name w:val="Title"/>
    <w:basedOn w:val="Normal"/>
    <w:next w:val="Normal"/>
    <w:link w:val="TitleChar"/>
    <w:uiPriority w:val="10"/>
    <w:qFormat/>
    <w:rsid w:val="001259D1"/>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1259D1"/>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1259D1"/>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1259D1"/>
    <w:rPr>
      <w:rFonts w:asciiTheme="majorHAnsi" w:eastAsiaTheme="majorEastAsia" w:hAnsiTheme="majorHAnsi" w:cstheme="majorBidi"/>
      <w:i/>
      <w:iCs/>
      <w:spacing w:val="13"/>
      <w:sz w:val="24"/>
      <w:szCs w:val="24"/>
    </w:rPr>
  </w:style>
  <w:style w:type="character" w:styleId="Strong">
    <w:name w:val="Strong"/>
    <w:uiPriority w:val="22"/>
    <w:qFormat/>
    <w:rsid w:val="001259D1"/>
    <w:rPr>
      <w:b/>
      <w:bCs/>
    </w:rPr>
  </w:style>
  <w:style w:type="character" w:styleId="Emphasis">
    <w:name w:val="Emphasis"/>
    <w:uiPriority w:val="20"/>
    <w:qFormat/>
    <w:rsid w:val="001259D1"/>
    <w:rPr>
      <w:b/>
      <w:bCs/>
      <w:i/>
      <w:iCs/>
      <w:spacing w:val="10"/>
      <w:bdr w:val="none" w:sz="0" w:space="0" w:color="auto"/>
      <w:shd w:val="clear" w:color="auto" w:fill="auto"/>
    </w:rPr>
  </w:style>
  <w:style w:type="paragraph" w:styleId="NoSpacing">
    <w:name w:val="No Spacing"/>
    <w:basedOn w:val="Normal"/>
    <w:uiPriority w:val="1"/>
    <w:qFormat/>
    <w:rsid w:val="001259D1"/>
    <w:pPr>
      <w:spacing w:after="0" w:line="240" w:lineRule="auto"/>
    </w:pPr>
  </w:style>
  <w:style w:type="paragraph" w:styleId="ListParagraph">
    <w:name w:val="List Paragraph"/>
    <w:basedOn w:val="Normal"/>
    <w:uiPriority w:val="34"/>
    <w:qFormat/>
    <w:rsid w:val="001259D1"/>
    <w:pPr>
      <w:ind w:left="720"/>
      <w:contextualSpacing/>
    </w:pPr>
  </w:style>
  <w:style w:type="paragraph" w:styleId="Quote">
    <w:name w:val="Quote"/>
    <w:basedOn w:val="Normal"/>
    <w:next w:val="Normal"/>
    <w:link w:val="QuoteChar"/>
    <w:uiPriority w:val="29"/>
    <w:qFormat/>
    <w:rsid w:val="001259D1"/>
    <w:pPr>
      <w:spacing w:before="200" w:after="0"/>
      <w:ind w:left="360" w:right="360"/>
    </w:pPr>
    <w:rPr>
      <w:i/>
      <w:iCs/>
    </w:rPr>
  </w:style>
  <w:style w:type="character" w:customStyle="1" w:styleId="QuoteChar">
    <w:name w:val="Quote Char"/>
    <w:basedOn w:val="DefaultParagraphFont"/>
    <w:link w:val="Quote"/>
    <w:uiPriority w:val="29"/>
    <w:rsid w:val="001259D1"/>
    <w:rPr>
      <w:i/>
      <w:iCs/>
    </w:rPr>
  </w:style>
  <w:style w:type="paragraph" w:styleId="IntenseQuote">
    <w:name w:val="Intense Quote"/>
    <w:basedOn w:val="Normal"/>
    <w:next w:val="Normal"/>
    <w:link w:val="IntenseQuoteChar"/>
    <w:uiPriority w:val="30"/>
    <w:qFormat/>
    <w:rsid w:val="001259D1"/>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1259D1"/>
    <w:rPr>
      <w:b/>
      <w:bCs/>
      <w:i/>
      <w:iCs/>
    </w:rPr>
  </w:style>
  <w:style w:type="character" w:styleId="SubtleEmphasis">
    <w:name w:val="Subtle Emphasis"/>
    <w:uiPriority w:val="19"/>
    <w:qFormat/>
    <w:rsid w:val="001259D1"/>
    <w:rPr>
      <w:i/>
      <w:iCs/>
    </w:rPr>
  </w:style>
  <w:style w:type="character" w:styleId="IntenseEmphasis">
    <w:name w:val="Intense Emphasis"/>
    <w:uiPriority w:val="21"/>
    <w:qFormat/>
    <w:rsid w:val="001259D1"/>
    <w:rPr>
      <w:b/>
      <w:bCs/>
    </w:rPr>
  </w:style>
  <w:style w:type="character" w:styleId="SubtleReference">
    <w:name w:val="Subtle Reference"/>
    <w:uiPriority w:val="31"/>
    <w:qFormat/>
    <w:rsid w:val="001259D1"/>
    <w:rPr>
      <w:smallCaps/>
    </w:rPr>
  </w:style>
  <w:style w:type="character" w:styleId="IntenseReference">
    <w:name w:val="Intense Reference"/>
    <w:uiPriority w:val="32"/>
    <w:qFormat/>
    <w:rsid w:val="001259D1"/>
    <w:rPr>
      <w:smallCaps/>
      <w:spacing w:val="5"/>
      <w:u w:val="single"/>
    </w:rPr>
  </w:style>
  <w:style w:type="character" w:styleId="BookTitle">
    <w:name w:val="Book Title"/>
    <w:uiPriority w:val="33"/>
    <w:qFormat/>
    <w:rsid w:val="001259D1"/>
    <w:rPr>
      <w:i/>
      <w:iCs/>
      <w:smallCaps/>
      <w:spacing w:val="5"/>
    </w:rPr>
  </w:style>
  <w:style w:type="paragraph" w:styleId="TOCHeading">
    <w:name w:val="TOC Heading"/>
    <w:basedOn w:val="Heading1"/>
    <w:next w:val="Normal"/>
    <w:uiPriority w:val="39"/>
    <w:semiHidden/>
    <w:unhideWhenUsed/>
    <w:qFormat/>
    <w:rsid w:val="001259D1"/>
    <w:pPr>
      <w:outlineLvl w:val="9"/>
    </w:pPr>
  </w:style>
  <w:style w:type="numbering" w:customStyle="1" w:styleId="Headings">
    <w:name w:val="Headings"/>
    <w:uiPriority w:val="99"/>
    <w:rsid w:val="00B43839"/>
    <w:pPr>
      <w:numPr>
        <w:numId w:val="2"/>
      </w:numPr>
    </w:pPr>
  </w:style>
  <w:style w:type="paragraph" w:styleId="FootnoteText">
    <w:name w:val="footnote text"/>
    <w:basedOn w:val="Normal"/>
    <w:link w:val="FootnoteTextChar"/>
    <w:uiPriority w:val="99"/>
    <w:semiHidden/>
    <w:rsid w:val="00715C19"/>
    <w:pPr>
      <w:spacing w:after="0" w:line="240" w:lineRule="auto"/>
    </w:pPr>
    <w:rPr>
      <w:rFonts w:ascii="Times New Roman" w:eastAsia="Times New Roman" w:hAnsi="Times New Roman" w:cs="Times New Roman"/>
      <w:sz w:val="20"/>
      <w:szCs w:val="20"/>
      <w:lang w:val="en-GB" w:eastAsia="en-GB" w:bidi="ar-SA"/>
    </w:rPr>
  </w:style>
  <w:style w:type="character" w:customStyle="1" w:styleId="FootnoteTextChar">
    <w:name w:val="Footnote Text Char"/>
    <w:basedOn w:val="DefaultParagraphFont"/>
    <w:link w:val="FootnoteText"/>
    <w:uiPriority w:val="99"/>
    <w:semiHidden/>
    <w:rsid w:val="00715C19"/>
    <w:rPr>
      <w:rFonts w:ascii="Times New Roman" w:eastAsia="Times New Roman" w:hAnsi="Times New Roman" w:cs="Times New Roman"/>
      <w:sz w:val="20"/>
      <w:szCs w:val="20"/>
      <w:lang w:val="en-GB" w:eastAsia="en-GB" w:bidi="ar-SA"/>
    </w:rPr>
  </w:style>
  <w:style w:type="character" w:styleId="FootnoteReference">
    <w:name w:val="footnote reference"/>
    <w:basedOn w:val="DefaultParagraphFont"/>
    <w:uiPriority w:val="99"/>
    <w:semiHidden/>
    <w:rsid w:val="00715C19"/>
    <w:rPr>
      <w:vertAlign w:val="superscript"/>
    </w:rPr>
  </w:style>
  <w:style w:type="paragraph" w:styleId="Header">
    <w:name w:val="header"/>
    <w:link w:val="HeaderChar"/>
    <w:uiPriority w:val="99"/>
    <w:rsid w:val="00715C19"/>
    <w:pPr>
      <w:tabs>
        <w:tab w:val="center" w:pos="4153"/>
        <w:tab w:val="right" w:pos="8306"/>
      </w:tabs>
    </w:pPr>
    <w:rPr>
      <w:rFonts w:ascii="Times New Roman" w:eastAsia="Times New Roman" w:hAnsi="Times New Roman" w:cs="Times New Roman"/>
      <w:sz w:val="24"/>
      <w:szCs w:val="24"/>
      <w:lang w:val="en-GB" w:eastAsia="en-GB" w:bidi="ar-SA"/>
    </w:rPr>
  </w:style>
  <w:style w:type="character" w:customStyle="1" w:styleId="HeaderChar">
    <w:name w:val="Header Char"/>
    <w:basedOn w:val="DefaultParagraphFont"/>
    <w:link w:val="Header"/>
    <w:uiPriority w:val="99"/>
    <w:rsid w:val="00715C19"/>
    <w:rPr>
      <w:rFonts w:ascii="Times New Roman" w:eastAsia="Times New Roman" w:hAnsi="Times New Roman" w:cs="Times New Roman"/>
      <w:sz w:val="24"/>
      <w:szCs w:val="24"/>
      <w:lang w:val="en-GB" w:eastAsia="en-GB" w:bidi="ar-SA"/>
    </w:rPr>
  </w:style>
  <w:style w:type="character" w:styleId="Hyperlink">
    <w:name w:val="Hyperlink"/>
    <w:basedOn w:val="DefaultParagraphFont"/>
    <w:uiPriority w:val="99"/>
    <w:rsid w:val="00715C19"/>
    <w:rPr>
      <w:color w:val="0000FF"/>
      <w:u w:val="single"/>
    </w:rPr>
  </w:style>
  <w:style w:type="numbering" w:customStyle="1" w:styleId="NoList1">
    <w:name w:val="No List1"/>
    <w:next w:val="NoList"/>
    <w:uiPriority w:val="99"/>
    <w:semiHidden/>
    <w:unhideWhenUsed/>
    <w:rsid w:val="00715C19"/>
  </w:style>
  <w:style w:type="table" w:styleId="TableGrid">
    <w:name w:val="Table Grid"/>
    <w:basedOn w:val="TableNormal"/>
    <w:uiPriority w:val="59"/>
    <w:rsid w:val="00715C19"/>
    <w:pPr>
      <w:spacing w:after="0" w:line="240" w:lineRule="auto"/>
    </w:pPr>
    <w:rPr>
      <w:rFonts w:ascii="Calibri" w:eastAsia="Calibri" w:hAnsi="Calibri" w:cs="Times New Roman"/>
      <w:sz w:val="20"/>
      <w:szCs w:val="20"/>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2">
    <w:name w:val="No List2"/>
    <w:next w:val="NoList"/>
    <w:uiPriority w:val="99"/>
    <w:semiHidden/>
    <w:unhideWhenUsed/>
    <w:rsid w:val="00715C19"/>
  </w:style>
  <w:style w:type="numbering" w:customStyle="1" w:styleId="NoList3">
    <w:name w:val="No List3"/>
    <w:next w:val="NoList"/>
    <w:uiPriority w:val="99"/>
    <w:semiHidden/>
    <w:unhideWhenUsed/>
    <w:rsid w:val="00715C19"/>
  </w:style>
  <w:style w:type="paragraph" w:customStyle="1" w:styleId="Default">
    <w:name w:val="Default"/>
    <w:rsid w:val="00715C19"/>
    <w:pPr>
      <w:autoSpaceDE w:val="0"/>
      <w:autoSpaceDN w:val="0"/>
      <w:adjustRightInd w:val="0"/>
      <w:spacing w:after="0" w:line="240" w:lineRule="auto"/>
    </w:pPr>
    <w:rPr>
      <w:rFonts w:ascii="Arial" w:eastAsia="Times New Roman" w:hAnsi="Arial" w:cs="Arial"/>
      <w:color w:val="000000"/>
      <w:sz w:val="24"/>
      <w:szCs w:val="24"/>
      <w:lang w:bidi="ar-SA"/>
    </w:rPr>
  </w:style>
  <w:style w:type="table" w:customStyle="1" w:styleId="TableGrid1">
    <w:name w:val="Table Grid1"/>
    <w:basedOn w:val="TableNormal"/>
    <w:next w:val="TableGrid"/>
    <w:uiPriority w:val="59"/>
    <w:rsid w:val="00715C19"/>
    <w:pPr>
      <w:spacing w:after="0" w:line="240" w:lineRule="auto"/>
    </w:pPr>
    <w:rPr>
      <w:rFonts w:ascii="Times New Roman" w:eastAsia="Times New Roman" w:hAnsi="Times New Roman" w:cs="Times New Roman"/>
      <w:sz w:val="20"/>
      <w:szCs w:val="20"/>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715C19"/>
    <w:rPr>
      <w:sz w:val="16"/>
      <w:szCs w:val="16"/>
    </w:rPr>
  </w:style>
  <w:style w:type="paragraph" w:styleId="CommentText">
    <w:name w:val="annotation text"/>
    <w:basedOn w:val="Normal"/>
    <w:link w:val="CommentTextChar"/>
    <w:uiPriority w:val="99"/>
    <w:unhideWhenUsed/>
    <w:rsid w:val="00715C19"/>
    <w:pPr>
      <w:spacing w:after="0" w:line="240" w:lineRule="auto"/>
    </w:pPr>
    <w:rPr>
      <w:rFonts w:ascii="Times New Roman" w:eastAsia="Times New Roman" w:hAnsi="Times New Roman" w:cs="Times New Roman"/>
      <w:sz w:val="20"/>
      <w:szCs w:val="20"/>
      <w:lang w:val="en-GB" w:eastAsia="en-GB" w:bidi="ar-SA"/>
    </w:rPr>
  </w:style>
  <w:style w:type="character" w:customStyle="1" w:styleId="CommentTextChar">
    <w:name w:val="Comment Text Char"/>
    <w:basedOn w:val="DefaultParagraphFont"/>
    <w:link w:val="CommentText"/>
    <w:uiPriority w:val="99"/>
    <w:rsid w:val="00715C19"/>
    <w:rPr>
      <w:rFonts w:ascii="Times New Roman" w:eastAsia="Times New Roman" w:hAnsi="Times New Roman" w:cs="Times New Roman"/>
      <w:sz w:val="20"/>
      <w:szCs w:val="20"/>
      <w:lang w:val="en-GB" w:eastAsia="en-GB" w:bidi="ar-SA"/>
    </w:rPr>
  </w:style>
  <w:style w:type="paragraph" w:styleId="CommentSubject">
    <w:name w:val="annotation subject"/>
    <w:basedOn w:val="CommentText"/>
    <w:next w:val="CommentText"/>
    <w:link w:val="CommentSubjectChar"/>
    <w:uiPriority w:val="99"/>
    <w:semiHidden/>
    <w:unhideWhenUsed/>
    <w:rsid w:val="00715C19"/>
    <w:rPr>
      <w:b/>
      <w:bCs/>
    </w:rPr>
  </w:style>
  <w:style w:type="character" w:customStyle="1" w:styleId="CommentSubjectChar">
    <w:name w:val="Comment Subject Char"/>
    <w:basedOn w:val="CommentTextChar"/>
    <w:link w:val="CommentSubject"/>
    <w:uiPriority w:val="99"/>
    <w:semiHidden/>
    <w:rsid w:val="00715C19"/>
    <w:rPr>
      <w:rFonts w:ascii="Times New Roman" w:eastAsia="Times New Roman" w:hAnsi="Times New Roman" w:cs="Times New Roman"/>
      <w:b/>
      <w:bCs/>
      <w:sz w:val="20"/>
      <w:szCs w:val="20"/>
      <w:lang w:val="en-GB" w:eastAsia="en-GB" w:bidi="ar-SA"/>
    </w:rPr>
  </w:style>
  <w:style w:type="paragraph" w:styleId="BalloonText">
    <w:name w:val="Balloon Text"/>
    <w:basedOn w:val="Normal"/>
    <w:link w:val="BalloonTextChar"/>
    <w:uiPriority w:val="99"/>
    <w:semiHidden/>
    <w:unhideWhenUsed/>
    <w:rsid w:val="00715C19"/>
    <w:pPr>
      <w:spacing w:after="0" w:line="240" w:lineRule="auto"/>
    </w:pPr>
    <w:rPr>
      <w:rFonts w:ascii="Tahoma" w:eastAsia="Times New Roman" w:hAnsi="Tahoma" w:cs="Tahoma"/>
      <w:sz w:val="16"/>
      <w:szCs w:val="16"/>
      <w:lang w:val="en-GB" w:eastAsia="en-GB" w:bidi="ar-SA"/>
    </w:rPr>
  </w:style>
  <w:style w:type="character" w:customStyle="1" w:styleId="BalloonTextChar">
    <w:name w:val="Balloon Text Char"/>
    <w:basedOn w:val="DefaultParagraphFont"/>
    <w:link w:val="BalloonText"/>
    <w:uiPriority w:val="99"/>
    <w:semiHidden/>
    <w:rsid w:val="00715C19"/>
    <w:rPr>
      <w:rFonts w:ascii="Tahoma" w:eastAsia="Times New Roman" w:hAnsi="Tahoma" w:cs="Tahoma"/>
      <w:sz w:val="16"/>
      <w:szCs w:val="16"/>
      <w:lang w:val="en-GB" w:eastAsia="en-GB" w:bidi="ar-SA"/>
    </w:rPr>
  </w:style>
  <w:style w:type="paragraph" w:customStyle="1" w:styleId="TableTitle">
    <w:name w:val="TableTitle"/>
    <w:basedOn w:val="Normal"/>
    <w:rsid w:val="00715C19"/>
    <w:pPr>
      <w:spacing w:after="0" w:line="300" w:lineRule="exact"/>
    </w:pPr>
    <w:rPr>
      <w:rFonts w:ascii="Times New Roman" w:eastAsia="Times New Roman" w:hAnsi="Times New Roman" w:cs="Times New Roman"/>
      <w:sz w:val="24"/>
      <w:szCs w:val="20"/>
      <w:lang w:val="en-GB" w:bidi="ar-SA"/>
    </w:rPr>
  </w:style>
  <w:style w:type="paragraph" w:styleId="Footer">
    <w:name w:val="footer"/>
    <w:basedOn w:val="Normal"/>
    <w:link w:val="FooterChar"/>
    <w:uiPriority w:val="99"/>
    <w:unhideWhenUsed/>
    <w:rsid w:val="00715C19"/>
    <w:pPr>
      <w:tabs>
        <w:tab w:val="center" w:pos="4513"/>
        <w:tab w:val="right" w:pos="9026"/>
      </w:tabs>
      <w:spacing w:after="0" w:line="240" w:lineRule="auto"/>
    </w:pPr>
    <w:rPr>
      <w:rFonts w:ascii="Times New Roman" w:eastAsia="Times New Roman" w:hAnsi="Times New Roman" w:cs="Times New Roman"/>
      <w:sz w:val="24"/>
      <w:szCs w:val="24"/>
      <w:lang w:val="en-GB" w:eastAsia="en-GB" w:bidi="ar-SA"/>
    </w:rPr>
  </w:style>
  <w:style w:type="character" w:customStyle="1" w:styleId="FooterChar">
    <w:name w:val="Footer Char"/>
    <w:basedOn w:val="DefaultParagraphFont"/>
    <w:link w:val="Footer"/>
    <w:uiPriority w:val="99"/>
    <w:rsid w:val="00715C19"/>
    <w:rPr>
      <w:rFonts w:ascii="Times New Roman" w:eastAsia="Times New Roman" w:hAnsi="Times New Roman" w:cs="Times New Roman"/>
      <w:sz w:val="24"/>
      <w:szCs w:val="24"/>
      <w:lang w:val="en-GB" w:eastAsia="en-GB" w:bidi="ar-SA"/>
    </w:rPr>
  </w:style>
  <w:style w:type="character" w:styleId="FollowedHyperlink">
    <w:name w:val="FollowedHyperlink"/>
    <w:basedOn w:val="DefaultParagraphFont"/>
    <w:uiPriority w:val="99"/>
    <w:semiHidden/>
    <w:unhideWhenUsed/>
    <w:rsid w:val="00715C19"/>
    <w:rPr>
      <w:color w:val="800080" w:themeColor="followedHyperlink"/>
      <w:u w:val="single"/>
    </w:rPr>
  </w:style>
  <w:style w:type="character" w:customStyle="1" w:styleId="st1">
    <w:name w:val="st1"/>
    <w:basedOn w:val="DefaultParagraphFont"/>
    <w:rsid w:val="00715C19"/>
  </w:style>
  <w:style w:type="paragraph" w:styleId="HTMLPreformatted">
    <w:name w:val="HTML Preformatted"/>
    <w:basedOn w:val="Normal"/>
    <w:link w:val="HTMLPreformattedChar"/>
    <w:uiPriority w:val="99"/>
    <w:unhideWhenUsed/>
    <w:rsid w:val="00715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715C19"/>
    <w:rPr>
      <w:rFonts w:ascii="Courier New" w:eastAsia="Times New Roman" w:hAnsi="Courier New" w:cs="Courier New"/>
      <w:sz w:val="20"/>
      <w:szCs w:val="20"/>
      <w:lang w:val="en-GB" w:eastAsia="en-GB"/>
    </w:rPr>
  </w:style>
  <w:style w:type="character" w:customStyle="1" w:styleId="gd40030cor">
    <w:name w:val="gd40030cor"/>
    <w:basedOn w:val="DefaultParagraphFont"/>
    <w:rsid w:val="00715C19"/>
  </w:style>
  <w:style w:type="character" w:customStyle="1" w:styleId="gd40030ccr">
    <w:name w:val="gd40030ccr"/>
    <w:basedOn w:val="DefaultParagraphFont"/>
    <w:rsid w:val="00715C19"/>
  </w:style>
  <w:style w:type="paragraph" w:styleId="Caption">
    <w:name w:val="caption"/>
    <w:basedOn w:val="Normal"/>
    <w:next w:val="Normal"/>
    <w:uiPriority w:val="35"/>
    <w:unhideWhenUsed/>
    <w:qFormat/>
    <w:rsid w:val="00715C19"/>
    <w:pPr>
      <w:spacing w:line="240" w:lineRule="auto"/>
    </w:pPr>
    <w:rPr>
      <w:b/>
      <w:bCs/>
      <w:color w:val="4F81BD" w:themeColor="accent1"/>
      <w:sz w:val="18"/>
      <w:szCs w:val="18"/>
      <w:lang w:val="en-GB"/>
    </w:rPr>
  </w:style>
  <w:style w:type="paragraph" w:styleId="DocumentMap">
    <w:name w:val="Document Map"/>
    <w:basedOn w:val="Normal"/>
    <w:link w:val="DocumentMapChar"/>
    <w:uiPriority w:val="99"/>
    <w:semiHidden/>
    <w:unhideWhenUsed/>
    <w:rsid w:val="00715C19"/>
    <w:pPr>
      <w:spacing w:after="0" w:line="240" w:lineRule="auto"/>
    </w:pPr>
    <w:rPr>
      <w:rFonts w:ascii="Tahoma" w:hAnsi="Tahoma" w:cs="Tahoma"/>
      <w:sz w:val="16"/>
      <w:szCs w:val="16"/>
      <w:lang w:val="en-GB"/>
    </w:rPr>
  </w:style>
  <w:style w:type="character" w:customStyle="1" w:styleId="DocumentMapChar">
    <w:name w:val="Document Map Char"/>
    <w:basedOn w:val="DefaultParagraphFont"/>
    <w:link w:val="DocumentMap"/>
    <w:uiPriority w:val="99"/>
    <w:semiHidden/>
    <w:rsid w:val="00715C19"/>
    <w:rPr>
      <w:rFonts w:ascii="Tahoma" w:hAnsi="Tahoma" w:cs="Tahoma"/>
      <w:sz w:val="16"/>
      <w:szCs w:val="16"/>
      <w:lang w:val="en-GB"/>
    </w:rPr>
  </w:style>
  <w:style w:type="paragraph" w:styleId="TOC1">
    <w:name w:val="toc 1"/>
    <w:basedOn w:val="Normal"/>
    <w:next w:val="Normal"/>
    <w:autoRedefine/>
    <w:uiPriority w:val="39"/>
    <w:unhideWhenUsed/>
    <w:rsid w:val="00715C19"/>
    <w:pPr>
      <w:spacing w:after="100"/>
    </w:pPr>
    <w:rPr>
      <w:lang w:val="en-GB"/>
    </w:rPr>
  </w:style>
  <w:style w:type="paragraph" w:styleId="TOC2">
    <w:name w:val="toc 2"/>
    <w:basedOn w:val="Normal"/>
    <w:next w:val="Normal"/>
    <w:autoRedefine/>
    <w:uiPriority w:val="39"/>
    <w:unhideWhenUsed/>
    <w:rsid w:val="00715C19"/>
    <w:pPr>
      <w:spacing w:after="100"/>
      <w:ind w:left="220"/>
    </w:pPr>
    <w:rPr>
      <w:lang w:val="en-GB"/>
    </w:rPr>
  </w:style>
  <w:style w:type="paragraph" w:styleId="TOC3">
    <w:name w:val="toc 3"/>
    <w:basedOn w:val="Normal"/>
    <w:next w:val="Normal"/>
    <w:autoRedefine/>
    <w:uiPriority w:val="39"/>
    <w:unhideWhenUsed/>
    <w:rsid w:val="00715C19"/>
    <w:pPr>
      <w:spacing w:after="100"/>
      <w:ind w:left="440"/>
    </w:pPr>
    <w:rPr>
      <w:lang w:val="en-GB"/>
    </w:rPr>
  </w:style>
  <w:style w:type="paragraph" w:styleId="TableofFigures">
    <w:name w:val="table of figures"/>
    <w:basedOn w:val="Normal"/>
    <w:next w:val="Normal"/>
    <w:uiPriority w:val="99"/>
    <w:unhideWhenUsed/>
    <w:rsid w:val="00715C19"/>
    <w:pPr>
      <w:spacing w:after="0"/>
    </w:pPr>
    <w:rPr>
      <w:lang w:val="en-GB"/>
    </w:rPr>
  </w:style>
  <w:style w:type="paragraph" w:styleId="Revision">
    <w:name w:val="Revision"/>
    <w:hidden/>
    <w:uiPriority w:val="99"/>
    <w:semiHidden/>
    <w:rsid w:val="00715C19"/>
    <w:pPr>
      <w:spacing w:after="0" w:line="240" w:lineRule="auto"/>
    </w:pPr>
    <w:rPr>
      <w:lang w:val="en-GB"/>
    </w:rPr>
  </w:style>
  <w:style w:type="paragraph" w:customStyle="1" w:styleId="Heading31">
    <w:name w:val="Heading 31"/>
    <w:next w:val="Normal"/>
    <w:uiPriority w:val="9"/>
    <w:rsid w:val="00715C19"/>
    <w:pPr>
      <w:keepNext/>
      <w:spacing w:before="240" w:after="60"/>
      <w:outlineLvl w:val="2"/>
    </w:pPr>
    <w:rPr>
      <w:rFonts w:ascii="Arial" w:eastAsia="Times New Roman" w:hAnsi="Arial" w:cs="Arial"/>
      <w:b/>
      <w:bCs/>
      <w:sz w:val="26"/>
      <w:szCs w:val="26"/>
      <w:lang w:val="en-GB" w:eastAsia="en-GB" w:bidi="ar-SA"/>
    </w:rPr>
  </w:style>
  <w:style w:type="character" w:customStyle="1" w:styleId="apple-converted-space">
    <w:name w:val="apple-converted-space"/>
    <w:basedOn w:val="DefaultParagraphFont"/>
    <w:rsid w:val="00772D0B"/>
  </w:style>
  <w:style w:type="paragraph" w:styleId="ListBullet">
    <w:name w:val="List Bullet"/>
    <w:basedOn w:val="Normal"/>
    <w:uiPriority w:val="99"/>
    <w:unhideWhenUsed/>
    <w:rsid w:val="00AE69C3"/>
    <w:pPr>
      <w:numPr>
        <w:numId w:val="8"/>
      </w:numPr>
      <w:contextualSpacing/>
    </w:pPr>
  </w:style>
  <w:style w:type="paragraph" w:styleId="NormalWeb">
    <w:name w:val="Normal (Web)"/>
    <w:basedOn w:val="Normal"/>
    <w:uiPriority w:val="99"/>
    <w:unhideWhenUsed/>
    <w:rsid w:val="009C2038"/>
    <w:pPr>
      <w:spacing w:before="100" w:beforeAutospacing="1" w:after="100" w:afterAutospacing="1" w:line="240" w:lineRule="auto"/>
    </w:pPr>
    <w:rPr>
      <w:rFonts w:ascii="Times New Roman" w:hAnsi="Times New Roman" w:cs="Times New Roman"/>
      <w:sz w:val="24"/>
      <w:szCs w:val="24"/>
      <w:lang w:val="en-GB" w:eastAsia="en-GB" w:bidi="ar-SA"/>
    </w:rPr>
  </w:style>
  <w:style w:type="table" w:customStyle="1" w:styleId="TableGrid2">
    <w:name w:val="Table Grid2"/>
    <w:basedOn w:val="TableNormal"/>
    <w:next w:val="TableGrid"/>
    <w:uiPriority w:val="59"/>
    <w:rsid w:val="007B0965"/>
    <w:pPr>
      <w:spacing w:after="0" w:line="240" w:lineRule="auto"/>
    </w:pPr>
    <w:rPr>
      <w:rFonts w:eastAsiaTheme="minorHAnsi"/>
      <w:lang w:val="en-GB"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1C47C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11C1"/>
    <w:pPr>
      <w:spacing w:line="360" w:lineRule="auto"/>
      <w:jc w:val="both"/>
    </w:pPr>
  </w:style>
  <w:style w:type="paragraph" w:styleId="Heading1">
    <w:name w:val="heading 1"/>
    <w:next w:val="Normal"/>
    <w:link w:val="Heading1Char"/>
    <w:uiPriority w:val="9"/>
    <w:qFormat/>
    <w:rsid w:val="00B43839"/>
    <w:pPr>
      <w:numPr>
        <w:numId w:val="1"/>
      </w:numPr>
      <w:spacing w:before="480" w:after="0"/>
      <w:contextualSpacing/>
      <w:outlineLvl w:val="0"/>
    </w:pPr>
    <w:rPr>
      <w:rFonts w:asciiTheme="majorHAnsi" w:eastAsiaTheme="majorEastAsia" w:hAnsiTheme="majorHAnsi" w:cstheme="majorBidi"/>
      <w:b/>
      <w:bCs/>
      <w:sz w:val="32"/>
      <w:szCs w:val="28"/>
    </w:rPr>
  </w:style>
  <w:style w:type="paragraph" w:styleId="Heading2">
    <w:name w:val="heading 2"/>
    <w:basedOn w:val="Heading1"/>
    <w:next w:val="Normal"/>
    <w:link w:val="Heading2Char"/>
    <w:uiPriority w:val="9"/>
    <w:unhideWhenUsed/>
    <w:qFormat/>
    <w:rsid w:val="00532F44"/>
    <w:pPr>
      <w:numPr>
        <w:ilvl w:val="1"/>
      </w:numPr>
      <w:spacing w:before="200"/>
      <w:outlineLvl w:val="1"/>
    </w:pPr>
    <w:rPr>
      <w:bCs w:val="0"/>
      <w:i/>
      <w:sz w:val="28"/>
      <w:szCs w:val="26"/>
    </w:rPr>
  </w:style>
  <w:style w:type="paragraph" w:styleId="Heading3">
    <w:name w:val="heading 3"/>
    <w:basedOn w:val="Heading2"/>
    <w:next w:val="Normal"/>
    <w:link w:val="Heading3Char"/>
    <w:uiPriority w:val="9"/>
    <w:unhideWhenUsed/>
    <w:qFormat/>
    <w:rsid w:val="00B43839"/>
    <w:pPr>
      <w:numPr>
        <w:ilvl w:val="2"/>
      </w:numPr>
      <w:spacing w:line="271" w:lineRule="auto"/>
      <w:outlineLvl w:val="2"/>
    </w:pPr>
    <w:rPr>
      <w:bCs/>
      <w:i w:val="0"/>
    </w:rPr>
  </w:style>
  <w:style w:type="paragraph" w:styleId="Heading4">
    <w:name w:val="heading 4"/>
    <w:basedOn w:val="Heading3"/>
    <w:next w:val="Normal"/>
    <w:link w:val="Heading4Char"/>
    <w:uiPriority w:val="9"/>
    <w:unhideWhenUsed/>
    <w:qFormat/>
    <w:rsid w:val="008539B5"/>
    <w:pPr>
      <w:numPr>
        <w:ilvl w:val="3"/>
      </w:numPr>
      <w:outlineLvl w:val="3"/>
    </w:pPr>
    <w:rPr>
      <w:bCs w:val="0"/>
      <w:i/>
      <w:iCs/>
    </w:rPr>
  </w:style>
  <w:style w:type="paragraph" w:styleId="Heading5">
    <w:name w:val="heading 5"/>
    <w:basedOn w:val="Heading4"/>
    <w:next w:val="Normal"/>
    <w:link w:val="Heading5Char"/>
    <w:uiPriority w:val="9"/>
    <w:unhideWhenUsed/>
    <w:qFormat/>
    <w:rsid w:val="008539B5"/>
    <w:pPr>
      <w:numPr>
        <w:ilvl w:val="4"/>
      </w:numPr>
      <w:outlineLvl w:val="4"/>
    </w:pPr>
    <w:rPr>
      <w:b w:val="0"/>
      <w:bCs/>
    </w:rPr>
  </w:style>
  <w:style w:type="paragraph" w:styleId="Heading6">
    <w:name w:val="heading 6"/>
    <w:basedOn w:val="Heading5"/>
    <w:next w:val="Normal"/>
    <w:link w:val="Heading6Char"/>
    <w:uiPriority w:val="9"/>
    <w:semiHidden/>
    <w:unhideWhenUsed/>
    <w:qFormat/>
    <w:rsid w:val="00B14037"/>
    <w:pPr>
      <w:numPr>
        <w:ilvl w:val="5"/>
      </w:numPr>
      <w:outlineLvl w:val="5"/>
    </w:pPr>
    <w:rPr>
      <w:b/>
      <w:bCs w:val="0"/>
      <w:i w:val="0"/>
      <w:iCs w:val="0"/>
    </w:rPr>
  </w:style>
  <w:style w:type="paragraph" w:styleId="Heading7">
    <w:name w:val="heading 7"/>
    <w:basedOn w:val="Heading6"/>
    <w:next w:val="Normal"/>
    <w:link w:val="Heading7Char"/>
    <w:uiPriority w:val="9"/>
    <w:semiHidden/>
    <w:unhideWhenUsed/>
    <w:qFormat/>
    <w:rsid w:val="00B43839"/>
    <w:pPr>
      <w:numPr>
        <w:ilvl w:val="6"/>
      </w:numPr>
      <w:outlineLvl w:val="6"/>
    </w:pPr>
    <w:rPr>
      <w:i/>
      <w:iCs/>
    </w:rPr>
  </w:style>
  <w:style w:type="paragraph" w:styleId="Heading8">
    <w:name w:val="heading 8"/>
    <w:basedOn w:val="Heading7"/>
    <w:next w:val="Normal"/>
    <w:link w:val="Heading8Char"/>
    <w:uiPriority w:val="9"/>
    <w:semiHidden/>
    <w:unhideWhenUsed/>
    <w:qFormat/>
    <w:rsid w:val="00B43839"/>
    <w:pPr>
      <w:numPr>
        <w:ilvl w:val="7"/>
      </w:numPr>
      <w:outlineLvl w:val="7"/>
    </w:pPr>
    <w:rPr>
      <w:sz w:val="20"/>
      <w:szCs w:val="20"/>
    </w:rPr>
  </w:style>
  <w:style w:type="paragraph" w:styleId="Heading9">
    <w:name w:val="heading 9"/>
    <w:basedOn w:val="Heading8"/>
    <w:next w:val="Normal"/>
    <w:link w:val="Heading9Char"/>
    <w:uiPriority w:val="9"/>
    <w:semiHidden/>
    <w:unhideWhenUsed/>
    <w:qFormat/>
    <w:rsid w:val="00B43839"/>
    <w:pPr>
      <w:numPr>
        <w:ilvl w:val="8"/>
      </w:numPr>
      <w:outlineLvl w:val="8"/>
    </w:pPr>
    <w:rPr>
      <w:i w:val="0"/>
      <w:iCs w:val="0"/>
      <w:spacing w:val="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3839"/>
    <w:rPr>
      <w:rFonts w:asciiTheme="majorHAnsi" w:eastAsiaTheme="majorEastAsia" w:hAnsiTheme="majorHAnsi" w:cstheme="majorBidi"/>
      <w:b/>
      <w:bCs/>
      <w:sz w:val="32"/>
      <w:szCs w:val="28"/>
    </w:rPr>
  </w:style>
  <w:style w:type="character" w:customStyle="1" w:styleId="Heading2Char">
    <w:name w:val="Heading 2 Char"/>
    <w:basedOn w:val="DefaultParagraphFont"/>
    <w:link w:val="Heading2"/>
    <w:uiPriority w:val="9"/>
    <w:rsid w:val="00532F44"/>
    <w:rPr>
      <w:rFonts w:asciiTheme="majorHAnsi" w:eastAsiaTheme="majorEastAsia" w:hAnsiTheme="majorHAnsi" w:cstheme="majorBidi"/>
      <w:b/>
      <w:i/>
      <w:sz w:val="28"/>
      <w:szCs w:val="26"/>
    </w:rPr>
  </w:style>
  <w:style w:type="character" w:customStyle="1" w:styleId="Heading3Char">
    <w:name w:val="Heading 3 Char"/>
    <w:basedOn w:val="DefaultParagraphFont"/>
    <w:link w:val="Heading3"/>
    <w:uiPriority w:val="9"/>
    <w:rsid w:val="00B43839"/>
    <w:rPr>
      <w:rFonts w:asciiTheme="majorHAnsi" w:eastAsiaTheme="majorEastAsia" w:hAnsiTheme="majorHAnsi" w:cstheme="majorBidi"/>
      <w:b/>
      <w:bCs/>
      <w:sz w:val="28"/>
      <w:szCs w:val="26"/>
    </w:rPr>
  </w:style>
  <w:style w:type="character" w:customStyle="1" w:styleId="Heading4Char">
    <w:name w:val="Heading 4 Char"/>
    <w:basedOn w:val="DefaultParagraphFont"/>
    <w:link w:val="Heading4"/>
    <w:uiPriority w:val="9"/>
    <w:rsid w:val="008539B5"/>
    <w:rPr>
      <w:rFonts w:asciiTheme="majorHAnsi" w:eastAsiaTheme="majorEastAsia" w:hAnsiTheme="majorHAnsi" w:cstheme="majorBidi"/>
      <w:b/>
      <w:i/>
      <w:iCs/>
      <w:sz w:val="28"/>
      <w:szCs w:val="26"/>
    </w:rPr>
  </w:style>
  <w:style w:type="character" w:customStyle="1" w:styleId="Heading5Char">
    <w:name w:val="Heading 5 Char"/>
    <w:basedOn w:val="DefaultParagraphFont"/>
    <w:link w:val="Heading5"/>
    <w:uiPriority w:val="9"/>
    <w:rsid w:val="008539B5"/>
    <w:rPr>
      <w:rFonts w:asciiTheme="majorHAnsi" w:eastAsiaTheme="majorEastAsia" w:hAnsiTheme="majorHAnsi" w:cstheme="majorBidi"/>
      <w:bCs/>
      <w:i/>
      <w:iCs/>
      <w:sz w:val="28"/>
      <w:szCs w:val="26"/>
    </w:rPr>
  </w:style>
  <w:style w:type="character" w:customStyle="1" w:styleId="Heading6Char">
    <w:name w:val="Heading 6 Char"/>
    <w:basedOn w:val="DefaultParagraphFont"/>
    <w:link w:val="Heading6"/>
    <w:uiPriority w:val="9"/>
    <w:semiHidden/>
    <w:rsid w:val="00B14037"/>
    <w:rPr>
      <w:rFonts w:asciiTheme="majorHAnsi" w:eastAsiaTheme="majorEastAsia" w:hAnsiTheme="majorHAnsi" w:cstheme="majorBidi"/>
      <w:b/>
      <w:sz w:val="28"/>
      <w:szCs w:val="26"/>
    </w:rPr>
  </w:style>
  <w:style w:type="character" w:customStyle="1" w:styleId="Heading7Char">
    <w:name w:val="Heading 7 Char"/>
    <w:basedOn w:val="DefaultParagraphFont"/>
    <w:link w:val="Heading7"/>
    <w:uiPriority w:val="9"/>
    <w:semiHidden/>
    <w:rsid w:val="00B43839"/>
    <w:rPr>
      <w:rFonts w:asciiTheme="majorHAnsi" w:eastAsiaTheme="majorEastAsia" w:hAnsiTheme="majorHAnsi" w:cstheme="majorBidi"/>
      <w:b/>
      <w:i/>
      <w:iCs/>
      <w:sz w:val="28"/>
      <w:szCs w:val="26"/>
    </w:rPr>
  </w:style>
  <w:style w:type="character" w:customStyle="1" w:styleId="Heading8Char">
    <w:name w:val="Heading 8 Char"/>
    <w:basedOn w:val="DefaultParagraphFont"/>
    <w:link w:val="Heading8"/>
    <w:uiPriority w:val="9"/>
    <w:semiHidden/>
    <w:rsid w:val="00B43839"/>
    <w:rPr>
      <w:rFonts w:asciiTheme="majorHAnsi" w:eastAsiaTheme="majorEastAsia" w:hAnsiTheme="majorHAnsi" w:cstheme="majorBidi"/>
      <w:b/>
      <w:i/>
      <w:iCs/>
      <w:sz w:val="20"/>
      <w:szCs w:val="20"/>
    </w:rPr>
  </w:style>
  <w:style w:type="character" w:customStyle="1" w:styleId="Heading9Char">
    <w:name w:val="Heading 9 Char"/>
    <w:basedOn w:val="DefaultParagraphFont"/>
    <w:link w:val="Heading9"/>
    <w:uiPriority w:val="9"/>
    <w:semiHidden/>
    <w:rsid w:val="00B43839"/>
    <w:rPr>
      <w:rFonts w:asciiTheme="majorHAnsi" w:eastAsiaTheme="majorEastAsia" w:hAnsiTheme="majorHAnsi" w:cstheme="majorBidi"/>
      <w:b/>
      <w:spacing w:val="5"/>
      <w:sz w:val="20"/>
      <w:szCs w:val="20"/>
    </w:rPr>
  </w:style>
  <w:style w:type="paragraph" w:styleId="Title">
    <w:name w:val="Title"/>
    <w:basedOn w:val="Normal"/>
    <w:next w:val="Normal"/>
    <w:link w:val="TitleChar"/>
    <w:uiPriority w:val="10"/>
    <w:qFormat/>
    <w:rsid w:val="001259D1"/>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1259D1"/>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1259D1"/>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1259D1"/>
    <w:rPr>
      <w:rFonts w:asciiTheme="majorHAnsi" w:eastAsiaTheme="majorEastAsia" w:hAnsiTheme="majorHAnsi" w:cstheme="majorBidi"/>
      <w:i/>
      <w:iCs/>
      <w:spacing w:val="13"/>
      <w:sz w:val="24"/>
      <w:szCs w:val="24"/>
    </w:rPr>
  </w:style>
  <w:style w:type="character" w:styleId="Strong">
    <w:name w:val="Strong"/>
    <w:uiPriority w:val="22"/>
    <w:qFormat/>
    <w:rsid w:val="001259D1"/>
    <w:rPr>
      <w:b/>
      <w:bCs/>
    </w:rPr>
  </w:style>
  <w:style w:type="character" w:styleId="Emphasis">
    <w:name w:val="Emphasis"/>
    <w:uiPriority w:val="20"/>
    <w:qFormat/>
    <w:rsid w:val="001259D1"/>
    <w:rPr>
      <w:b/>
      <w:bCs/>
      <w:i/>
      <w:iCs/>
      <w:spacing w:val="10"/>
      <w:bdr w:val="none" w:sz="0" w:space="0" w:color="auto"/>
      <w:shd w:val="clear" w:color="auto" w:fill="auto"/>
    </w:rPr>
  </w:style>
  <w:style w:type="paragraph" w:styleId="NoSpacing">
    <w:name w:val="No Spacing"/>
    <w:basedOn w:val="Normal"/>
    <w:uiPriority w:val="1"/>
    <w:qFormat/>
    <w:rsid w:val="001259D1"/>
    <w:pPr>
      <w:spacing w:after="0" w:line="240" w:lineRule="auto"/>
    </w:pPr>
  </w:style>
  <w:style w:type="paragraph" w:styleId="ListParagraph">
    <w:name w:val="List Paragraph"/>
    <w:basedOn w:val="Normal"/>
    <w:uiPriority w:val="34"/>
    <w:qFormat/>
    <w:rsid w:val="001259D1"/>
    <w:pPr>
      <w:ind w:left="720"/>
      <w:contextualSpacing/>
    </w:pPr>
  </w:style>
  <w:style w:type="paragraph" w:styleId="Quote">
    <w:name w:val="Quote"/>
    <w:basedOn w:val="Normal"/>
    <w:next w:val="Normal"/>
    <w:link w:val="QuoteChar"/>
    <w:uiPriority w:val="29"/>
    <w:qFormat/>
    <w:rsid w:val="001259D1"/>
    <w:pPr>
      <w:spacing w:before="200" w:after="0"/>
      <w:ind w:left="360" w:right="360"/>
    </w:pPr>
    <w:rPr>
      <w:i/>
      <w:iCs/>
    </w:rPr>
  </w:style>
  <w:style w:type="character" w:customStyle="1" w:styleId="QuoteChar">
    <w:name w:val="Quote Char"/>
    <w:basedOn w:val="DefaultParagraphFont"/>
    <w:link w:val="Quote"/>
    <w:uiPriority w:val="29"/>
    <w:rsid w:val="001259D1"/>
    <w:rPr>
      <w:i/>
      <w:iCs/>
    </w:rPr>
  </w:style>
  <w:style w:type="paragraph" w:styleId="IntenseQuote">
    <w:name w:val="Intense Quote"/>
    <w:basedOn w:val="Normal"/>
    <w:next w:val="Normal"/>
    <w:link w:val="IntenseQuoteChar"/>
    <w:uiPriority w:val="30"/>
    <w:qFormat/>
    <w:rsid w:val="001259D1"/>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1259D1"/>
    <w:rPr>
      <w:b/>
      <w:bCs/>
      <w:i/>
      <w:iCs/>
    </w:rPr>
  </w:style>
  <w:style w:type="character" w:styleId="SubtleEmphasis">
    <w:name w:val="Subtle Emphasis"/>
    <w:uiPriority w:val="19"/>
    <w:qFormat/>
    <w:rsid w:val="001259D1"/>
    <w:rPr>
      <w:i/>
      <w:iCs/>
    </w:rPr>
  </w:style>
  <w:style w:type="character" w:styleId="IntenseEmphasis">
    <w:name w:val="Intense Emphasis"/>
    <w:uiPriority w:val="21"/>
    <w:qFormat/>
    <w:rsid w:val="001259D1"/>
    <w:rPr>
      <w:b/>
      <w:bCs/>
    </w:rPr>
  </w:style>
  <w:style w:type="character" w:styleId="SubtleReference">
    <w:name w:val="Subtle Reference"/>
    <w:uiPriority w:val="31"/>
    <w:qFormat/>
    <w:rsid w:val="001259D1"/>
    <w:rPr>
      <w:smallCaps/>
    </w:rPr>
  </w:style>
  <w:style w:type="character" w:styleId="IntenseReference">
    <w:name w:val="Intense Reference"/>
    <w:uiPriority w:val="32"/>
    <w:qFormat/>
    <w:rsid w:val="001259D1"/>
    <w:rPr>
      <w:smallCaps/>
      <w:spacing w:val="5"/>
      <w:u w:val="single"/>
    </w:rPr>
  </w:style>
  <w:style w:type="character" w:styleId="BookTitle">
    <w:name w:val="Book Title"/>
    <w:uiPriority w:val="33"/>
    <w:qFormat/>
    <w:rsid w:val="001259D1"/>
    <w:rPr>
      <w:i/>
      <w:iCs/>
      <w:smallCaps/>
      <w:spacing w:val="5"/>
    </w:rPr>
  </w:style>
  <w:style w:type="paragraph" w:styleId="TOCHeading">
    <w:name w:val="TOC Heading"/>
    <w:basedOn w:val="Heading1"/>
    <w:next w:val="Normal"/>
    <w:uiPriority w:val="39"/>
    <w:semiHidden/>
    <w:unhideWhenUsed/>
    <w:qFormat/>
    <w:rsid w:val="001259D1"/>
    <w:pPr>
      <w:outlineLvl w:val="9"/>
    </w:pPr>
  </w:style>
  <w:style w:type="numbering" w:customStyle="1" w:styleId="Headings">
    <w:name w:val="Headings"/>
    <w:uiPriority w:val="99"/>
    <w:rsid w:val="00B43839"/>
    <w:pPr>
      <w:numPr>
        <w:numId w:val="2"/>
      </w:numPr>
    </w:pPr>
  </w:style>
  <w:style w:type="paragraph" w:styleId="FootnoteText">
    <w:name w:val="footnote text"/>
    <w:basedOn w:val="Normal"/>
    <w:link w:val="FootnoteTextChar"/>
    <w:uiPriority w:val="99"/>
    <w:semiHidden/>
    <w:rsid w:val="00715C19"/>
    <w:pPr>
      <w:spacing w:after="0" w:line="240" w:lineRule="auto"/>
    </w:pPr>
    <w:rPr>
      <w:rFonts w:ascii="Times New Roman" w:eastAsia="Times New Roman" w:hAnsi="Times New Roman" w:cs="Times New Roman"/>
      <w:sz w:val="20"/>
      <w:szCs w:val="20"/>
      <w:lang w:val="en-GB" w:eastAsia="en-GB" w:bidi="ar-SA"/>
    </w:rPr>
  </w:style>
  <w:style w:type="character" w:customStyle="1" w:styleId="FootnoteTextChar">
    <w:name w:val="Footnote Text Char"/>
    <w:basedOn w:val="DefaultParagraphFont"/>
    <w:link w:val="FootnoteText"/>
    <w:uiPriority w:val="99"/>
    <w:semiHidden/>
    <w:rsid w:val="00715C19"/>
    <w:rPr>
      <w:rFonts w:ascii="Times New Roman" w:eastAsia="Times New Roman" w:hAnsi="Times New Roman" w:cs="Times New Roman"/>
      <w:sz w:val="20"/>
      <w:szCs w:val="20"/>
      <w:lang w:val="en-GB" w:eastAsia="en-GB" w:bidi="ar-SA"/>
    </w:rPr>
  </w:style>
  <w:style w:type="character" w:styleId="FootnoteReference">
    <w:name w:val="footnote reference"/>
    <w:basedOn w:val="DefaultParagraphFont"/>
    <w:uiPriority w:val="99"/>
    <w:semiHidden/>
    <w:rsid w:val="00715C19"/>
    <w:rPr>
      <w:vertAlign w:val="superscript"/>
    </w:rPr>
  </w:style>
  <w:style w:type="paragraph" w:styleId="Header">
    <w:name w:val="header"/>
    <w:link w:val="HeaderChar"/>
    <w:uiPriority w:val="99"/>
    <w:rsid w:val="00715C19"/>
    <w:pPr>
      <w:tabs>
        <w:tab w:val="center" w:pos="4153"/>
        <w:tab w:val="right" w:pos="8306"/>
      </w:tabs>
    </w:pPr>
    <w:rPr>
      <w:rFonts w:ascii="Times New Roman" w:eastAsia="Times New Roman" w:hAnsi="Times New Roman" w:cs="Times New Roman"/>
      <w:sz w:val="24"/>
      <w:szCs w:val="24"/>
      <w:lang w:val="en-GB" w:eastAsia="en-GB" w:bidi="ar-SA"/>
    </w:rPr>
  </w:style>
  <w:style w:type="character" w:customStyle="1" w:styleId="HeaderChar">
    <w:name w:val="Header Char"/>
    <w:basedOn w:val="DefaultParagraphFont"/>
    <w:link w:val="Header"/>
    <w:uiPriority w:val="99"/>
    <w:rsid w:val="00715C19"/>
    <w:rPr>
      <w:rFonts w:ascii="Times New Roman" w:eastAsia="Times New Roman" w:hAnsi="Times New Roman" w:cs="Times New Roman"/>
      <w:sz w:val="24"/>
      <w:szCs w:val="24"/>
      <w:lang w:val="en-GB" w:eastAsia="en-GB" w:bidi="ar-SA"/>
    </w:rPr>
  </w:style>
  <w:style w:type="character" w:styleId="Hyperlink">
    <w:name w:val="Hyperlink"/>
    <w:basedOn w:val="DefaultParagraphFont"/>
    <w:uiPriority w:val="99"/>
    <w:rsid w:val="00715C19"/>
    <w:rPr>
      <w:color w:val="0000FF"/>
      <w:u w:val="single"/>
    </w:rPr>
  </w:style>
  <w:style w:type="numbering" w:customStyle="1" w:styleId="NoList1">
    <w:name w:val="No List1"/>
    <w:next w:val="NoList"/>
    <w:uiPriority w:val="99"/>
    <w:semiHidden/>
    <w:unhideWhenUsed/>
    <w:rsid w:val="00715C19"/>
  </w:style>
  <w:style w:type="table" w:styleId="TableGrid">
    <w:name w:val="Table Grid"/>
    <w:basedOn w:val="TableNormal"/>
    <w:uiPriority w:val="59"/>
    <w:rsid w:val="00715C19"/>
    <w:pPr>
      <w:spacing w:after="0" w:line="240" w:lineRule="auto"/>
    </w:pPr>
    <w:rPr>
      <w:rFonts w:ascii="Calibri" w:eastAsia="Calibri" w:hAnsi="Calibri" w:cs="Times New Roman"/>
      <w:sz w:val="20"/>
      <w:szCs w:val="20"/>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2">
    <w:name w:val="No List2"/>
    <w:next w:val="NoList"/>
    <w:uiPriority w:val="99"/>
    <w:semiHidden/>
    <w:unhideWhenUsed/>
    <w:rsid w:val="00715C19"/>
  </w:style>
  <w:style w:type="numbering" w:customStyle="1" w:styleId="NoList3">
    <w:name w:val="No List3"/>
    <w:next w:val="NoList"/>
    <w:uiPriority w:val="99"/>
    <w:semiHidden/>
    <w:unhideWhenUsed/>
    <w:rsid w:val="00715C19"/>
  </w:style>
  <w:style w:type="paragraph" w:customStyle="1" w:styleId="Default">
    <w:name w:val="Default"/>
    <w:rsid w:val="00715C19"/>
    <w:pPr>
      <w:autoSpaceDE w:val="0"/>
      <w:autoSpaceDN w:val="0"/>
      <w:adjustRightInd w:val="0"/>
      <w:spacing w:after="0" w:line="240" w:lineRule="auto"/>
    </w:pPr>
    <w:rPr>
      <w:rFonts w:ascii="Arial" w:eastAsia="Times New Roman" w:hAnsi="Arial" w:cs="Arial"/>
      <w:color w:val="000000"/>
      <w:sz w:val="24"/>
      <w:szCs w:val="24"/>
      <w:lang w:bidi="ar-SA"/>
    </w:rPr>
  </w:style>
  <w:style w:type="table" w:customStyle="1" w:styleId="TableGrid1">
    <w:name w:val="Table Grid1"/>
    <w:basedOn w:val="TableNormal"/>
    <w:next w:val="TableGrid"/>
    <w:uiPriority w:val="59"/>
    <w:rsid w:val="00715C19"/>
    <w:pPr>
      <w:spacing w:after="0" w:line="240" w:lineRule="auto"/>
    </w:pPr>
    <w:rPr>
      <w:rFonts w:ascii="Times New Roman" w:eastAsia="Times New Roman" w:hAnsi="Times New Roman" w:cs="Times New Roman"/>
      <w:sz w:val="20"/>
      <w:szCs w:val="20"/>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715C19"/>
    <w:rPr>
      <w:sz w:val="16"/>
      <w:szCs w:val="16"/>
    </w:rPr>
  </w:style>
  <w:style w:type="paragraph" w:styleId="CommentText">
    <w:name w:val="annotation text"/>
    <w:basedOn w:val="Normal"/>
    <w:link w:val="CommentTextChar"/>
    <w:uiPriority w:val="99"/>
    <w:unhideWhenUsed/>
    <w:rsid w:val="00715C19"/>
    <w:pPr>
      <w:spacing w:after="0" w:line="240" w:lineRule="auto"/>
    </w:pPr>
    <w:rPr>
      <w:rFonts w:ascii="Times New Roman" w:eastAsia="Times New Roman" w:hAnsi="Times New Roman" w:cs="Times New Roman"/>
      <w:sz w:val="20"/>
      <w:szCs w:val="20"/>
      <w:lang w:val="en-GB" w:eastAsia="en-GB" w:bidi="ar-SA"/>
    </w:rPr>
  </w:style>
  <w:style w:type="character" w:customStyle="1" w:styleId="CommentTextChar">
    <w:name w:val="Comment Text Char"/>
    <w:basedOn w:val="DefaultParagraphFont"/>
    <w:link w:val="CommentText"/>
    <w:uiPriority w:val="99"/>
    <w:rsid w:val="00715C19"/>
    <w:rPr>
      <w:rFonts w:ascii="Times New Roman" w:eastAsia="Times New Roman" w:hAnsi="Times New Roman" w:cs="Times New Roman"/>
      <w:sz w:val="20"/>
      <w:szCs w:val="20"/>
      <w:lang w:val="en-GB" w:eastAsia="en-GB" w:bidi="ar-SA"/>
    </w:rPr>
  </w:style>
  <w:style w:type="paragraph" w:styleId="CommentSubject">
    <w:name w:val="annotation subject"/>
    <w:basedOn w:val="CommentText"/>
    <w:next w:val="CommentText"/>
    <w:link w:val="CommentSubjectChar"/>
    <w:uiPriority w:val="99"/>
    <w:semiHidden/>
    <w:unhideWhenUsed/>
    <w:rsid w:val="00715C19"/>
    <w:rPr>
      <w:b/>
      <w:bCs/>
    </w:rPr>
  </w:style>
  <w:style w:type="character" w:customStyle="1" w:styleId="CommentSubjectChar">
    <w:name w:val="Comment Subject Char"/>
    <w:basedOn w:val="CommentTextChar"/>
    <w:link w:val="CommentSubject"/>
    <w:uiPriority w:val="99"/>
    <w:semiHidden/>
    <w:rsid w:val="00715C19"/>
    <w:rPr>
      <w:rFonts w:ascii="Times New Roman" w:eastAsia="Times New Roman" w:hAnsi="Times New Roman" w:cs="Times New Roman"/>
      <w:b/>
      <w:bCs/>
      <w:sz w:val="20"/>
      <w:szCs w:val="20"/>
      <w:lang w:val="en-GB" w:eastAsia="en-GB" w:bidi="ar-SA"/>
    </w:rPr>
  </w:style>
  <w:style w:type="paragraph" w:styleId="BalloonText">
    <w:name w:val="Balloon Text"/>
    <w:basedOn w:val="Normal"/>
    <w:link w:val="BalloonTextChar"/>
    <w:uiPriority w:val="99"/>
    <w:semiHidden/>
    <w:unhideWhenUsed/>
    <w:rsid w:val="00715C19"/>
    <w:pPr>
      <w:spacing w:after="0" w:line="240" w:lineRule="auto"/>
    </w:pPr>
    <w:rPr>
      <w:rFonts w:ascii="Tahoma" w:eastAsia="Times New Roman" w:hAnsi="Tahoma" w:cs="Tahoma"/>
      <w:sz w:val="16"/>
      <w:szCs w:val="16"/>
      <w:lang w:val="en-GB" w:eastAsia="en-GB" w:bidi="ar-SA"/>
    </w:rPr>
  </w:style>
  <w:style w:type="character" w:customStyle="1" w:styleId="BalloonTextChar">
    <w:name w:val="Balloon Text Char"/>
    <w:basedOn w:val="DefaultParagraphFont"/>
    <w:link w:val="BalloonText"/>
    <w:uiPriority w:val="99"/>
    <w:semiHidden/>
    <w:rsid w:val="00715C19"/>
    <w:rPr>
      <w:rFonts w:ascii="Tahoma" w:eastAsia="Times New Roman" w:hAnsi="Tahoma" w:cs="Tahoma"/>
      <w:sz w:val="16"/>
      <w:szCs w:val="16"/>
      <w:lang w:val="en-GB" w:eastAsia="en-GB" w:bidi="ar-SA"/>
    </w:rPr>
  </w:style>
  <w:style w:type="paragraph" w:customStyle="1" w:styleId="TableTitle">
    <w:name w:val="TableTitle"/>
    <w:basedOn w:val="Normal"/>
    <w:rsid w:val="00715C19"/>
    <w:pPr>
      <w:spacing w:after="0" w:line="300" w:lineRule="exact"/>
    </w:pPr>
    <w:rPr>
      <w:rFonts w:ascii="Times New Roman" w:eastAsia="Times New Roman" w:hAnsi="Times New Roman" w:cs="Times New Roman"/>
      <w:sz w:val="24"/>
      <w:szCs w:val="20"/>
      <w:lang w:val="en-GB" w:bidi="ar-SA"/>
    </w:rPr>
  </w:style>
  <w:style w:type="paragraph" w:styleId="Footer">
    <w:name w:val="footer"/>
    <w:basedOn w:val="Normal"/>
    <w:link w:val="FooterChar"/>
    <w:uiPriority w:val="99"/>
    <w:unhideWhenUsed/>
    <w:rsid w:val="00715C19"/>
    <w:pPr>
      <w:tabs>
        <w:tab w:val="center" w:pos="4513"/>
        <w:tab w:val="right" w:pos="9026"/>
      </w:tabs>
      <w:spacing w:after="0" w:line="240" w:lineRule="auto"/>
    </w:pPr>
    <w:rPr>
      <w:rFonts w:ascii="Times New Roman" w:eastAsia="Times New Roman" w:hAnsi="Times New Roman" w:cs="Times New Roman"/>
      <w:sz w:val="24"/>
      <w:szCs w:val="24"/>
      <w:lang w:val="en-GB" w:eastAsia="en-GB" w:bidi="ar-SA"/>
    </w:rPr>
  </w:style>
  <w:style w:type="character" w:customStyle="1" w:styleId="FooterChar">
    <w:name w:val="Footer Char"/>
    <w:basedOn w:val="DefaultParagraphFont"/>
    <w:link w:val="Footer"/>
    <w:uiPriority w:val="99"/>
    <w:rsid w:val="00715C19"/>
    <w:rPr>
      <w:rFonts w:ascii="Times New Roman" w:eastAsia="Times New Roman" w:hAnsi="Times New Roman" w:cs="Times New Roman"/>
      <w:sz w:val="24"/>
      <w:szCs w:val="24"/>
      <w:lang w:val="en-GB" w:eastAsia="en-GB" w:bidi="ar-SA"/>
    </w:rPr>
  </w:style>
  <w:style w:type="character" w:styleId="FollowedHyperlink">
    <w:name w:val="FollowedHyperlink"/>
    <w:basedOn w:val="DefaultParagraphFont"/>
    <w:uiPriority w:val="99"/>
    <w:semiHidden/>
    <w:unhideWhenUsed/>
    <w:rsid w:val="00715C19"/>
    <w:rPr>
      <w:color w:val="800080" w:themeColor="followedHyperlink"/>
      <w:u w:val="single"/>
    </w:rPr>
  </w:style>
  <w:style w:type="character" w:customStyle="1" w:styleId="st1">
    <w:name w:val="st1"/>
    <w:basedOn w:val="DefaultParagraphFont"/>
    <w:rsid w:val="00715C19"/>
  </w:style>
  <w:style w:type="paragraph" w:styleId="HTMLPreformatted">
    <w:name w:val="HTML Preformatted"/>
    <w:basedOn w:val="Normal"/>
    <w:link w:val="HTMLPreformattedChar"/>
    <w:uiPriority w:val="99"/>
    <w:unhideWhenUsed/>
    <w:rsid w:val="00715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715C19"/>
    <w:rPr>
      <w:rFonts w:ascii="Courier New" w:eastAsia="Times New Roman" w:hAnsi="Courier New" w:cs="Courier New"/>
      <w:sz w:val="20"/>
      <w:szCs w:val="20"/>
      <w:lang w:val="en-GB" w:eastAsia="en-GB"/>
    </w:rPr>
  </w:style>
  <w:style w:type="character" w:customStyle="1" w:styleId="gd40030cor">
    <w:name w:val="gd40030cor"/>
    <w:basedOn w:val="DefaultParagraphFont"/>
    <w:rsid w:val="00715C19"/>
  </w:style>
  <w:style w:type="character" w:customStyle="1" w:styleId="gd40030ccr">
    <w:name w:val="gd40030ccr"/>
    <w:basedOn w:val="DefaultParagraphFont"/>
    <w:rsid w:val="00715C19"/>
  </w:style>
  <w:style w:type="paragraph" w:styleId="Caption">
    <w:name w:val="caption"/>
    <w:basedOn w:val="Normal"/>
    <w:next w:val="Normal"/>
    <w:uiPriority w:val="35"/>
    <w:unhideWhenUsed/>
    <w:qFormat/>
    <w:rsid w:val="00715C19"/>
    <w:pPr>
      <w:spacing w:line="240" w:lineRule="auto"/>
    </w:pPr>
    <w:rPr>
      <w:b/>
      <w:bCs/>
      <w:color w:val="4F81BD" w:themeColor="accent1"/>
      <w:sz w:val="18"/>
      <w:szCs w:val="18"/>
      <w:lang w:val="en-GB"/>
    </w:rPr>
  </w:style>
  <w:style w:type="paragraph" w:styleId="DocumentMap">
    <w:name w:val="Document Map"/>
    <w:basedOn w:val="Normal"/>
    <w:link w:val="DocumentMapChar"/>
    <w:uiPriority w:val="99"/>
    <w:semiHidden/>
    <w:unhideWhenUsed/>
    <w:rsid w:val="00715C19"/>
    <w:pPr>
      <w:spacing w:after="0" w:line="240" w:lineRule="auto"/>
    </w:pPr>
    <w:rPr>
      <w:rFonts w:ascii="Tahoma" w:hAnsi="Tahoma" w:cs="Tahoma"/>
      <w:sz w:val="16"/>
      <w:szCs w:val="16"/>
      <w:lang w:val="en-GB"/>
    </w:rPr>
  </w:style>
  <w:style w:type="character" w:customStyle="1" w:styleId="DocumentMapChar">
    <w:name w:val="Document Map Char"/>
    <w:basedOn w:val="DefaultParagraphFont"/>
    <w:link w:val="DocumentMap"/>
    <w:uiPriority w:val="99"/>
    <w:semiHidden/>
    <w:rsid w:val="00715C19"/>
    <w:rPr>
      <w:rFonts w:ascii="Tahoma" w:hAnsi="Tahoma" w:cs="Tahoma"/>
      <w:sz w:val="16"/>
      <w:szCs w:val="16"/>
      <w:lang w:val="en-GB"/>
    </w:rPr>
  </w:style>
  <w:style w:type="paragraph" w:styleId="TOC1">
    <w:name w:val="toc 1"/>
    <w:basedOn w:val="Normal"/>
    <w:next w:val="Normal"/>
    <w:autoRedefine/>
    <w:uiPriority w:val="39"/>
    <w:unhideWhenUsed/>
    <w:rsid w:val="00715C19"/>
    <w:pPr>
      <w:spacing w:after="100"/>
    </w:pPr>
    <w:rPr>
      <w:lang w:val="en-GB"/>
    </w:rPr>
  </w:style>
  <w:style w:type="paragraph" w:styleId="TOC2">
    <w:name w:val="toc 2"/>
    <w:basedOn w:val="Normal"/>
    <w:next w:val="Normal"/>
    <w:autoRedefine/>
    <w:uiPriority w:val="39"/>
    <w:unhideWhenUsed/>
    <w:rsid w:val="00715C19"/>
    <w:pPr>
      <w:spacing w:after="100"/>
      <w:ind w:left="220"/>
    </w:pPr>
    <w:rPr>
      <w:lang w:val="en-GB"/>
    </w:rPr>
  </w:style>
  <w:style w:type="paragraph" w:styleId="TOC3">
    <w:name w:val="toc 3"/>
    <w:basedOn w:val="Normal"/>
    <w:next w:val="Normal"/>
    <w:autoRedefine/>
    <w:uiPriority w:val="39"/>
    <w:unhideWhenUsed/>
    <w:rsid w:val="00715C19"/>
    <w:pPr>
      <w:spacing w:after="100"/>
      <w:ind w:left="440"/>
    </w:pPr>
    <w:rPr>
      <w:lang w:val="en-GB"/>
    </w:rPr>
  </w:style>
  <w:style w:type="paragraph" w:styleId="TableofFigures">
    <w:name w:val="table of figures"/>
    <w:basedOn w:val="Normal"/>
    <w:next w:val="Normal"/>
    <w:uiPriority w:val="99"/>
    <w:unhideWhenUsed/>
    <w:rsid w:val="00715C19"/>
    <w:pPr>
      <w:spacing w:after="0"/>
    </w:pPr>
    <w:rPr>
      <w:lang w:val="en-GB"/>
    </w:rPr>
  </w:style>
  <w:style w:type="paragraph" w:styleId="Revision">
    <w:name w:val="Revision"/>
    <w:hidden/>
    <w:uiPriority w:val="99"/>
    <w:semiHidden/>
    <w:rsid w:val="00715C19"/>
    <w:pPr>
      <w:spacing w:after="0" w:line="240" w:lineRule="auto"/>
    </w:pPr>
    <w:rPr>
      <w:lang w:val="en-GB"/>
    </w:rPr>
  </w:style>
  <w:style w:type="paragraph" w:customStyle="1" w:styleId="Heading31">
    <w:name w:val="Heading 31"/>
    <w:next w:val="Normal"/>
    <w:uiPriority w:val="9"/>
    <w:rsid w:val="00715C19"/>
    <w:pPr>
      <w:keepNext/>
      <w:spacing w:before="240" w:after="60"/>
      <w:outlineLvl w:val="2"/>
    </w:pPr>
    <w:rPr>
      <w:rFonts w:ascii="Arial" w:eastAsia="Times New Roman" w:hAnsi="Arial" w:cs="Arial"/>
      <w:b/>
      <w:bCs/>
      <w:sz w:val="26"/>
      <w:szCs w:val="26"/>
      <w:lang w:val="en-GB" w:eastAsia="en-GB" w:bidi="ar-SA"/>
    </w:rPr>
  </w:style>
  <w:style w:type="character" w:customStyle="1" w:styleId="apple-converted-space">
    <w:name w:val="apple-converted-space"/>
    <w:basedOn w:val="DefaultParagraphFont"/>
    <w:rsid w:val="00772D0B"/>
  </w:style>
  <w:style w:type="paragraph" w:styleId="ListBullet">
    <w:name w:val="List Bullet"/>
    <w:basedOn w:val="Normal"/>
    <w:uiPriority w:val="99"/>
    <w:unhideWhenUsed/>
    <w:rsid w:val="00AE69C3"/>
    <w:pPr>
      <w:numPr>
        <w:numId w:val="8"/>
      </w:numPr>
      <w:contextualSpacing/>
    </w:pPr>
  </w:style>
  <w:style w:type="paragraph" w:styleId="NormalWeb">
    <w:name w:val="Normal (Web)"/>
    <w:basedOn w:val="Normal"/>
    <w:uiPriority w:val="99"/>
    <w:unhideWhenUsed/>
    <w:rsid w:val="009C2038"/>
    <w:pPr>
      <w:spacing w:before="100" w:beforeAutospacing="1" w:after="100" w:afterAutospacing="1" w:line="240" w:lineRule="auto"/>
    </w:pPr>
    <w:rPr>
      <w:rFonts w:ascii="Times New Roman" w:hAnsi="Times New Roman" w:cs="Times New Roman"/>
      <w:sz w:val="24"/>
      <w:szCs w:val="24"/>
      <w:lang w:val="en-GB" w:eastAsia="en-GB" w:bidi="ar-SA"/>
    </w:rPr>
  </w:style>
  <w:style w:type="table" w:customStyle="1" w:styleId="TableGrid2">
    <w:name w:val="Table Grid2"/>
    <w:basedOn w:val="TableNormal"/>
    <w:next w:val="TableGrid"/>
    <w:uiPriority w:val="59"/>
    <w:rsid w:val="007B0965"/>
    <w:pPr>
      <w:spacing w:after="0" w:line="240" w:lineRule="auto"/>
    </w:pPr>
    <w:rPr>
      <w:rFonts w:eastAsiaTheme="minorHAnsi"/>
      <w:lang w:val="en-GB"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1C47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2443263">
      <w:bodyDiv w:val="1"/>
      <w:marLeft w:val="0"/>
      <w:marRight w:val="0"/>
      <w:marTop w:val="0"/>
      <w:marBottom w:val="0"/>
      <w:divBdr>
        <w:top w:val="none" w:sz="0" w:space="0" w:color="auto"/>
        <w:left w:val="none" w:sz="0" w:space="0" w:color="auto"/>
        <w:bottom w:val="none" w:sz="0" w:space="0" w:color="auto"/>
        <w:right w:val="none" w:sz="0" w:space="0" w:color="auto"/>
      </w:divBdr>
    </w:div>
    <w:div w:id="352731469">
      <w:bodyDiv w:val="1"/>
      <w:marLeft w:val="0"/>
      <w:marRight w:val="0"/>
      <w:marTop w:val="0"/>
      <w:marBottom w:val="0"/>
      <w:divBdr>
        <w:top w:val="none" w:sz="0" w:space="0" w:color="auto"/>
        <w:left w:val="none" w:sz="0" w:space="0" w:color="auto"/>
        <w:bottom w:val="none" w:sz="0" w:space="0" w:color="auto"/>
        <w:right w:val="none" w:sz="0" w:space="0" w:color="auto"/>
      </w:divBdr>
      <w:divsChild>
        <w:div w:id="1832015921">
          <w:marLeft w:val="0"/>
          <w:marRight w:val="0"/>
          <w:marTop w:val="0"/>
          <w:marBottom w:val="0"/>
          <w:divBdr>
            <w:top w:val="none" w:sz="0" w:space="0" w:color="auto"/>
            <w:left w:val="none" w:sz="0" w:space="0" w:color="auto"/>
            <w:bottom w:val="none" w:sz="0" w:space="0" w:color="auto"/>
            <w:right w:val="none" w:sz="0" w:space="0" w:color="auto"/>
          </w:divBdr>
          <w:divsChild>
            <w:div w:id="1404529119">
              <w:marLeft w:val="0"/>
              <w:marRight w:val="0"/>
              <w:marTop w:val="0"/>
              <w:marBottom w:val="0"/>
              <w:divBdr>
                <w:top w:val="none" w:sz="0" w:space="0" w:color="auto"/>
                <w:left w:val="none" w:sz="0" w:space="0" w:color="auto"/>
                <w:bottom w:val="none" w:sz="0" w:space="0" w:color="auto"/>
                <w:right w:val="none" w:sz="0" w:space="0" w:color="auto"/>
              </w:divBdr>
              <w:divsChild>
                <w:div w:id="1460030850">
                  <w:marLeft w:val="0"/>
                  <w:marRight w:val="0"/>
                  <w:marTop w:val="0"/>
                  <w:marBottom w:val="0"/>
                  <w:divBdr>
                    <w:top w:val="none" w:sz="0" w:space="0" w:color="auto"/>
                    <w:left w:val="none" w:sz="0" w:space="0" w:color="auto"/>
                    <w:bottom w:val="none" w:sz="0" w:space="0" w:color="auto"/>
                    <w:right w:val="none" w:sz="0" w:space="0" w:color="auto"/>
                  </w:divBdr>
                  <w:divsChild>
                    <w:div w:id="2054186325">
                      <w:marLeft w:val="0"/>
                      <w:marRight w:val="0"/>
                      <w:marTop w:val="0"/>
                      <w:marBottom w:val="0"/>
                      <w:divBdr>
                        <w:top w:val="none" w:sz="0" w:space="0" w:color="auto"/>
                        <w:left w:val="none" w:sz="0" w:space="0" w:color="auto"/>
                        <w:bottom w:val="none" w:sz="0" w:space="0" w:color="auto"/>
                        <w:right w:val="none" w:sz="0" w:space="0" w:color="auto"/>
                      </w:divBdr>
                      <w:divsChild>
                        <w:div w:id="1538661099">
                          <w:marLeft w:val="0"/>
                          <w:marRight w:val="0"/>
                          <w:marTop w:val="0"/>
                          <w:marBottom w:val="0"/>
                          <w:divBdr>
                            <w:top w:val="none" w:sz="0" w:space="0" w:color="auto"/>
                            <w:left w:val="none" w:sz="0" w:space="0" w:color="auto"/>
                            <w:bottom w:val="none" w:sz="0" w:space="0" w:color="auto"/>
                            <w:right w:val="none" w:sz="0" w:space="0" w:color="auto"/>
                          </w:divBdr>
                          <w:divsChild>
                            <w:div w:id="1131939409">
                              <w:marLeft w:val="0"/>
                              <w:marRight w:val="0"/>
                              <w:marTop w:val="0"/>
                              <w:marBottom w:val="0"/>
                              <w:divBdr>
                                <w:top w:val="none" w:sz="0" w:space="0" w:color="auto"/>
                                <w:left w:val="none" w:sz="0" w:space="0" w:color="auto"/>
                                <w:bottom w:val="none" w:sz="0" w:space="0" w:color="auto"/>
                                <w:right w:val="none" w:sz="0" w:space="0" w:color="auto"/>
                              </w:divBdr>
                              <w:divsChild>
                                <w:div w:id="475296665">
                                  <w:marLeft w:val="0"/>
                                  <w:marRight w:val="0"/>
                                  <w:marTop w:val="0"/>
                                  <w:marBottom w:val="0"/>
                                  <w:divBdr>
                                    <w:top w:val="none" w:sz="0" w:space="0" w:color="auto"/>
                                    <w:left w:val="none" w:sz="0" w:space="0" w:color="auto"/>
                                    <w:bottom w:val="none" w:sz="0" w:space="0" w:color="auto"/>
                                    <w:right w:val="none" w:sz="0" w:space="0" w:color="auto"/>
                                  </w:divBdr>
                                  <w:divsChild>
                                    <w:div w:id="1482580829">
                                      <w:marLeft w:val="0"/>
                                      <w:marRight w:val="0"/>
                                      <w:marTop w:val="0"/>
                                      <w:marBottom w:val="0"/>
                                      <w:divBdr>
                                        <w:top w:val="none" w:sz="0" w:space="0" w:color="auto"/>
                                        <w:left w:val="none" w:sz="0" w:space="0" w:color="auto"/>
                                        <w:bottom w:val="none" w:sz="0" w:space="0" w:color="auto"/>
                                        <w:right w:val="none" w:sz="0" w:space="0" w:color="auto"/>
                                      </w:divBdr>
                                      <w:divsChild>
                                        <w:div w:id="383942606">
                                          <w:marLeft w:val="0"/>
                                          <w:marRight w:val="0"/>
                                          <w:marTop w:val="0"/>
                                          <w:marBottom w:val="0"/>
                                          <w:divBdr>
                                            <w:top w:val="none" w:sz="0" w:space="0" w:color="auto"/>
                                            <w:left w:val="none" w:sz="0" w:space="0" w:color="auto"/>
                                            <w:bottom w:val="none" w:sz="0" w:space="0" w:color="auto"/>
                                            <w:right w:val="none" w:sz="0" w:space="0" w:color="auto"/>
                                          </w:divBdr>
                                          <w:divsChild>
                                            <w:div w:id="1341422463">
                                              <w:marLeft w:val="0"/>
                                              <w:marRight w:val="0"/>
                                              <w:marTop w:val="0"/>
                                              <w:marBottom w:val="0"/>
                                              <w:divBdr>
                                                <w:top w:val="none" w:sz="0" w:space="0" w:color="auto"/>
                                                <w:left w:val="none" w:sz="0" w:space="0" w:color="auto"/>
                                                <w:bottom w:val="none" w:sz="0" w:space="0" w:color="auto"/>
                                                <w:right w:val="none" w:sz="0" w:space="0" w:color="auto"/>
                                              </w:divBdr>
                                              <w:divsChild>
                                                <w:div w:id="280648810">
                                                  <w:marLeft w:val="0"/>
                                                  <w:marRight w:val="0"/>
                                                  <w:marTop w:val="0"/>
                                                  <w:marBottom w:val="0"/>
                                                  <w:divBdr>
                                                    <w:top w:val="none" w:sz="0" w:space="0" w:color="auto"/>
                                                    <w:left w:val="none" w:sz="0" w:space="0" w:color="auto"/>
                                                    <w:bottom w:val="none" w:sz="0" w:space="0" w:color="auto"/>
                                                    <w:right w:val="none" w:sz="0" w:space="0" w:color="auto"/>
                                                  </w:divBdr>
                                                  <w:divsChild>
                                                    <w:div w:id="1198349035">
                                                      <w:marLeft w:val="0"/>
                                                      <w:marRight w:val="0"/>
                                                      <w:marTop w:val="0"/>
                                                      <w:marBottom w:val="0"/>
                                                      <w:divBdr>
                                                        <w:top w:val="none" w:sz="0" w:space="0" w:color="auto"/>
                                                        <w:left w:val="none" w:sz="0" w:space="0" w:color="auto"/>
                                                        <w:bottom w:val="none" w:sz="0" w:space="0" w:color="auto"/>
                                                        <w:right w:val="none" w:sz="0" w:space="0" w:color="auto"/>
                                                      </w:divBdr>
                                                      <w:divsChild>
                                                        <w:div w:id="416631852">
                                                          <w:marLeft w:val="0"/>
                                                          <w:marRight w:val="0"/>
                                                          <w:marTop w:val="0"/>
                                                          <w:marBottom w:val="0"/>
                                                          <w:divBdr>
                                                            <w:top w:val="none" w:sz="0" w:space="0" w:color="auto"/>
                                                            <w:left w:val="none" w:sz="0" w:space="0" w:color="auto"/>
                                                            <w:bottom w:val="none" w:sz="0" w:space="0" w:color="auto"/>
                                                            <w:right w:val="none" w:sz="0" w:space="0" w:color="auto"/>
                                                          </w:divBdr>
                                                          <w:divsChild>
                                                            <w:div w:id="233126190">
                                                              <w:marLeft w:val="0"/>
                                                              <w:marRight w:val="0"/>
                                                              <w:marTop w:val="0"/>
                                                              <w:marBottom w:val="0"/>
                                                              <w:divBdr>
                                                                <w:top w:val="none" w:sz="0" w:space="0" w:color="auto"/>
                                                                <w:left w:val="none" w:sz="0" w:space="0" w:color="auto"/>
                                                                <w:bottom w:val="none" w:sz="0" w:space="0" w:color="auto"/>
                                                                <w:right w:val="none" w:sz="0" w:space="0" w:color="auto"/>
                                                              </w:divBdr>
                                                              <w:divsChild>
                                                                <w:div w:id="1306855151">
                                                                  <w:marLeft w:val="0"/>
                                                                  <w:marRight w:val="0"/>
                                                                  <w:marTop w:val="0"/>
                                                                  <w:marBottom w:val="0"/>
                                                                  <w:divBdr>
                                                                    <w:top w:val="none" w:sz="0" w:space="0" w:color="auto"/>
                                                                    <w:left w:val="none" w:sz="0" w:space="0" w:color="auto"/>
                                                                    <w:bottom w:val="none" w:sz="0" w:space="0" w:color="auto"/>
                                                                    <w:right w:val="none" w:sz="0" w:space="0" w:color="auto"/>
                                                                  </w:divBdr>
                                                                  <w:divsChild>
                                                                    <w:div w:id="1473206292">
                                                                      <w:marLeft w:val="0"/>
                                                                      <w:marRight w:val="0"/>
                                                                      <w:marTop w:val="0"/>
                                                                      <w:marBottom w:val="0"/>
                                                                      <w:divBdr>
                                                                        <w:top w:val="none" w:sz="0" w:space="0" w:color="auto"/>
                                                                        <w:left w:val="none" w:sz="0" w:space="0" w:color="auto"/>
                                                                        <w:bottom w:val="none" w:sz="0" w:space="0" w:color="auto"/>
                                                                        <w:right w:val="none" w:sz="0" w:space="0" w:color="auto"/>
                                                                      </w:divBdr>
                                                                      <w:divsChild>
                                                                        <w:div w:id="1673678176">
                                                                          <w:marLeft w:val="0"/>
                                                                          <w:marRight w:val="0"/>
                                                                          <w:marTop w:val="0"/>
                                                                          <w:marBottom w:val="0"/>
                                                                          <w:divBdr>
                                                                            <w:top w:val="none" w:sz="0" w:space="0" w:color="auto"/>
                                                                            <w:left w:val="none" w:sz="0" w:space="0" w:color="auto"/>
                                                                            <w:bottom w:val="none" w:sz="0" w:space="0" w:color="auto"/>
                                                                            <w:right w:val="none" w:sz="0" w:space="0" w:color="auto"/>
                                                                          </w:divBdr>
                                                                          <w:divsChild>
                                                                            <w:div w:id="435292043">
                                                                              <w:marLeft w:val="0"/>
                                                                              <w:marRight w:val="0"/>
                                                                              <w:marTop w:val="0"/>
                                                                              <w:marBottom w:val="0"/>
                                                                              <w:divBdr>
                                                                                <w:top w:val="none" w:sz="0" w:space="0" w:color="auto"/>
                                                                                <w:left w:val="none" w:sz="0" w:space="0" w:color="auto"/>
                                                                                <w:bottom w:val="none" w:sz="0" w:space="0" w:color="auto"/>
                                                                                <w:right w:val="none" w:sz="0" w:space="0" w:color="auto"/>
                                                                              </w:divBdr>
                                                                              <w:divsChild>
                                                                                <w:div w:id="154856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41379327">
      <w:bodyDiv w:val="1"/>
      <w:marLeft w:val="0"/>
      <w:marRight w:val="0"/>
      <w:marTop w:val="0"/>
      <w:marBottom w:val="0"/>
      <w:divBdr>
        <w:top w:val="none" w:sz="0" w:space="0" w:color="auto"/>
        <w:left w:val="none" w:sz="0" w:space="0" w:color="auto"/>
        <w:bottom w:val="none" w:sz="0" w:space="0" w:color="auto"/>
        <w:right w:val="none" w:sz="0" w:space="0" w:color="auto"/>
      </w:divBdr>
      <w:divsChild>
        <w:div w:id="1363896004">
          <w:marLeft w:val="0"/>
          <w:marRight w:val="0"/>
          <w:marTop w:val="0"/>
          <w:marBottom w:val="0"/>
          <w:divBdr>
            <w:top w:val="none" w:sz="0" w:space="0" w:color="auto"/>
            <w:left w:val="none" w:sz="0" w:space="0" w:color="auto"/>
            <w:bottom w:val="none" w:sz="0" w:space="0" w:color="auto"/>
            <w:right w:val="none" w:sz="0" w:space="0" w:color="auto"/>
          </w:divBdr>
          <w:divsChild>
            <w:div w:id="1403333626">
              <w:marLeft w:val="0"/>
              <w:marRight w:val="0"/>
              <w:marTop w:val="0"/>
              <w:marBottom w:val="0"/>
              <w:divBdr>
                <w:top w:val="none" w:sz="0" w:space="0" w:color="auto"/>
                <w:left w:val="none" w:sz="0" w:space="0" w:color="auto"/>
                <w:bottom w:val="none" w:sz="0" w:space="0" w:color="auto"/>
                <w:right w:val="none" w:sz="0" w:space="0" w:color="auto"/>
              </w:divBdr>
              <w:divsChild>
                <w:div w:id="2034184635">
                  <w:marLeft w:val="0"/>
                  <w:marRight w:val="0"/>
                  <w:marTop w:val="0"/>
                  <w:marBottom w:val="0"/>
                  <w:divBdr>
                    <w:top w:val="none" w:sz="0" w:space="0" w:color="auto"/>
                    <w:left w:val="none" w:sz="0" w:space="0" w:color="auto"/>
                    <w:bottom w:val="none" w:sz="0" w:space="0" w:color="auto"/>
                    <w:right w:val="none" w:sz="0" w:space="0" w:color="auto"/>
                  </w:divBdr>
                  <w:divsChild>
                    <w:div w:id="734357361">
                      <w:marLeft w:val="0"/>
                      <w:marRight w:val="0"/>
                      <w:marTop w:val="0"/>
                      <w:marBottom w:val="0"/>
                      <w:divBdr>
                        <w:top w:val="none" w:sz="0" w:space="0" w:color="auto"/>
                        <w:left w:val="none" w:sz="0" w:space="0" w:color="auto"/>
                        <w:bottom w:val="none" w:sz="0" w:space="0" w:color="auto"/>
                        <w:right w:val="none" w:sz="0" w:space="0" w:color="auto"/>
                      </w:divBdr>
                      <w:divsChild>
                        <w:div w:id="714040723">
                          <w:marLeft w:val="0"/>
                          <w:marRight w:val="0"/>
                          <w:marTop w:val="0"/>
                          <w:marBottom w:val="0"/>
                          <w:divBdr>
                            <w:top w:val="none" w:sz="0" w:space="0" w:color="auto"/>
                            <w:left w:val="none" w:sz="0" w:space="0" w:color="auto"/>
                            <w:bottom w:val="none" w:sz="0" w:space="0" w:color="auto"/>
                            <w:right w:val="none" w:sz="0" w:space="0" w:color="auto"/>
                          </w:divBdr>
                          <w:divsChild>
                            <w:div w:id="98568815">
                              <w:marLeft w:val="0"/>
                              <w:marRight w:val="0"/>
                              <w:marTop w:val="0"/>
                              <w:marBottom w:val="0"/>
                              <w:divBdr>
                                <w:top w:val="none" w:sz="0" w:space="0" w:color="auto"/>
                                <w:left w:val="none" w:sz="0" w:space="0" w:color="auto"/>
                                <w:bottom w:val="none" w:sz="0" w:space="0" w:color="auto"/>
                                <w:right w:val="none" w:sz="0" w:space="0" w:color="auto"/>
                              </w:divBdr>
                              <w:divsChild>
                                <w:div w:id="611785164">
                                  <w:marLeft w:val="0"/>
                                  <w:marRight w:val="0"/>
                                  <w:marTop w:val="0"/>
                                  <w:marBottom w:val="0"/>
                                  <w:divBdr>
                                    <w:top w:val="none" w:sz="0" w:space="0" w:color="auto"/>
                                    <w:left w:val="none" w:sz="0" w:space="0" w:color="auto"/>
                                    <w:bottom w:val="none" w:sz="0" w:space="0" w:color="auto"/>
                                    <w:right w:val="none" w:sz="0" w:space="0" w:color="auto"/>
                                  </w:divBdr>
                                  <w:divsChild>
                                    <w:div w:id="1302422306">
                                      <w:marLeft w:val="0"/>
                                      <w:marRight w:val="0"/>
                                      <w:marTop w:val="0"/>
                                      <w:marBottom w:val="0"/>
                                      <w:divBdr>
                                        <w:top w:val="none" w:sz="0" w:space="0" w:color="auto"/>
                                        <w:left w:val="none" w:sz="0" w:space="0" w:color="auto"/>
                                        <w:bottom w:val="none" w:sz="0" w:space="0" w:color="auto"/>
                                        <w:right w:val="none" w:sz="0" w:space="0" w:color="auto"/>
                                      </w:divBdr>
                                      <w:divsChild>
                                        <w:div w:id="192228042">
                                          <w:marLeft w:val="0"/>
                                          <w:marRight w:val="0"/>
                                          <w:marTop w:val="0"/>
                                          <w:marBottom w:val="0"/>
                                          <w:divBdr>
                                            <w:top w:val="none" w:sz="0" w:space="0" w:color="auto"/>
                                            <w:left w:val="none" w:sz="0" w:space="0" w:color="auto"/>
                                            <w:bottom w:val="none" w:sz="0" w:space="0" w:color="auto"/>
                                            <w:right w:val="none" w:sz="0" w:space="0" w:color="auto"/>
                                          </w:divBdr>
                                          <w:divsChild>
                                            <w:div w:id="818763781">
                                              <w:marLeft w:val="0"/>
                                              <w:marRight w:val="0"/>
                                              <w:marTop w:val="0"/>
                                              <w:marBottom w:val="0"/>
                                              <w:divBdr>
                                                <w:top w:val="none" w:sz="0" w:space="0" w:color="auto"/>
                                                <w:left w:val="none" w:sz="0" w:space="0" w:color="auto"/>
                                                <w:bottom w:val="none" w:sz="0" w:space="0" w:color="auto"/>
                                                <w:right w:val="none" w:sz="0" w:space="0" w:color="auto"/>
                                              </w:divBdr>
                                              <w:divsChild>
                                                <w:div w:id="258760943">
                                                  <w:marLeft w:val="0"/>
                                                  <w:marRight w:val="0"/>
                                                  <w:marTop w:val="0"/>
                                                  <w:marBottom w:val="0"/>
                                                  <w:divBdr>
                                                    <w:top w:val="none" w:sz="0" w:space="0" w:color="auto"/>
                                                    <w:left w:val="none" w:sz="0" w:space="0" w:color="auto"/>
                                                    <w:bottom w:val="none" w:sz="0" w:space="0" w:color="auto"/>
                                                    <w:right w:val="none" w:sz="0" w:space="0" w:color="auto"/>
                                                  </w:divBdr>
                                                  <w:divsChild>
                                                    <w:div w:id="1921870993">
                                                      <w:marLeft w:val="0"/>
                                                      <w:marRight w:val="0"/>
                                                      <w:marTop w:val="0"/>
                                                      <w:marBottom w:val="0"/>
                                                      <w:divBdr>
                                                        <w:top w:val="none" w:sz="0" w:space="0" w:color="auto"/>
                                                        <w:left w:val="none" w:sz="0" w:space="0" w:color="auto"/>
                                                        <w:bottom w:val="none" w:sz="0" w:space="0" w:color="auto"/>
                                                        <w:right w:val="none" w:sz="0" w:space="0" w:color="auto"/>
                                                      </w:divBdr>
                                                      <w:divsChild>
                                                        <w:div w:id="1973363680">
                                                          <w:marLeft w:val="0"/>
                                                          <w:marRight w:val="0"/>
                                                          <w:marTop w:val="0"/>
                                                          <w:marBottom w:val="0"/>
                                                          <w:divBdr>
                                                            <w:top w:val="none" w:sz="0" w:space="0" w:color="auto"/>
                                                            <w:left w:val="none" w:sz="0" w:space="0" w:color="auto"/>
                                                            <w:bottom w:val="none" w:sz="0" w:space="0" w:color="auto"/>
                                                            <w:right w:val="none" w:sz="0" w:space="0" w:color="auto"/>
                                                          </w:divBdr>
                                                          <w:divsChild>
                                                            <w:div w:id="112943494">
                                                              <w:marLeft w:val="0"/>
                                                              <w:marRight w:val="0"/>
                                                              <w:marTop w:val="0"/>
                                                              <w:marBottom w:val="0"/>
                                                              <w:divBdr>
                                                                <w:top w:val="none" w:sz="0" w:space="0" w:color="auto"/>
                                                                <w:left w:val="none" w:sz="0" w:space="0" w:color="auto"/>
                                                                <w:bottom w:val="none" w:sz="0" w:space="0" w:color="auto"/>
                                                                <w:right w:val="none" w:sz="0" w:space="0" w:color="auto"/>
                                                              </w:divBdr>
                                                              <w:divsChild>
                                                                <w:div w:id="148253737">
                                                                  <w:marLeft w:val="0"/>
                                                                  <w:marRight w:val="0"/>
                                                                  <w:marTop w:val="0"/>
                                                                  <w:marBottom w:val="0"/>
                                                                  <w:divBdr>
                                                                    <w:top w:val="none" w:sz="0" w:space="0" w:color="auto"/>
                                                                    <w:left w:val="none" w:sz="0" w:space="0" w:color="auto"/>
                                                                    <w:bottom w:val="none" w:sz="0" w:space="0" w:color="auto"/>
                                                                    <w:right w:val="none" w:sz="0" w:space="0" w:color="auto"/>
                                                                  </w:divBdr>
                                                                  <w:divsChild>
                                                                    <w:div w:id="570777779">
                                                                      <w:marLeft w:val="0"/>
                                                                      <w:marRight w:val="0"/>
                                                                      <w:marTop w:val="0"/>
                                                                      <w:marBottom w:val="0"/>
                                                                      <w:divBdr>
                                                                        <w:top w:val="none" w:sz="0" w:space="0" w:color="auto"/>
                                                                        <w:left w:val="none" w:sz="0" w:space="0" w:color="auto"/>
                                                                        <w:bottom w:val="none" w:sz="0" w:space="0" w:color="auto"/>
                                                                        <w:right w:val="none" w:sz="0" w:space="0" w:color="auto"/>
                                                                      </w:divBdr>
                                                                      <w:divsChild>
                                                                        <w:div w:id="1049260746">
                                                                          <w:marLeft w:val="0"/>
                                                                          <w:marRight w:val="0"/>
                                                                          <w:marTop w:val="0"/>
                                                                          <w:marBottom w:val="0"/>
                                                                          <w:divBdr>
                                                                            <w:top w:val="none" w:sz="0" w:space="0" w:color="auto"/>
                                                                            <w:left w:val="none" w:sz="0" w:space="0" w:color="auto"/>
                                                                            <w:bottom w:val="none" w:sz="0" w:space="0" w:color="auto"/>
                                                                            <w:right w:val="none" w:sz="0" w:space="0" w:color="auto"/>
                                                                          </w:divBdr>
                                                                          <w:divsChild>
                                                                            <w:div w:id="730234356">
                                                                              <w:marLeft w:val="0"/>
                                                                              <w:marRight w:val="0"/>
                                                                              <w:marTop w:val="0"/>
                                                                              <w:marBottom w:val="0"/>
                                                                              <w:divBdr>
                                                                                <w:top w:val="none" w:sz="0" w:space="0" w:color="auto"/>
                                                                                <w:left w:val="none" w:sz="0" w:space="0" w:color="auto"/>
                                                                                <w:bottom w:val="none" w:sz="0" w:space="0" w:color="auto"/>
                                                                                <w:right w:val="none" w:sz="0" w:space="0" w:color="auto"/>
                                                                              </w:divBdr>
                                                                              <w:divsChild>
                                                                                <w:div w:id="1076318216">
                                                                                  <w:marLeft w:val="0"/>
                                                                                  <w:marRight w:val="0"/>
                                                                                  <w:marTop w:val="0"/>
                                                                                  <w:marBottom w:val="0"/>
                                                                                  <w:divBdr>
                                                                                    <w:top w:val="none" w:sz="0" w:space="0" w:color="auto"/>
                                                                                    <w:left w:val="none" w:sz="0" w:space="0" w:color="auto"/>
                                                                                    <w:bottom w:val="none" w:sz="0" w:space="0" w:color="auto"/>
                                                                                    <w:right w:val="none" w:sz="0" w:space="0" w:color="auto"/>
                                                                                  </w:divBdr>
                                                                                  <w:divsChild>
                                                                                    <w:div w:id="880246201">
                                                                                      <w:marLeft w:val="0"/>
                                                                                      <w:marRight w:val="0"/>
                                                                                      <w:marTop w:val="0"/>
                                                                                      <w:marBottom w:val="0"/>
                                                                                      <w:divBdr>
                                                                                        <w:top w:val="none" w:sz="0" w:space="0" w:color="auto"/>
                                                                                        <w:left w:val="none" w:sz="0" w:space="0" w:color="auto"/>
                                                                                        <w:bottom w:val="none" w:sz="0" w:space="0" w:color="auto"/>
                                                                                        <w:right w:val="none" w:sz="0" w:space="0" w:color="auto"/>
                                                                                      </w:divBdr>
                                                                                      <w:divsChild>
                                                                                        <w:div w:id="29769821">
                                                                                          <w:marLeft w:val="0"/>
                                                                                          <w:marRight w:val="0"/>
                                                                                          <w:marTop w:val="0"/>
                                                                                          <w:marBottom w:val="0"/>
                                                                                          <w:divBdr>
                                                                                            <w:top w:val="none" w:sz="0" w:space="0" w:color="auto"/>
                                                                                            <w:left w:val="none" w:sz="0" w:space="0" w:color="auto"/>
                                                                                            <w:bottom w:val="none" w:sz="0" w:space="0" w:color="auto"/>
                                                                                            <w:right w:val="none" w:sz="0" w:space="0" w:color="auto"/>
                                                                                          </w:divBdr>
                                                                                          <w:divsChild>
                                                                                            <w:div w:id="1152408798">
                                                                                              <w:marLeft w:val="0"/>
                                                                                              <w:marRight w:val="0"/>
                                                                                              <w:marTop w:val="0"/>
                                                                                              <w:marBottom w:val="0"/>
                                                                                              <w:divBdr>
                                                                                                <w:top w:val="none" w:sz="0" w:space="0" w:color="auto"/>
                                                                                                <w:left w:val="none" w:sz="0" w:space="0" w:color="auto"/>
                                                                                                <w:bottom w:val="none" w:sz="0" w:space="0" w:color="auto"/>
                                                                                                <w:right w:val="none" w:sz="0" w:space="0" w:color="auto"/>
                                                                                              </w:divBdr>
                                                                                              <w:divsChild>
                                                                                                <w:div w:id="55162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hyperlink" Target="http://resources.bmj.com/bmj/authors/editorial-policies/competing-interests/" TargetMode="Externa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image" Target="media/image32.jpeg"/><Relationship Id="rId4" Type="http://schemas.microsoft.com/office/2007/relationships/stylesWithEffects" Target="stylesWithEffects.xml"/><Relationship Id="rId9" Type="http://schemas.openxmlformats.org/officeDocument/2006/relationships/hyperlink" Target="http://www.bmj.com/sites/default/files/BMJ%20Author%20Licence%20March%202013.doc" TargetMode="Externa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A3E1556-AC1C-4B6D-BCED-1C5819513C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TotalTime>
  <Pages>60</Pages>
  <Words>31927</Words>
  <Characters>181986</Characters>
  <Application>Microsoft Office Word</Application>
  <DocSecurity>0</DocSecurity>
  <Lines>1516</Lines>
  <Paragraphs>426</Paragraphs>
  <ScaleCrop>false</ScaleCrop>
  <HeadingPairs>
    <vt:vector size="2" baseType="variant">
      <vt:variant>
        <vt:lpstr>Title</vt:lpstr>
      </vt:variant>
      <vt:variant>
        <vt:i4>1</vt:i4>
      </vt:variant>
    </vt:vector>
  </HeadingPairs>
  <TitlesOfParts>
    <vt:vector size="1" baseType="lpstr">
      <vt:lpstr/>
    </vt:vector>
  </TitlesOfParts>
  <Company>Your Company Name</Company>
  <LinksUpToDate>false</LinksUpToDate>
  <CharactersWithSpaces>213487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 Minton</dc:creator>
  <cp:lastModifiedBy>Jon Minton</cp:lastModifiedBy>
  <cp:revision>13</cp:revision>
  <cp:lastPrinted>2013-09-05T11:15:00Z</cp:lastPrinted>
  <dcterms:created xsi:type="dcterms:W3CDTF">2013-04-24T13:31:00Z</dcterms:created>
  <dcterms:modified xsi:type="dcterms:W3CDTF">2013-09-06T08:59:00Z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http://www.zotero.org/styles/bmj</vt:lpwstr>
  </property>
  <property fmtid="{D5CDD505-2E9C-101B-9397-08002B2CF9AE}" pid="3" name="Mendeley Document_1">
    <vt:lpwstr>True</vt:lpwstr>
  </property>
  <property fmtid="{D5CDD505-2E9C-101B-9397-08002B2CF9AE}" pid="4" name="Mendeley User Name_1">
    <vt:lpwstr>j.minton@sheffield.ac.uk@www.mendeley.com</vt:lpwstr>
  </property>
  <property fmtid="{D5CDD505-2E9C-101B-9397-08002B2CF9AE}" pid="5" name="Mendeley Recent Style Name 0_1">
    <vt:lpwstr>American Political Science Association</vt:lpwstr>
  </property>
  <property fmtid="{D5CDD505-2E9C-101B-9397-08002B2CF9AE}" pid="6" name="Mendeley Recent Style Id 0_1">
    <vt:lpwstr>http://www.zotero.org/styles/apsa</vt:lpwstr>
  </property>
  <property fmtid="{D5CDD505-2E9C-101B-9397-08002B2CF9AE}" pid="7" name="Mendeley Recent Style Name 1_1">
    <vt:lpwstr>American Psychological Association 6th Edition</vt:lpwstr>
  </property>
  <property fmtid="{D5CDD505-2E9C-101B-9397-08002B2CF9AE}" pid="8" name="Mendeley Recent Style Id 1_1">
    <vt:lpwstr>http://www.zotero.org/styles/apa</vt:lpwstr>
  </property>
  <property fmtid="{D5CDD505-2E9C-101B-9397-08002B2CF9AE}" pid="9" name="Mendeley Recent Style Name 2_1">
    <vt:lpwstr>American Sociological Association</vt:lpwstr>
  </property>
  <property fmtid="{D5CDD505-2E9C-101B-9397-08002B2CF9AE}" pid="10" name="Mendeley Recent Style Id 2_1">
    <vt:lpwstr>http://www.zotero.org/styles/asa</vt:lpwstr>
  </property>
  <property fmtid="{D5CDD505-2E9C-101B-9397-08002B2CF9AE}" pid="11" name="Mendeley Recent Style Name 3_1">
    <vt:lpwstr>BMJ</vt:lpwstr>
  </property>
  <property fmtid="{D5CDD505-2E9C-101B-9397-08002B2CF9AE}" pid="12" name="Mendeley Recent Style Id 3_1">
    <vt:lpwstr>http://www.zotero.org/styles/bmj</vt:lpwstr>
  </property>
  <property fmtid="{D5CDD505-2E9C-101B-9397-08002B2CF9AE}" pid="13" name="Mendeley Recent Style Name 4_1">
    <vt:lpwstr>Chicago Manual of Style (author-date)</vt:lpwstr>
  </property>
  <property fmtid="{D5CDD505-2E9C-101B-9397-08002B2CF9AE}" pid="14" name="Mendeley Recent Style Id 4_1">
    <vt:lpwstr>http://www.zotero.org/styles/chicago-author-date</vt:lpwstr>
  </property>
  <property fmtid="{D5CDD505-2E9C-101B-9397-08002B2CF9AE}" pid="15" name="Mendeley Recent Style Name 5_1">
    <vt:lpwstr>Harvard Reference format 1 (author-date)</vt:lpwstr>
  </property>
  <property fmtid="{D5CDD505-2E9C-101B-9397-08002B2CF9AE}" pid="16" name="Mendeley Recent Style Id 5_1">
    <vt:lpwstr>http://www.zotero.org/styles/harvard1</vt:lpwstr>
  </property>
  <property fmtid="{D5CDD505-2E9C-101B-9397-08002B2CF9AE}" pid="17" name="Mendeley Recent Style Name 6_1">
    <vt:lpwstr>IEEE</vt:lpwstr>
  </property>
  <property fmtid="{D5CDD505-2E9C-101B-9397-08002B2CF9AE}" pid="18" name="Mendeley Recent Style Id 6_1">
    <vt:lpwstr>http://www.zotero.org/styles/ieee</vt:lpwstr>
  </property>
  <property fmtid="{D5CDD505-2E9C-101B-9397-08002B2CF9AE}" pid="19" name="Mendeley Recent Style Name 7_1">
    <vt:lpwstr>International Journal of Epidemiology</vt:lpwstr>
  </property>
  <property fmtid="{D5CDD505-2E9C-101B-9397-08002B2CF9AE}" pid="20" name="Mendeley Recent Style Id 7_1">
    <vt:lpwstr>http://www.zotero.org/styles/international-journal-of-epidemiology</vt:lpwstr>
  </property>
  <property fmtid="{D5CDD505-2E9C-101B-9397-08002B2CF9AE}" pid="21" name="Mendeley Recent Style Name 8_1">
    <vt:lpwstr>Modern Humanities Research Association (note with bibliography)</vt:lpwstr>
  </property>
  <property fmtid="{D5CDD505-2E9C-101B-9397-08002B2CF9AE}" pid="22" name="Mendeley Recent Style Id 8_1">
    <vt:lpwstr>http://www.zotero.org/styles/mhra</vt:lpwstr>
  </property>
  <property fmtid="{D5CDD505-2E9C-101B-9397-08002B2CF9AE}" pid="23" name="Mendeley Recent Style Name 9_1">
    <vt:lpwstr>Vancouver</vt:lpwstr>
  </property>
  <property fmtid="{D5CDD505-2E9C-101B-9397-08002B2CF9AE}" pid="24" name="Mendeley Recent Style Id 9_1">
    <vt:lpwstr>http://www.zotero.org/styles/vancouver</vt:lpwstr>
  </property>
</Properties>
</file>