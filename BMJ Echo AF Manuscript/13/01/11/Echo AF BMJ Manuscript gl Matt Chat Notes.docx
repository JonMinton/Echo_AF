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C10AD" w:rsidP="008D11C1">
      <w:pPr>
        <w:rPr>
          <w:b/>
          <w:shd w:val="clear" w:color="auto" w:fill="FFFFFF"/>
        </w:rPr>
      </w:pPr>
      <w:r w:rsidRPr="00532F44">
        <w:rPr>
          <w:b/>
          <w:shd w:val="clear" w:color="auto" w:fill="FFFFFF"/>
        </w:rPr>
        <w:t>Background :</w:t>
      </w:r>
      <w:r w:rsidRPr="00532F44">
        <w:rPr>
          <w:shd w:val="clear" w:color="auto" w:fill="FFFFFF"/>
        </w:rPr>
        <w:t xml:space="preserve">Atrial fibrillation </w:t>
      </w:r>
      <w:r w:rsidR="002D6708">
        <w:rPr>
          <w:shd w:val="clear" w:color="auto" w:fill="FFFFFF"/>
        </w:rPr>
        <w:t>(AF)</w:t>
      </w:r>
      <w:ins w:id="0" w:author="GYHL" w:date="2012-12-10T11:22:00Z">
        <w:r w:rsidR="00860226">
          <w:rPr>
            <w:shd w:val="clear" w:color="auto" w:fill="FFFFFF"/>
          </w:rPr>
          <w:t xml:space="preserve"> </w:t>
        </w:r>
      </w:ins>
      <w:r w:rsidRPr="00532F44">
        <w:rPr>
          <w:shd w:val="clear" w:color="auto" w:fill="FFFFFF"/>
        </w:rPr>
        <w:t xml:space="preserve">is </w:t>
      </w:r>
      <w:ins w:id="1" w:author="GYHL" w:date="2012-12-10T11:22:00Z">
        <w:r w:rsidR="00860226">
          <w:rPr>
            <w:shd w:val="clear" w:color="auto" w:fill="FFFFFF"/>
          </w:rPr>
          <w:t xml:space="preserve">common and </w:t>
        </w:r>
      </w:ins>
      <w:del w:id="2" w:author="GYHL" w:date="2012-12-10T11:22:00Z">
        <w:r w:rsidRPr="00532F44" w:rsidDel="00860226">
          <w:rPr>
            <w:shd w:val="clear" w:color="auto" w:fill="FFFFFF"/>
          </w:rPr>
          <w:delText>a progressive condition affecting up to one person in fifty in the UK. It raises lifetime</w:delText>
        </w:r>
      </w:del>
      <w:ins w:id="3" w:author="GYHL" w:date="2012-12-10T11:22:00Z">
        <w:r w:rsidR="00860226">
          <w:rPr>
            <w:shd w:val="clear" w:color="auto" w:fill="FFFFFF"/>
          </w:rPr>
          <w:t>incr</w:t>
        </w:r>
      </w:ins>
      <w:ins w:id="4" w:author="GYHL" w:date="2012-12-10T11:23:00Z">
        <w:r w:rsidR="00860226">
          <w:rPr>
            <w:shd w:val="clear" w:color="auto" w:fill="FFFFFF"/>
          </w:rPr>
          <w:t>eases</w:t>
        </w:r>
      </w:ins>
      <w:r w:rsidRPr="00532F44">
        <w:rPr>
          <w:shd w:val="clear" w:color="auto" w:fill="FFFFFF"/>
        </w:rPr>
        <w:t xml:space="preserve"> stroke risk</w:t>
      </w:r>
      <w:del w:id="5" w:author="GYHL" w:date="2012-12-10T11:23:00Z">
        <w:r w:rsidRPr="00532F44" w:rsidDel="00860226">
          <w:rPr>
            <w:shd w:val="clear" w:color="auto" w:fill="FFFFFF"/>
          </w:rPr>
          <w:delText xml:space="preserve">, and is treated by prescribing oral anticoagulants (OACs), which reduces the risk of stroke, but could cause potentially fatal </w:delText>
        </w:r>
        <w:r w:rsidRPr="00532F44" w:rsidDel="00860226">
          <w:rPr>
            <w:shd w:val="clear" w:color="auto" w:fill="FFFFFF"/>
            <w:lang w:val="en-GB"/>
          </w:rPr>
          <w:delText>haemorrhages</w:delText>
        </w:r>
      </w:del>
      <w:ins w:id="6" w:author="GYHL" w:date="2012-12-10T11:23:00Z">
        <w:r w:rsidR="00860226">
          <w:rPr>
            <w:shd w:val="clear" w:color="auto" w:fill="FFFFFF"/>
          </w:rPr>
          <w:t>.  Echocardiography is commonly performed as part of the cardiological evaluation of patients with AF</w:t>
        </w:r>
      </w:ins>
      <w:ins w:id="7" w:author="GYHL" w:date="2012-12-10T11:24:00Z">
        <w:r w:rsidR="00860226">
          <w:rPr>
            <w:shd w:val="clear" w:color="auto" w:fill="FFFFFF"/>
          </w:rPr>
          <w:t xml:space="preserve"> especially to assist with stroke risk stratification</w:t>
        </w:r>
      </w:ins>
      <w:ins w:id="8" w:author="GYHL" w:date="2012-12-10T11:25:00Z">
        <w:r w:rsidR="00860226">
          <w:rPr>
            <w:shd w:val="clear" w:color="auto" w:fill="FFFFFF"/>
          </w:rPr>
          <w:t xml:space="preserve"> (and hence, decisions on thromboprophylaxis with oral anticoagulants (OAC)).  T</w:t>
        </w:r>
      </w:ins>
      <w:ins w:id="9" w:author="GYHL" w:date="2012-12-10T11:23:00Z">
        <w:r w:rsidR="00860226">
          <w:rPr>
            <w:shd w:val="clear" w:color="auto" w:fill="FFFFFF"/>
          </w:rPr>
          <w:t>he cost effectiveness of such an ap</w:t>
        </w:r>
      </w:ins>
      <w:ins w:id="10" w:author="GYHL" w:date="2012-12-10T11:24:00Z">
        <w:r w:rsidR="00860226">
          <w:rPr>
            <w:shd w:val="clear" w:color="auto" w:fill="FFFFFF"/>
          </w:rPr>
          <w:t>proach is unknown</w:t>
        </w:r>
      </w:ins>
      <w:r w:rsidRPr="00532F44">
        <w:rPr>
          <w:shd w:val="clear" w:color="auto" w:fill="FFFFFF"/>
        </w:rPr>
        <w:t>.</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w:t>
      </w:r>
      <w:del w:id="11" w:author="GYHL" w:date="2012-12-10T11:26:00Z">
        <w:r w:rsidDel="00860226">
          <w:rPr>
            <w:shd w:val="clear" w:color="auto" w:fill="FFFFFF"/>
          </w:rPr>
          <w:delText xml:space="preserve">a readily available imaging technology, </w:delText>
        </w:r>
      </w:del>
      <w:r>
        <w:rPr>
          <w:shd w:val="clear" w:color="auto" w:fill="FFFFFF"/>
        </w:rPr>
        <w:t xml:space="preserve">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arin, dabigatran and rivaroxabanwere all considered separately as OACs which may be prescribed as a result of the information provided by TTE.</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 xml:space="preserve">uality adjusted lifeyears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warfarin; or in patients aged 65 rather than 50 years when used to make the decision to prescribe dabigatran or rivaroxaban.</w:t>
      </w:r>
    </w:p>
    <w:p w:rsidR="005B26D5" w:rsidRPr="00532F44" w:rsidRDefault="00772D0B" w:rsidP="005B26D5">
      <w:pPr>
        <w:rPr>
          <w:b/>
          <w:shd w:val="clear" w:color="auto" w:fill="FFFFFF"/>
        </w:rPr>
      </w:pPr>
      <w:r w:rsidRPr="00532F44">
        <w:rPr>
          <w:b/>
          <w:shd w:val="clear" w:color="auto" w:fill="FFFFFF"/>
        </w:rPr>
        <w:lastRenderedPageBreak/>
        <w:t>Conclusions</w:t>
      </w:r>
      <w:r w:rsidR="00C314AC" w:rsidRPr="00532F44">
        <w:rPr>
          <w:b/>
          <w:shd w:val="clear" w:color="auto" w:fill="FFFFFF"/>
        </w:rPr>
        <w:t xml:space="preserve">: </w:t>
      </w:r>
      <w:del w:id="12" w:author="GYHL" w:date="2012-12-10T11:26:00Z">
        <w:r w:rsidR="00C314AC" w:rsidRPr="00532F44" w:rsidDel="00860226">
          <w:delText>It appears that, i</w:delText>
        </w:r>
      </w:del>
      <w:ins w:id="13" w:author="GYHL" w:date="2012-12-10T11:26:00Z">
        <w:r w:rsidR="00860226">
          <w:t>I</w:t>
        </w:r>
      </w:ins>
      <w:r w:rsidR="00C314AC" w:rsidRPr="00532F44">
        <w:t xml:space="preserve">rrespective of the OAC, </w:t>
      </w:r>
      <w:r w:rsidR="00960F46" w:rsidRPr="00532F44">
        <w:t>scenarios exist where the use of TTE is both clinically effective and cost-effective.</w:t>
      </w:r>
    </w:p>
    <w:p w:rsidR="0005390C" w:rsidRPr="00532F44" w:rsidRDefault="0005390C" w:rsidP="008D11C1">
      <w:pPr>
        <w:rPr>
          <w:lang w:val="en-GB"/>
        </w:rPr>
      </w:pP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2F0559" w:rsidRDefault="002F0559" w:rsidP="008D11C1">
      <w:pPr>
        <w:rPr>
          <w:ins w:id="14" w:author="GYHL" w:date="2012-12-10T11:47:00Z"/>
        </w:rPr>
      </w:pPr>
    </w:p>
    <w:p w:rsidR="003378D6" w:rsidRPr="00532F44" w:rsidDel="002F0559" w:rsidRDefault="003378D6" w:rsidP="003378D6">
      <w:pPr>
        <w:pStyle w:val="Heading2"/>
        <w:numPr>
          <w:ilvl w:val="0"/>
          <w:numId w:val="0"/>
        </w:numPr>
        <w:rPr>
          <w:del w:id="15" w:author="GYHL" w:date="2012-12-10T11:47:00Z"/>
        </w:rPr>
      </w:pPr>
      <w:del w:id="16" w:author="GYHL" w:date="2012-12-10T11:47:00Z">
        <w:r w:rsidRPr="00532F44" w:rsidDel="002F0559">
          <w:delText>Background</w:delText>
        </w:r>
      </w:del>
    </w:p>
    <w:p w:rsidR="00E55A94" w:rsidRPr="00532F44" w:rsidRDefault="00862C39" w:rsidP="008D11C1">
      <w:r w:rsidRPr="00532F44">
        <w:t xml:space="preserve">Atrial fibrillation (AF) is a </w:t>
      </w:r>
      <w:del w:id="17" w:author="GYHL" w:date="2012-12-10T11:27:00Z">
        <w:r w:rsidRPr="00532F44" w:rsidDel="00860226">
          <w:delText xml:space="preserve">progressive </w:delText>
        </w:r>
      </w:del>
      <w:ins w:id="18" w:author="GYHL" w:date="2012-12-10T11:27:00Z">
        <w:r w:rsidR="00860226">
          <w:t>common</w:t>
        </w:r>
        <w:r w:rsidR="00860226" w:rsidRPr="00532F44">
          <w:t xml:space="preserve"> </w:t>
        </w:r>
      </w:ins>
      <w:del w:id="19" w:author="GYHL" w:date="2012-12-10T11:27:00Z">
        <w:r w:rsidRPr="00532F44" w:rsidDel="00860226">
          <w:delText xml:space="preserve">condition </w:delText>
        </w:r>
      </w:del>
      <w:ins w:id="20" w:author="GYHL" w:date="2012-12-10T11:27:00Z">
        <w:r w:rsidR="00860226">
          <w:t xml:space="preserve">arrhythmia </w:t>
        </w:r>
      </w:ins>
      <w:r w:rsidRPr="00532F44">
        <w:t>affecting</w:t>
      </w:r>
      <w:r w:rsidR="00665212" w:rsidRPr="00532F44">
        <w:t xml:space="preserve"> around 1-2% of the UK population</w:t>
      </w:r>
      <w:r w:rsidR="000F1748" w:rsidRPr="00532F44">
        <w:t xml:space="preserve">, </w:t>
      </w:r>
      <w:del w:id="21" w:author="GYHL" w:date="2012-12-10T11:27:00Z">
        <w:r w:rsidR="00DF7E46" w:rsidRPr="00532F44" w:rsidDel="00860226">
          <w:delText xml:space="preserve">disproportionately </w:delText>
        </w:r>
        <w:r w:rsidR="000F1748" w:rsidRPr="00532F44" w:rsidDel="00860226">
          <w:delText xml:space="preserve">older </w:delText>
        </w:r>
        <w:r w:rsidR="00B37EDA" w:rsidRPr="00532F44" w:rsidDel="00860226">
          <w:delText>people</w:delText>
        </w:r>
        <w:r w:rsidR="000F1748" w:rsidRPr="00532F44" w:rsidDel="00860226">
          <w:delText xml:space="preserve">, </w:delText>
        </w:r>
      </w:del>
      <w:r w:rsidR="000F1748" w:rsidRPr="00532F44">
        <w:t>and is a significant risk factor for stroke</w:t>
      </w:r>
      <w:r w:rsidR="00356EEF" w:rsidRPr="00532F44">
        <w:t>.</w:t>
      </w:r>
      <w:r w:rsidR="00D47742" w:rsidRPr="00532F44">
        <w:fldChar w:fldCharType="begin" w:fldLock="1"/>
      </w:r>
      <w:r w:rsidR="00621BC9">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D47742" w:rsidRPr="00532F44">
        <w:fldChar w:fldCharType="separate"/>
      </w:r>
      <w:r w:rsidR="009137B7" w:rsidRPr="009137B7">
        <w:rPr>
          <w:noProof/>
        </w:rPr>
        <w:t>[1]</w:t>
      </w:r>
      <w:r w:rsidR="00D47742" w:rsidRPr="00532F44">
        <w:fldChar w:fldCharType="end"/>
      </w:r>
      <w:ins w:id="22" w:author="GYHL" w:date="2012-12-10T11:27:00Z">
        <w:r w:rsidR="00860226">
          <w:t xml:space="preserve"> </w:t>
        </w:r>
      </w:ins>
      <w:r w:rsidR="00B37EDA" w:rsidRPr="00532F44">
        <w:t>E</w:t>
      </w:r>
      <w:r w:rsidRPr="00532F44">
        <w:t>ffective management of AF and the associated stroke risk is important</w:t>
      </w:r>
      <w:r w:rsidR="003F5221" w:rsidRPr="00532F44">
        <w:t xml:space="preserve"> for reducing </w:t>
      </w:r>
      <w:del w:id="23" w:author="GYHL" w:date="2012-12-10T11:27:00Z">
        <w:r w:rsidR="003F5221" w:rsidRPr="00532F44" w:rsidDel="00860226">
          <w:delText xml:space="preserve">additional </w:delText>
        </w:r>
      </w:del>
      <w:r w:rsidR="003F5221" w:rsidRPr="00532F44">
        <w:t xml:space="preserve">mortality and morbidity risks that result from </w:t>
      </w:r>
      <w:del w:id="24" w:author="GYHL" w:date="2012-12-10T11:27:00Z">
        <w:r w:rsidR="003F5221" w:rsidRPr="00532F44" w:rsidDel="00860226">
          <w:delText>the condition</w:delText>
        </w:r>
      </w:del>
      <w:ins w:id="25" w:author="GYHL" w:date="2012-12-10T11:27:00Z">
        <w:r w:rsidR="00860226">
          <w:t>this arrhythmia</w:t>
        </w:r>
      </w:ins>
      <w:r w:rsidRPr="00532F44">
        <w:t xml:space="preserve">. Oral anticoagulants (OACs) reduce the risk of stroke, but </w:t>
      </w:r>
      <w:del w:id="26" w:author="GYHL" w:date="2012-12-10T11:28:00Z">
        <w:r w:rsidR="000F1748" w:rsidRPr="00532F44" w:rsidDel="00860226">
          <w:delText xml:space="preserve">can </w:delText>
        </w:r>
      </w:del>
      <w:ins w:id="27" w:author="GYHL" w:date="2012-12-10T11:28:00Z">
        <w:r w:rsidR="00860226" w:rsidRPr="00532F44">
          <w:t>c</w:t>
        </w:r>
        <w:r w:rsidR="00860226">
          <w:t>ould potentially</w:t>
        </w:r>
        <w:r w:rsidR="00860226" w:rsidRPr="00532F44">
          <w:t xml:space="preserve"> </w:t>
        </w:r>
      </w:ins>
      <w:r w:rsidR="000F1748" w:rsidRPr="00532F44">
        <w:t xml:space="preserve">cause major bleeding </w:t>
      </w:r>
      <w:del w:id="28" w:author="GYHL" w:date="2012-12-10T11:28:00Z">
        <w:r w:rsidR="000F1748" w:rsidRPr="00532F44" w:rsidDel="00860226">
          <w:delText>events</w:delText>
        </w:r>
        <w:r w:rsidR="00374A9D" w:rsidRPr="00532F44" w:rsidDel="00860226">
          <w:delText xml:space="preserve"> which </w:delText>
        </w:r>
        <w:r w:rsidR="003378D6" w:rsidRPr="00532F44" w:rsidDel="00860226">
          <w:delText>could</w:delText>
        </w:r>
        <w:r w:rsidR="00374A9D" w:rsidRPr="00532F44" w:rsidDel="00860226">
          <w:delText xml:space="preserve"> result in death or severe disablement</w:delText>
        </w:r>
      </w:del>
      <w:r w:rsidR="00374A9D" w:rsidRPr="00532F44">
        <w:t>.</w:t>
      </w:r>
      <w:r w:rsidR="00D47742" w:rsidRPr="00532F44">
        <w:fldChar w:fldCharType="begin" w:fldLock="1"/>
      </w:r>
      <w:r w:rsidR="00621BC9">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D47742" w:rsidRPr="00532F44">
        <w:fldChar w:fldCharType="separate"/>
      </w:r>
      <w:r w:rsidR="009137B7" w:rsidRPr="009137B7">
        <w:rPr>
          <w:noProof/>
        </w:rPr>
        <w:t>[2]</w:t>
      </w:r>
      <w:r w:rsidR="00D47742" w:rsidRPr="00532F44">
        <w:fldChar w:fldCharType="end"/>
      </w:r>
    </w:p>
    <w:p w:rsidR="00C87195" w:rsidRPr="00532F44" w:rsidRDefault="003D3DC2" w:rsidP="008D11C1">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ins w:id="29" w:author="GYHL" w:date="2012-12-10T11:28:00Z">
        <w:r w:rsidR="00860226">
          <w:t xml:space="preserve">OAC </w:t>
        </w:r>
      </w:ins>
      <w:r w:rsidR="00862C39" w:rsidRPr="00532F44">
        <w:t>drugs like dabigatran</w:t>
      </w:r>
      <w:r w:rsidR="003E2C5D" w:rsidRPr="00532F44">
        <w:t xml:space="preserve"> or rivaroxaban</w:t>
      </w:r>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 xml:space="preserve">is also cost effective.If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p>
    <w:p w:rsidR="003378D6" w:rsidRPr="00532F44" w:rsidDel="00860226" w:rsidRDefault="003378D6" w:rsidP="003378D6">
      <w:pPr>
        <w:pStyle w:val="Heading2"/>
        <w:numPr>
          <w:ilvl w:val="0"/>
          <w:numId w:val="0"/>
        </w:numPr>
        <w:rPr>
          <w:del w:id="30" w:author="GYHL" w:date="2012-12-10T11:28:00Z"/>
        </w:rPr>
      </w:pPr>
      <w:del w:id="31" w:author="GYHL" w:date="2012-12-10T11:28:00Z">
        <w:r w:rsidRPr="00532F44" w:rsidDel="00860226">
          <w:delText>The CHADS</w:delText>
        </w:r>
        <w:r w:rsidRPr="00532F44" w:rsidDel="00860226">
          <w:rPr>
            <w:vertAlign w:val="subscript"/>
          </w:rPr>
          <w:delText>2</w:delText>
        </w:r>
        <w:r w:rsidRPr="00532F44" w:rsidDel="00860226">
          <w:delText xml:space="preserve"> clinical risk prediction algorithm</w:delText>
        </w:r>
      </w:del>
    </w:p>
    <w:p w:rsidR="00C87195" w:rsidRPr="00532F44" w:rsidRDefault="00732E2A" w:rsidP="00C87195">
      <w:r w:rsidRPr="00532F44">
        <w:t xml:space="preserve">A commonly used risk prediction </w:t>
      </w:r>
      <w:r w:rsidR="00153929" w:rsidRPr="00532F44">
        <w:t>rule</w:t>
      </w:r>
      <w:r w:rsidRPr="00532F44">
        <w:t xml:space="preserve"> for assessing stroke risk is </w:t>
      </w:r>
      <w:ins w:id="32" w:author="GYHL" w:date="2012-12-10T11:28:00Z">
        <w:r w:rsidR="00860226">
          <w:t xml:space="preserve">the </w:t>
        </w:r>
      </w:ins>
      <w:r w:rsidRPr="00532F44">
        <w:t>CHADS</w:t>
      </w:r>
      <w:r w:rsidRPr="00532F44">
        <w:rPr>
          <w:vertAlign w:val="subscript"/>
        </w:rPr>
        <w:t>2</w:t>
      </w:r>
      <w:ins w:id="33" w:author="GYHL" w:date="2012-12-10T11:28:00Z">
        <w:r w:rsidR="00860226">
          <w:t xml:space="preserve"> score,</w:t>
        </w:r>
      </w:ins>
      <w:del w:id="34" w:author="GYHL" w:date="2012-12-10T11:28:00Z">
        <w:r w:rsidRPr="00532F44" w:rsidDel="00860226">
          <w:delText>,</w:delText>
        </w:r>
      </w:del>
      <w:r w:rsidRPr="00532F44">
        <w:t xml:space="preserve"> which</w:t>
      </w:r>
      <w:ins w:id="35" w:author="GYHL" w:date="2012-12-10T11:38:00Z">
        <w:r w:rsidR="00F60377">
          <w:t xml:space="preserve"> is an acronym for </w:t>
        </w:r>
        <w:r w:rsidR="00F60377" w:rsidRPr="00532F44">
          <w:t xml:space="preserve">(C) congestive heart failure, (H) hypertension, </w:t>
        </w:r>
      </w:ins>
      <w:ins w:id="36" w:author="GYHL" w:date="2012-12-10T11:39:00Z">
        <w:r w:rsidR="00F60377" w:rsidRPr="00532F44">
          <w:t xml:space="preserve">(A) aged 75 years or older </w:t>
        </w:r>
      </w:ins>
      <w:ins w:id="37" w:author="GYHL" w:date="2012-12-10T11:38:00Z">
        <w:r w:rsidR="00F60377" w:rsidRPr="00532F44">
          <w:t xml:space="preserve">or (D) diabetes mellitus; </w:t>
        </w:r>
      </w:ins>
      <w:ins w:id="38" w:author="GYHL" w:date="2012-12-10T11:39:00Z">
        <w:r w:rsidR="00F60377">
          <w:t>and</w:t>
        </w:r>
      </w:ins>
      <w:ins w:id="39" w:author="GYHL" w:date="2012-12-10T11:38:00Z">
        <w:r w:rsidR="00F60377" w:rsidRPr="00532F44">
          <w:t xml:space="preserve"> prior stroke, transient ischemic attack or thromboembolism(S</w:t>
        </w:r>
        <w:r w:rsidR="00F60377" w:rsidRPr="00532F44">
          <w:rPr>
            <w:vertAlign w:val="subscript"/>
          </w:rPr>
          <w:t>2</w:t>
        </w:r>
        <w:r w:rsidR="00F60377" w:rsidRPr="00532F44">
          <w:t>)</w:t>
        </w:r>
      </w:ins>
      <w:r w:rsidRPr="00532F44">
        <w:t xml:space="preserve"> </w:t>
      </w:r>
      <w:ins w:id="40" w:author="GYHL" w:date="2012-12-10T11:39:00Z">
        <w:r w:rsidR="00F60377">
          <w:t>(2 points)</w:t>
        </w:r>
      </w:ins>
      <w:del w:id="41" w:author="GYHL" w:date="2012-12-10T11:39:00Z">
        <w:r w:rsidRPr="00532F44" w:rsidDel="00F60377">
          <w:delText>use demographic and clinical characteristics to produce a stroke risk score</w:delText>
        </w:r>
      </w:del>
      <w:r w:rsidRPr="00532F44">
        <w:t>.</w:t>
      </w:r>
      <w:r w:rsidR="00D47742" w:rsidRPr="00532F44">
        <w:fldChar w:fldCharType="begin" w:fldLock="1"/>
      </w:r>
      <w:r w:rsidR="00621BC9">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D47742" w:rsidRPr="00532F44">
        <w:fldChar w:fldCharType="separate"/>
      </w:r>
      <w:r w:rsidR="009137B7" w:rsidRPr="009137B7">
        <w:rPr>
          <w:noProof/>
        </w:rPr>
        <w:t>[3]</w:t>
      </w:r>
      <w:r w:rsidR="00D47742" w:rsidRPr="00532F44">
        <w:fldChar w:fldCharType="end"/>
      </w:r>
      <w:r w:rsidRPr="00532F44">
        <w:t xml:space="preserve"> </w:t>
      </w:r>
      <w:del w:id="42" w:author="GYHL" w:date="2012-12-10T11:38:00Z">
        <w:r w:rsidRPr="00532F44" w:rsidDel="00F60377">
          <w:delText xml:space="preserve">If this score is at or exceeds a threshold, the decision to prescribe OACs is </w:delText>
        </w:r>
        <w:r w:rsidR="002D6708" w:rsidDel="00F60377">
          <w:delText>recommended</w:delText>
        </w:r>
        <w:r w:rsidRPr="00532F44" w:rsidDel="00F60377">
          <w:delText xml:space="preserve">. </w:delText>
        </w:r>
      </w:del>
      <w:del w:id="43" w:author="GYHL" w:date="2012-12-10T11:39:00Z">
        <w:r w:rsidR="00C87195" w:rsidRPr="00532F44" w:rsidDel="00F60377">
          <w:delText>The CHADS</w:delText>
        </w:r>
        <w:r w:rsidR="00C87195" w:rsidRPr="00532F44" w:rsidDel="00F60377">
          <w:rPr>
            <w:vertAlign w:val="subscript"/>
          </w:rPr>
          <w:delText>2</w:delText>
        </w:r>
        <w:r w:rsidR="00C87195" w:rsidRPr="00532F44" w:rsidDel="00F60377">
          <w:delText xml:space="preserve"> risk prediction algorithm assigns a risk score of between zero and six points to patients based on five risk factors. It assigns a score of one point each to a patient if they have a history of:</w:delText>
        </w:r>
      </w:del>
      <w:del w:id="44" w:author="GYHL" w:date="2012-12-10T11:38:00Z">
        <w:r w:rsidR="00C87195" w:rsidRPr="00532F44" w:rsidDel="00F60377">
          <w:delText xml:space="preserve"> (C) congestive heart failure, (H) hypertension, or (D) diabetes mellitus; or if they are (A) aged 75 years or older. It assigns a risk score of two points if the patient had a prior stroke, transient ischemic attack or thromboembolism</w:delText>
        </w:r>
        <w:r w:rsidR="002D6708" w:rsidRPr="00532F44" w:rsidDel="00F60377">
          <w:delText>(S</w:delText>
        </w:r>
        <w:r w:rsidR="002D6708" w:rsidRPr="00532F44" w:rsidDel="00F60377">
          <w:rPr>
            <w:vertAlign w:val="subscript"/>
          </w:rPr>
          <w:delText>2</w:delText>
        </w:r>
        <w:r w:rsidR="002D6708" w:rsidRPr="00532F44" w:rsidDel="00F60377">
          <w:delText>)</w:delText>
        </w:r>
      </w:del>
      <w:del w:id="45" w:author="GYHL" w:date="2012-12-10T11:39:00Z">
        <w:r w:rsidR="00C87195" w:rsidRPr="00532F44" w:rsidDel="00F60377">
          <w:delText>.</w:delText>
        </w:r>
        <w:r w:rsidR="00D47742" w:rsidRPr="00532F44" w:rsidDel="00F60377">
          <w:fldChar w:fldCharType="begin" w:fldLock="1"/>
        </w:r>
        <w:r w:rsidR="00621BC9" w:rsidDel="00F60377">
          <w:del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delInstrText>
        </w:r>
        <w:r w:rsidR="00D47742" w:rsidRPr="00532F44" w:rsidDel="00F60377">
          <w:fldChar w:fldCharType="separate"/>
        </w:r>
        <w:r w:rsidR="009137B7" w:rsidRPr="009137B7" w:rsidDel="00F60377">
          <w:rPr>
            <w:noProof/>
          </w:rPr>
          <w:delText>[3]</w:delText>
        </w:r>
        <w:r w:rsidR="00D47742" w:rsidRPr="00532F44" w:rsidDel="00F60377">
          <w:fldChar w:fldCharType="end"/>
        </w:r>
      </w:del>
      <w:ins w:id="46" w:author="GYHL" w:date="2012-12-10T11:39:00Z">
        <w:r w:rsidR="00F60377">
          <w:t xml:space="preserve">   In </w:t>
        </w:r>
      </w:ins>
      <w:ins w:id="47" w:author="GYHL" w:date="2012-12-10T11:43:00Z">
        <w:r w:rsidR="002F0559">
          <w:t xml:space="preserve">the 2010 European </w:t>
        </w:r>
      </w:ins>
      <w:ins w:id="48" w:author="GYHL" w:date="2012-12-10T11:39:00Z">
        <w:r w:rsidR="00F60377">
          <w:t xml:space="preserve">guidelines, if </w:t>
        </w:r>
      </w:ins>
      <w:ins w:id="49" w:author="GYHL" w:date="2012-12-10T11:42:00Z">
        <w:r w:rsidR="002F0559">
          <w:t xml:space="preserve">the </w:t>
        </w:r>
        <w:r w:rsidR="002F0559" w:rsidRPr="00532F44">
          <w:t>CHADS</w:t>
        </w:r>
        <w:r w:rsidR="002F0559" w:rsidRPr="00532F44">
          <w:rPr>
            <w:vertAlign w:val="subscript"/>
          </w:rPr>
          <w:t>2</w:t>
        </w:r>
        <w:r w:rsidR="002F0559">
          <w:t xml:space="preserve"> score is ≥1, OAC should be prescribed.  In patients with a </w:t>
        </w:r>
        <w:r w:rsidR="002F0559" w:rsidRPr="00532F44">
          <w:t>CHADS</w:t>
        </w:r>
        <w:r w:rsidR="002F0559" w:rsidRPr="00532F44">
          <w:rPr>
            <w:vertAlign w:val="subscript"/>
          </w:rPr>
          <w:t>2</w:t>
        </w:r>
        <w:r w:rsidR="002F0559">
          <w:t xml:space="preserve"> score=0, additional risk factors such as age 65-75, female gender and vascular dis</w:t>
        </w:r>
      </w:ins>
      <w:ins w:id="50" w:author="GYHL" w:date="2012-12-10T11:43:00Z">
        <w:r w:rsidR="002F0559">
          <w:t>ease should be considered, as part of the CHA</w:t>
        </w:r>
        <w:r w:rsidR="002F0559" w:rsidRPr="002F0559">
          <w:rPr>
            <w:vertAlign w:val="subscript"/>
            <w:rPrChange w:id="51" w:author="GYHL" w:date="2012-12-10T11:43:00Z">
              <w:rPr/>
            </w:rPrChange>
          </w:rPr>
          <w:t>2</w:t>
        </w:r>
        <w:r w:rsidR="002F0559">
          <w:t>DS</w:t>
        </w:r>
        <w:r w:rsidR="002F0559" w:rsidRPr="002F0559">
          <w:rPr>
            <w:vertAlign w:val="subscript"/>
          </w:rPr>
          <w:t>2</w:t>
        </w:r>
        <w:r w:rsidR="002F0559">
          <w:t>-VASc score</w:t>
        </w:r>
      </w:ins>
      <w:ins w:id="52" w:author="GYHL" w:date="2012-12-10T11:44:00Z">
        <w:r w:rsidR="002F0559">
          <w:t xml:space="preserve"> [Camm et al EHJ 2010]</w:t>
        </w:r>
      </w:ins>
      <w:ins w:id="53" w:author="GYHL" w:date="2012-12-10T11:43:00Z">
        <w:r w:rsidR="002F0559">
          <w:t xml:space="preserve">.  The latter score is the only recommended stroke score in the 2012 focused update of </w:t>
        </w:r>
      </w:ins>
      <w:ins w:id="54" w:author="GYHL" w:date="2012-12-10T11:44:00Z">
        <w:r w:rsidR="002F0559">
          <w:t>the ESC guidelines [Camm et al EHJ 2012].</w:t>
        </w:r>
      </w:ins>
    </w:p>
    <w:p w:rsidR="003378D6" w:rsidRPr="00532F44" w:rsidDel="00F60377" w:rsidRDefault="009344EA" w:rsidP="003378D6">
      <w:pPr>
        <w:pStyle w:val="Heading2"/>
        <w:numPr>
          <w:ilvl w:val="0"/>
          <w:numId w:val="0"/>
        </w:numPr>
        <w:rPr>
          <w:del w:id="55" w:author="GYHL" w:date="2012-12-10T11:39:00Z"/>
        </w:rPr>
      </w:pPr>
      <w:del w:id="56" w:author="GYHL" w:date="2012-12-10T11:39:00Z">
        <w:r w:rsidRPr="00532F44" w:rsidDel="00F60377">
          <w:lastRenderedPageBreak/>
          <w:delText>Transthoracic Echocardiography and the decision problem</w:delText>
        </w:r>
      </w:del>
    </w:p>
    <w:p w:rsidR="002F0559" w:rsidRDefault="00D57902" w:rsidP="003A64BB">
      <w:pPr>
        <w:rPr>
          <w:ins w:id="57" w:author="GYHL" w:date="2012-12-10T11:47:00Z"/>
        </w:rPr>
      </w:pPr>
      <w:r w:rsidRPr="00532F44">
        <w:t>Th</w:t>
      </w:r>
      <w:ins w:id="58" w:author="GYHL" w:date="2012-12-10T11:44:00Z">
        <w:r w:rsidR="002F0559">
          <w:t>e pre</w:t>
        </w:r>
      </w:ins>
      <w:ins w:id="59" w:author="GYHL" w:date="2012-12-10T11:45:00Z">
        <w:r w:rsidR="002F0559">
          <w:t xml:space="preserve">sent </w:t>
        </w:r>
      </w:ins>
      <w:del w:id="60" w:author="GYHL" w:date="2012-12-10T11:44:00Z">
        <w:r w:rsidRPr="00532F44" w:rsidDel="002F0559">
          <w:delText xml:space="preserve">is </w:delText>
        </w:r>
      </w:del>
      <w:r w:rsidRPr="00532F44">
        <w:t xml:space="preserve">study assesses </w:t>
      </w:r>
      <w:r w:rsidR="003F5221" w:rsidRPr="00532F44">
        <w:t xml:space="preserve">whether performing </w:t>
      </w:r>
      <w:r w:rsidR="00307F5F" w:rsidRPr="00532F44">
        <w:t>an addi</w:t>
      </w:r>
      <w:r w:rsidR="00C007A4" w:rsidRPr="00532F44">
        <w:t>tional, slightly more expensive</w:t>
      </w:r>
      <w:ins w:id="61" w:author="GYHL" w:date="2012-12-10T11:44:00Z">
        <w:r w:rsidR="002F0559">
          <w:t xml:space="preserve"> </w:t>
        </w:r>
      </w:ins>
      <w:r w:rsidR="00C3051A" w:rsidRPr="00532F44">
        <w:t xml:space="preserve">diagnostic test in </w:t>
      </w:r>
      <w:r w:rsidR="00E55A94" w:rsidRPr="00532F44">
        <w:t>the population of interest</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r w:rsidR="00560933" w:rsidRPr="00532F44">
        <w:t>model</w:t>
      </w:r>
      <w:r w:rsidR="002D6708">
        <w:t>l</w:t>
      </w:r>
      <w:r w:rsidR="00560933" w:rsidRPr="00532F44">
        <w:t>ed</w:t>
      </w:r>
      <w:r w:rsidR="009A6772" w:rsidRPr="00532F44">
        <w:t xml:space="preserve"> are patients with newly diagnosed AF. Based on clinical history, they will either have an initial CHADS</w:t>
      </w:r>
      <w:r w:rsidR="009A6772" w:rsidRPr="00532F44">
        <w:rPr>
          <w:vertAlign w:val="subscript"/>
        </w:rPr>
        <w:t>2</w:t>
      </w:r>
      <w:r w:rsidR="009A6772" w:rsidRPr="00532F44">
        <w:t xml:space="preserve"> risk score of zero or one point</w:t>
      </w:r>
      <w:r w:rsidR="003A64BB">
        <w:t>, since those with CHADS</w:t>
      </w:r>
      <w:r w:rsidR="003A64BB" w:rsidRPr="003A64BB">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ins w:id="62" w:author="GYHL" w:date="2012-12-10T11:45:00Z">
        <w:r w:rsidR="002F0559">
          <w:t xml:space="preserve"> </w:t>
        </w:r>
      </w:ins>
    </w:p>
    <w:p w:rsidR="002F0559" w:rsidRDefault="00D65C68" w:rsidP="003A64BB">
      <w:pPr>
        <w:rPr>
          <w:ins w:id="63" w:author="GYHL" w:date="2012-12-10T11:46:00Z"/>
        </w:rPr>
      </w:pPr>
      <w:r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w:t>
      </w:r>
      <w:commentRangeStart w:id="64"/>
      <w:r w:rsidR="003A64BB">
        <w:t xml:space="preserve">Importantly, it can detect a </w:t>
      </w:r>
      <w:r w:rsidR="003A64BB" w:rsidRPr="00532F44">
        <w:t>left atrial abnormality</w:t>
      </w:r>
      <w:r w:rsidR="003A64BB">
        <w:t xml:space="preserve"> (LA ABN), </w:t>
      </w:r>
      <w:r w:rsidR="009A6772" w:rsidRPr="00532F44">
        <w:t>which has been shown to lead to an increased stroke risk,</w:t>
      </w:r>
      <w:r w:rsidR="00D47742" w:rsidRPr="00532F44">
        <w:fldChar w:fldCharType="begin" w:fldLock="1"/>
      </w:r>
      <w:r w:rsidR="00621BC9">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"[4]" }, "properties" : { "noteIndex" : 0 }, "schema" : "https://github.com/citation-style-language/schema/raw/master/csl-citation.json" }</w:instrText>
      </w:r>
      <w:r w:rsidR="00D47742" w:rsidRPr="00532F44">
        <w:fldChar w:fldCharType="separate"/>
      </w:r>
      <w:r w:rsidR="009137B7" w:rsidRPr="009137B7">
        <w:rPr>
          <w:noProof/>
        </w:rPr>
        <w:t>[4]</w:t>
      </w:r>
      <w:r w:rsidR="00D47742" w:rsidRPr="00532F44">
        <w:fldChar w:fldCharType="end"/>
      </w:r>
      <w:r w:rsidR="00560933" w:rsidRPr="00532F44">
        <w:t xml:space="preserve"> LA ABN is defined as a patient having either a </w:t>
      </w:r>
      <w:commentRangeStart w:id="65"/>
      <w:r w:rsidR="00560933" w:rsidRPr="00532F44">
        <w:t>left atrial appendage thrombi, a dense spontaneous echo contrast, or left atrial appendage low flow velocities</w:t>
      </w:r>
      <w:commentRangeEnd w:id="65"/>
      <w:r w:rsidR="002F0559">
        <w:rPr>
          <w:rStyle w:val="CommentReference"/>
          <w:rFonts w:ascii="Times New Roman" w:eastAsia="Times New Roman" w:hAnsi="Times New Roman" w:cs="Times New Roman"/>
          <w:lang w:val="en-GB" w:eastAsia="en-GB" w:bidi="ar-SA"/>
        </w:rPr>
        <w:commentReference w:id="65"/>
      </w:r>
      <w:r w:rsidR="00560933" w:rsidRPr="00532F44">
        <w:t xml:space="preserve">. </w:t>
      </w:r>
      <w:r w:rsidR="00D47742"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D47742" w:rsidRPr="00532F44">
        <w:fldChar w:fldCharType="separate"/>
      </w:r>
      <w:r w:rsidR="009137B7" w:rsidRPr="009137B7">
        <w:rPr>
          <w:noProof/>
        </w:rPr>
        <w:t>[5]</w:t>
      </w:r>
      <w:r w:rsidR="00D47742" w:rsidRPr="00532F44">
        <w:fldChar w:fldCharType="end"/>
      </w:r>
      <w:r w:rsidR="003A64BB">
        <w:t xml:space="preserve">As </w:t>
      </w:r>
      <w:r w:rsidR="009A6772" w:rsidRPr="00532F44">
        <w:t xml:space="preserve">LA ABNs can be detected by TTE, </w:t>
      </w:r>
      <w:r w:rsidR="00133DC2">
        <w:t>but not by CHADS</w:t>
      </w:r>
      <w:r w:rsidR="00133DC2" w:rsidRPr="00133DC2">
        <w:rPr>
          <w:vertAlign w:val="subscript"/>
        </w:rPr>
        <w:t>2</w:t>
      </w:r>
      <w:r w:rsidR="00133DC2">
        <w:t xml:space="preserve">, TTE can </w:t>
      </w:r>
      <w:r w:rsidR="009A6772" w:rsidRPr="00532F44">
        <w:t>be used to identify patients with a higher risk of stroke who otherwise may not receive OACs</w:t>
      </w:r>
      <w:r w:rsidR="001138A7" w:rsidRPr="00532F44">
        <w:t>.</w:t>
      </w:r>
      <w:commentRangeEnd w:id="64"/>
      <w:r w:rsidR="002F0559">
        <w:rPr>
          <w:rStyle w:val="CommentReference"/>
          <w:rFonts w:ascii="Times New Roman" w:eastAsia="Times New Roman" w:hAnsi="Times New Roman" w:cs="Times New Roman"/>
          <w:lang w:val="en-GB" w:eastAsia="en-GB" w:bidi="ar-SA"/>
        </w:rPr>
        <w:commentReference w:id="64"/>
      </w:r>
    </w:p>
    <w:p w:rsidR="00395BE3" w:rsidRPr="00532F44" w:rsidRDefault="00374A9D" w:rsidP="003A64BB">
      <w:r w:rsidRPr="00532F44">
        <w:t xml:space="preserve">In this study a discrete event simulation (DES) model was developed to </w:t>
      </w:r>
      <w:r w:rsidR="00E84302" w:rsidRPr="00532F44">
        <w:t xml:space="preserve">simulate </w:t>
      </w:r>
      <w:r w:rsidRPr="00532F44">
        <w:t xml:space="preserve">the long-term implications of performing TTEs in </w:t>
      </w:r>
      <w:r w:rsidR="00E55A94" w:rsidRPr="00532F44">
        <w:t xml:space="preserve">the population of interest </w:t>
      </w:r>
      <w:r w:rsidRPr="00532F44">
        <w:t xml:space="preserve">when </w:t>
      </w:r>
      <w:r w:rsidR="00E84302" w:rsidRPr="00532F44">
        <w:t xml:space="preserve">deciding </w:t>
      </w:r>
      <w:r w:rsidRPr="00532F44">
        <w:t xml:space="preserve">whether to prescribe OACs. Patients </w:t>
      </w:r>
      <w:r w:rsidR="00B1326A" w:rsidRPr="00532F44">
        <w:t>whose CHADS</w:t>
      </w:r>
      <w:r w:rsidR="00B1326A" w:rsidRPr="00532F44">
        <w:rPr>
          <w:vertAlign w:val="subscript"/>
        </w:rPr>
        <w:t>2</w:t>
      </w:r>
      <w:r w:rsidR="00B1326A" w:rsidRPr="00532F44">
        <w:t xml:space="preserve"> scores are below the threshold at which the OAC would be prescribed</w:t>
      </w:r>
      <w:r w:rsidRPr="00532F44">
        <w:t xml:space="preserve"> are </w:t>
      </w:r>
      <w:r w:rsidR="00E55A94" w:rsidRPr="00532F44">
        <w:t xml:space="preserve">additionally </w:t>
      </w:r>
      <w:r w:rsidRPr="00532F44">
        <w:t xml:space="preserve">assessed using TTE. If TTE </w:t>
      </w:r>
      <w:r w:rsidR="00133DC2">
        <w:t xml:space="preserve">indicates </w:t>
      </w:r>
      <w:r w:rsidR="009A6772" w:rsidRPr="00532F44">
        <w:t xml:space="preserve">a LA ABN </w:t>
      </w:r>
      <w:r w:rsidR="00133DC2">
        <w:t xml:space="preserve">exists </w:t>
      </w:r>
      <w:r w:rsidRPr="00532F44">
        <w:t xml:space="preserve">then they are also prescribed OACs. </w:t>
      </w:r>
      <w:r w:rsidR="00655A1D" w:rsidRPr="00532F44">
        <w:t>As</w:t>
      </w:r>
      <w:r w:rsidRPr="00532F44">
        <w:t xml:space="preserve"> a result of this, more people will be prescribed OACs when TTE is included in the diagnost</w:t>
      </w:r>
      <w:r w:rsidR="00153929" w:rsidRPr="00532F44">
        <w:t>ic package than when it is not.</w:t>
      </w:r>
      <w:r w:rsidR="00133DC2">
        <w:t xml:space="preserve">The use of TTE will increase expenditure, however, potential </w:t>
      </w:r>
      <w:r w:rsidRPr="00532F44">
        <w:t xml:space="preserve">cost savings </w:t>
      </w:r>
      <w:r w:rsidR="00153929" w:rsidRPr="00532F44">
        <w:t xml:space="preserve">could arise </w:t>
      </w:r>
      <w:r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2F0559" w:rsidRDefault="002F0559" w:rsidP="008D11C1">
      <w:pPr>
        <w:rPr>
          <w:ins w:id="66" w:author="GYHL" w:date="2012-12-10T11:47:00Z"/>
        </w:rPr>
      </w:pPr>
    </w:p>
    <w:p w:rsidR="00E57550" w:rsidRPr="00532F44" w:rsidRDefault="00E57550" w:rsidP="008D11C1">
      <w:r w:rsidRPr="00532F44">
        <w:t xml:space="preserve">The mathematical model developed estimated the </w:t>
      </w:r>
      <w:r w:rsidR="009A6772" w:rsidRPr="00532F44">
        <w:t>consequence</w:t>
      </w:r>
      <w:r w:rsidR="00267F89" w:rsidRPr="00532F44">
        <w:t>s</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in a range of patient populations. Eight distinct cohorts were model</w:t>
      </w:r>
      <w:r w:rsidR="00133DC2">
        <w:t>l</w:t>
      </w:r>
      <w:r w:rsidR="00267F89" w:rsidRPr="00532F44">
        <w:t>ed, and separate scenarios were performed for each of three potential OACs: wa</w:t>
      </w:r>
      <w:r w:rsidR="00133DC2">
        <w:t>rfarin, dabigatran, and rivaroxa</w:t>
      </w:r>
      <w:r w:rsidR="00267F89" w:rsidRPr="00532F44">
        <w:t>ban</w:t>
      </w:r>
      <w:r w:rsidR="0091160C" w:rsidRPr="00532F44">
        <w:t>.</w:t>
      </w:r>
      <w:ins w:id="67" w:author="GYHL" w:date="2012-12-10T11:47:00Z">
        <w:r w:rsidR="002F0559">
          <w:t xml:space="preserve"> </w:t>
        </w:r>
      </w:ins>
      <w:r w:rsidR="004E06E9">
        <w:t xml:space="preserve">These are listed in </w:t>
      </w:r>
      <w:r w:rsidR="00D47742">
        <w:fldChar w:fldCharType="begin"/>
      </w:r>
      <w:r w:rsidR="004E06E9">
        <w:instrText xml:space="preserve"> REF _Ref321227101 \h </w:instrText>
      </w:r>
      <w:r w:rsidR="00D47742">
        <w:fldChar w:fldCharType="separate"/>
      </w:r>
      <w:r w:rsidR="004E06E9" w:rsidRPr="00532F44">
        <w:t xml:space="preserve">Table </w:t>
      </w:r>
      <w:r w:rsidR="004E06E9">
        <w:rPr>
          <w:noProof/>
        </w:rPr>
        <w:t>1</w:t>
      </w:r>
      <w:r w:rsidR="00D47742">
        <w:fldChar w:fldCharType="end"/>
      </w:r>
      <w:r w:rsidR="004E06E9">
        <w:t xml:space="preserve">. </w:t>
      </w:r>
      <w:r w:rsidR="006D7B3B" w:rsidRPr="00532F44">
        <w:t>The health economic outcome of interest is the quality adjusted lifeyear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D47742">
        <w:fldChar w:fldCharType="begin" w:fldLock="1"/>
      </w:r>
      <w:r w:rsidR="00621BC9">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"[6]" }, "properties" : { "noteIndex" : 0 }, "schema" : "https://github.com/citation-style-language/schema/raw/master/csl-citation.json" }</w:instrText>
      </w:r>
      <w:r w:rsidR="00D47742">
        <w:fldChar w:fldCharType="separate"/>
      </w:r>
      <w:r w:rsidR="009137B7" w:rsidRPr="009137B7">
        <w:rPr>
          <w:noProof/>
        </w:rPr>
        <w:t>[6]</w:t>
      </w:r>
      <w:r w:rsidR="00D47742">
        <w:fldChar w:fldCharType="end"/>
      </w:r>
      <w:r w:rsidR="00133DC2">
        <w:t>A lifetime horizon is adopted, andi</w:t>
      </w:r>
      <w:r w:rsidR="006D7B3B" w:rsidRPr="00532F44">
        <w:t xml:space="preserve">n order to incorporate the effect of uncertainty on </w:t>
      </w:r>
      <w:r w:rsidR="006D7B3B" w:rsidRPr="00532F44">
        <w:lastRenderedPageBreak/>
        <w:t xml:space="preserve">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2F0559" w:rsidRDefault="009344EA" w:rsidP="009344EA">
      <w:pPr>
        <w:pStyle w:val="Heading2"/>
        <w:numPr>
          <w:ilvl w:val="0"/>
          <w:numId w:val="0"/>
        </w:numPr>
        <w:rPr>
          <w:b w:val="0"/>
          <w:rPrChange w:id="68" w:author="GYHL" w:date="2012-12-10T11:47:00Z">
            <w:rPr/>
          </w:rPrChange>
        </w:rPr>
      </w:pPr>
      <w:r w:rsidRPr="002F0559">
        <w:rPr>
          <w:b w:val="0"/>
          <w:rPrChange w:id="69" w:author="GYHL" w:date="2012-12-10T11:47:00Z">
            <w:rPr/>
          </w:rPrChange>
        </w:rPr>
        <w:t>Scenarios included</w:t>
      </w:r>
    </w:p>
    <w:p w:rsidR="00267F89" w:rsidRPr="00532F44" w:rsidRDefault="00BE73AD" w:rsidP="00267F89">
      <w:r w:rsidRPr="00532F44">
        <w:t>Warfarin, rivarox</w:t>
      </w:r>
      <w:r w:rsidR="00133DC2">
        <w:t>a</w:t>
      </w:r>
      <w:r w:rsidRPr="00532F44">
        <w:t xml:space="preserve">ban, and dabigatran are each recommended in patients with different clinical characteristics, with </w:t>
      </w:r>
      <w:commentRangeStart w:id="70"/>
      <w:r w:rsidRPr="00532F44">
        <w:t>warfarin recommended at a higher CHADS</w:t>
      </w:r>
      <w:r w:rsidRPr="00532F44">
        <w:rPr>
          <w:vertAlign w:val="subscript"/>
        </w:rPr>
        <w:t>2</w:t>
      </w:r>
      <w:r w:rsidRPr="00532F44">
        <w:t xml:space="preserve"> threshold than the newer OACs. </w:t>
      </w:r>
      <w:commentRangeEnd w:id="70"/>
      <w:r w:rsidR="002F0559">
        <w:rPr>
          <w:rStyle w:val="CommentReference"/>
          <w:rFonts w:ascii="Times New Roman" w:eastAsia="Times New Roman" w:hAnsi="Times New Roman" w:cs="Times New Roman"/>
          <w:lang w:val="en-GB" w:eastAsia="en-GB" w:bidi="ar-SA"/>
        </w:rPr>
        <w:commentReference w:id="70"/>
      </w:r>
      <w:r w:rsidR="00560933" w:rsidRPr="00532F44">
        <w:t>Warfarin is typically  prescribed in patients with a CHADS</w:t>
      </w:r>
      <w:r w:rsidR="00560933" w:rsidRPr="00532F44">
        <w:rPr>
          <w:vertAlign w:val="subscript"/>
        </w:rPr>
        <w:t>2</w:t>
      </w:r>
      <w:r w:rsidR="00560933" w:rsidRPr="00532F44">
        <w:t xml:space="preserve"> score of </w:t>
      </w:r>
      <w:commentRangeStart w:id="71"/>
      <w:r w:rsidR="00560933" w:rsidRPr="00532F44">
        <w:t>two or more</w:t>
      </w:r>
      <w:commentRangeEnd w:id="71"/>
      <w:r w:rsidR="002F0559">
        <w:rPr>
          <w:rStyle w:val="CommentReference"/>
          <w:rFonts w:ascii="Times New Roman" w:eastAsia="Times New Roman" w:hAnsi="Times New Roman" w:cs="Times New Roman"/>
          <w:lang w:val="en-GB" w:eastAsia="en-GB" w:bidi="ar-SA"/>
        </w:rPr>
        <w:commentReference w:id="71"/>
      </w:r>
      <w:r w:rsidR="00560933" w:rsidRPr="00532F44">
        <w:t>; the recent NICE recommendations for rivaroxaban are equivalent to stating that patients with a CHADS</w:t>
      </w:r>
      <w:r w:rsidR="00560933" w:rsidRPr="00532F44">
        <w:rPr>
          <w:vertAlign w:val="subscript"/>
        </w:rPr>
        <w:t>2</w:t>
      </w:r>
      <w:r w:rsidR="00560933" w:rsidRPr="00532F44">
        <w:t xml:space="preserve"> score of one or more should receive it; and recent NICE recommendations for dabigatran are equivalent to stating that patients with a CHADS</w:t>
      </w:r>
      <w:r w:rsidR="00560933" w:rsidRPr="00532F44">
        <w:rPr>
          <w:vertAlign w:val="subscript"/>
        </w:rPr>
        <w:t>2</w:t>
      </w:r>
      <w:r w:rsidR="00560933" w:rsidRPr="00532F44">
        <w:t xml:space="preserve"> score of one or more should receive it if they are also aged 65 years or more</w:t>
      </w:r>
      <w:r w:rsidR="00D47742" w:rsidRPr="00532F44">
        <w:fldChar w:fldCharType="begin" w:fldLock="1"/>
      </w:r>
      <w:r w:rsidR="00621BC9">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"[7,8]" }, "properties" : { "noteIndex" : 0 }, "schema" : "https://github.com/citation-style-language/schema/raw/master/csl-citation.json" }</w:instrText>
      </w:r>
      <w:r w:rsidR="00D47742" w:rsidRPr="00532F44">
        <w:fldChar w:fldCharType="separate"/>
      </w:r>
      <w:r w:rsidR="009137B7" w:rsidRPr="009137B7">
        <w:rPr>
          <w:noProof/>
        </w:rPr>
        <w:t>[7,8]</w:t>
      </w:r>
      <w:r w:rsidR="00D47742"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C07FB1">
        <w:fldChar w:fldCharType="begin"/>
      </w:r>
      <w:r w:rsidR="00C07FB1">
        <w:instrText xml:space="preserve"> REF _Ref321227101 \h  \* MERGEFORMAT </w:instrText>
      </w:r>
      <w:r w:rsidR="00C07FB1">
        <w:fldChar w:fldCharType="separate"/>
      </w:r>
      <w:r w:rsidR="006E20FD" w:rsidRPr="00532F44">
        <w:t xml:space="preserve">Table </w:t>
      </w:r>
      <w:r w:rsidR="006E20FD">
        <w:t>1</w:t>
      </w:r>
      <w:r w:rsidR="00C07FB1">
        <w:fldChar w:fldCharType="end"/>
      </w:r>
      <w:r w:rsidRPr="00532F44">
        <w:t>.</w:t>
      </w:r>
    </w:p>
    <w:p w:rsidR="00515AEC" w:rsidRPr="002F0559" w:rsidRDefault="00515AEC" w:rsidP="003378D6">
      <w:pPr>
        <w:pStyle w:val="Heading2"/>
        <w:numPr>
          <w:ilvl w:val="0"/>
          <w:numId w:val="0"/>
        </w:numPr>
        <w:rPr>
          <w:b w:val="0"/>
          <w:rPrChange w:id="72" w:author="GYHL" w:date="2012-12-10T11:49:00Z">
            <w:rPr/>
          </w:rPrChange>
        </w:rPr>
      </w:pPr>
      <w:r w:rsidRPr="002F0559">
        <w:rPr>
          <w:b w:val="0"/>
          <w:rPrChange w:id="73" w:author="GYHL" w:date="2012-12-10T11:49:00Z">
            <w:rPr/>
          </w:rPrChange>
        </w:rPr>
        <w:t>Model Overview</w:t>
      </w:r>
    </w:p>
    <w:p w:rsidR="00004236" w:rsidRPr="00532F44" w:rsidRDefault="00397705" w:rsidP="008D11C1">
      <w:r w:rsidRPr="00532F44">
        <w:t>A</w:t>
      </w:r>
      <w:r w:rsidR="00004236" w:rsidRPr="00532F44">
        <w:t xml:space="preserve">n overview of the model is presented in </w:t>
      </w:r>
      <w:r w:rsidR="00C07FB1">
        <w:fldChar w:fldCharType="begin"/>
      </w:r>
      <w:r w:rsidR="00C07FB1">
        <w:instrText xml:space="preserve"> REF _Ref321241706 \h  \* MERGEFORMAT </w:instrText>
      </w:r>
      <w:r w:rsidR="00C07FB1">
        <w:fldChar w:fldCharType="separate"/>
      </w:r>
      <w:r w:rsidR="006E20FD" w:rsidRPr="00532F44">
        <w:t xml:space="preserve">Figure </w:t>
      </w:r>
      <w:r w:rsidR="006E20FD">
        <w:t>1</w:t>
      </w:r>
      <w:r w:rsidR="00C07FB1">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Pr>
          <w:sz w:val="20"/>
          <w:szCs w:val="20"/>
        </w:rPr>
        <w:t xml:space="preserve">an LAABN was identified and hence an </w:t>
      </w:r>
      <w:r w:rsidR="00004236" w:rsidRPr="00532F44">
        <w:t>OAC</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11C1">
      <w:r w:rsidRPr="00532F44">
        <w:t xml:space="preserve">In the baseline strategies, none of </w:t>
      </w:r>
      <w:r w:rsidR="00C87195" w:rsidRPr="00532F44">
        <w:t xml:space="preserve">the patients with </w:t>
      </w:r>
      <w:r w:rsidRPr="00532F44">
        <w:t xml:space="preserve">LAABN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11C1">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 xml:space="preserve">the proportion of the population with LA ABN, referred to here as the true proportion high risk (TPHR); and as sensitivity and specificity of the diagnostic technology, and </w:t>
      </w:r>
      <w:r w:rsidR="004E06E9">
        <w:t xml:space="preserve">is </w:t>
      </w:r>
      <w:r w:rsidR="00DE62D7" w:rsidRPr="00532F44">
        <w:t>defined as follows:</w:t>
      </w:r>
    </w:p>
    <w:p w:rsidR="00DE62D7" w:rsidRPr="00532F44" w:rsidRDefault="00DE62D7" w:rsidP="00DE62D7">
      <w:pPr>
        <w:pStyle w:val="ListParagraph"/>
        <w:numPr>
          <w:ilvl w:val="0"/>
          <w:numId w:val="16"/>
        </w:numPr>
      </w:pPr>
      <w:r w:rsidRPr="00532F44">
        <w:lastRenderedPageBreak/>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11C1">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2F0559" w:rsidRDefault="00515AEC" w:rsidP="003378D6">
      <w:pPr>
        <w:pStyle w:val="Heading2"/>
        <w:numPr>
          <w:ilvl w:val="0"/>
          <w:numId w:val="0"/>
        </w:numPr>
        <w:rPr>
          <w:b w:val="0"/>
          <w:rPrChange w:id="74" w:author="GYHL" w:date="2012-12-10T11:49:00Z">
            <w:rPr/>
          </w:rPrChange>
        </w:rPr>
      </w:pPr>
      <w:r w:rsidRPr="002F0559">
        <w:rPr>
          <w:b w:val="0"/>
          <w:lang w:val="en-GB"/>
          <w:rPrChange w:id="75" w:author="GYHL" w:date="2012-12-10T11:49:00Z">
            <w:rPr>
              <w:lang w:val="en-GB"/>
            </w:rPr>
          </w:rPrChange>
        </w:rPr>
        <w:t>Mode</w:t>
      </w:r>
      <w:r w:rsidR="004E06E9" w:rsidRPr="002F0559">
        <w:rPr>
          <w:b w:val="0"/>
          <w:lang w:val="en-GB"/>
          <w:rPrChange w:id="76" w:author="GYHL" w:date="2012-12-10T11:49:00Z">
            <w:rPr>
              <w:lang w:val="en-GB"/>
            </w:rPr>
          </w:rPrChange>
        </w:rPr>
        <w:t>l</w:t>
      </w:r>
      <w:r w:rsidRPr="002F0559">
        <w:rPr>
          <w:b w:val="0"/>
          <w:lang w:val="en-GB"/>
          <w:rPrChange w:id="77" w:author="GYHL" w:date="2012-12-10T11:49:00Z">
            <w:rPr>
              <w:lang w:val="en-GB"/>
            </w:rPr>
          </w:rPrChange>
        </w:rPr>
        <w:t>ling</w:t>
      </w:r>
      <w:r w:rsidRPr="002F0559">
        <w:rPr>
          <w:b w:val="0"/>
          <w:rPrChange w:id="78" w:author="GYHL" w:date="2012-12-10T11:49:00Z">
            <w:rPr/>
          </w:rPrChange>
        </w:rPr>
        <w:t xml:space="preserve"> long-term </w:t>
      </w:r>
      <w:r w:rsidR="00BC79E5" w:rsidRPr="002F0559">
        <w:rPr>
          <w:b w:val="0"/>
          <w:rPrChange w:id="79" w:author="GYHL" w:date="2012-12-10T11:49:00Z">
            <w:rPr/>
          </w:rPrChange>
        </w:rPr>
        <w:t>events</w:t>
      </w:r>
    </w:p>
    <w:p w:rsidR="00E97667" w:rsidRPr="00532F44" w:rsidRDefault="00515AEC" w:rsidP="008D11C1">
      <w:commentRangeStart w:id="80"/>
      <w:r w:rsidRPr="00532F44">
        <w:t xml:space="preserve">Prescribing an OAC </w:t>
      </w:r>
      <w:del w:id="81" w:author="GYHL" w:date="2012-12-10T11:49:00Z">
        <w:r w:rsidRPr="00532F44" w:rsidDel="002F0559">
          <w:delText xml:space="preserve">means </w:delText>
        </w:r>
        <w:r w:rsidR="00B31E31" w:rsidRPr="00532F44" w:rsidDel="002F0559">
          <w:delText>that</w:delText>
        </w:r>
      </w:del>
      <w:ins w:id="82" w:author="GYHL" w:date="2012-12-10T11:49:00Z">
        <w:r w:rsidR="002F0559">
          <w:t>reduces</w:t>
        </w:r>
      </w:ins>
      <w:r w:rsidR="00B31E31" w:rsidRPr="00532F44">
        <w:t xml:space="preserve"> the risk </w:t>
      </w:r>
      <w:del w:id="83" w:author="GYHL" w:date="2012-12-10T11:49:00Z">
        <w:r w:rsidRPr="00532F44" w:rsidDel="002F0559">
          <w:delText>to the patient of suffering</w:delText>
        </w:r>
      </w:del>
      <w:ins w:id="84" w:author="GYHL" w:date="2012-12-10T11:49:00Z">
        <w:r w:rsidR="002F0559">
          <w:t>of</w:t>
        </w:r>
      </w:ins>
      <w:r w:rsidRPr="00532F44">
        <w:t xml:space="preserve"> a stroke</w:t>
      </w:r>
      <w:r w:rsidR="00B31E31" w:rsidRPr="00532F44">
        <w:t xml:space="preserve"> is reduced</w:t>
      </w:r>
      <w:r w:rsidRPr="00532F44">
        <w:t xml:space="preserve">, but </w:t>
      </w:r>
      <w:ins w:id="85" w:author="GYHL" w:date="2012-12-10T11:49:00Z">
        <w:r w:rsidR="002F0559">
          <w:t xml:space="preserve">increases </w:t>
        </w:r>
      </w:ins>
      <w:del w:id="86" w:author="GYHL" w:date="2012-12-10T11:49:00Z">
        <w:r w:rsidRPr="00532F44" w:rsidDel="002F0559">
          <w:delText xml:space="preserve">the </w:delText>
        </w:r>
      </w:del>
      <w:r w:rsidRPr="00532F44">
        <w:t>risk of causing a potentially fatal major bleeding event</w:t>
      </w:r>
      <w:del w:id="87" w:author="GYHL" w:date="2012-12-10T11:49:00Z">
        <w:r w:rsidR="00B31E31" w:rsidRPr="00532F44" w:rsidDel="002F0559">
          <w:delText xml:space="preserve"> is introduced</w:delText>
        </w:r>
      </w:del>
      <w:r w:rsidRPr="00532F44">
        <w:t xml:space="preserve">. </w:t>
      </w:r>
      <w:commentRangeEnd w:id="80"/>
      <w:r w:rsidR="002F0559">
        <w:rPr>
          <w:rStyle w:val="CommentReference"/>
          <w:rFonts w:ascii="Times New Roman" w:eastAsia="Times New Roman" w:hAnsi="Times New Roman" w:cs="Times New Roman"/>
          <w:lang w:val="en-GB" w:eastAsia="en-GB" w:bidi="ar-SA"/>
        </w:rPr>
        <w:commentReference w:id="80"/>
      </w:r>
      <w:r w:rsidR="00E97667" w:rsidRPr="00532F44">
        <w:t>Three mutually exclusive outcomes co</w:t>
      </w:r>
      <w:r w:rsidR="00133DC2">
        <w:t>uld result from a stroke: death; a dependent state;</w:t>
      </w:r>
      <w:r w:rsidR="00E97667" w:rsidRPr="00532F44">
        <w:t xml:space="preserve"> and an independent state. Each outcome has different utilities,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D47742" w:rsidRPr="00532F44">
        <w:fldChar w:fldCharType="begin" w:fldLock="1"/>
      </w:r>
      <w:r w:rsidR="00621BC9">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"[9]" }, "properties" : { "noteIndex" : 0 }, "schema" : "https://github.com/citation-style-language/schema/raw/master/csl-citation.json" }</w:instrText>
      </w:r>
      <w:r w:rsidR="00D47742" w:rsidRPr="00532F44">
        <w:fldChar w:fldCharType="separate"/>
      </w:r>
      <w:r w:rsidR="009137B7" w:rsidRPr="009137B7">
        <w:rPr>
          <w:noProof/>
        </w:rPr>
        <w:t>[9]</w:t>
      </w:r>
      <w:r w:rsidR="00D47742" w:rsidRPr="00532F44">
        <w:fldChar w:fldCharType="end"/>
      </w:r>
    </w:p>
    <w:p w:rsidR="00F91783" w:rsidRPr="00532F44" w:rsidRDefault="00A8404E" w:rsidP="008D11C1">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89277F">
        <w:rPr>
          <w:vertAlign w:val="subscript"/>
        </w:rPr>
        <w:t>2</w:t>
      </w:r>
      <w:r w:rsidR="0089277F">
        <w:t xml:space="preserve"> score by one point</w:t>
      </w:r>
      <w:r w:rsidR="007D1C2B">
        <w:t>.</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r w:rsidR="00F91783" w:rsidRPr="00532F44">
        <w:rPr>
          <w:lang w:val="en-GB"/>
        </w:rPr>
        <w:t>haemorrhage</w:t>
      </w:r>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D47742" w:rsidRPr="00532F44">
        <w:fldChar w:fldCharType="begin" w:fldLock="1"/>
      </w:r>
      <w:r w:rsidR="00621BC9">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"[10]" }, "properties" : { "noteIndex" : 0 }, "schema" : "https://github.com/citation-style-language/schema/raw/master/csl-citation.json" }</w:instrText>
      </w:r>
      <w:r w:rsidR="00D47742" w:rsidRPr="00532F44">
        <w:fldChar w:fldCharType="separate"/>
      </w:r>
      <w:r w:rsidR="009137B7" w:rsidRPr="009137B7">
        <w:rPr>
          <w:noProof/>
        </w:rPr>
        <w:t>[10]</w:t>
      </w:r>
      <w:r w:rsidR="00D47742" w:rsidRPr="00532F44">
        <w:fldChar w:fldCharType="end"/>
      </w:r>
      <w:r w:rsidR="00604F56" w:rsidRPr="00532F44">
        <w:t>Additionally, t</w:t>
      </w:r>
      <w:r w:rsidR="00F91783" w:rsidRPr="00532F44">
        <w:t xml:space="preserve">he risk of a major bleeding event when taking </w:t>
      </w:r>
      <w:r w:rsidR="00C23AC0" w:rsidRPr="00532F44">
        <w:t>dabigatran</w:t>
      </w:r>
      <w:r w:rsidR="00F91783" w:rsidRPr="00532F44">
        <w:t>(150mg twice daily) was also assumed to change a</w:t>
      </w:r>
      <w:r w:rsidR="00C42A71" w:rsidRPr="00532F44">
        <w:t xml:space="preserve">t the age of 75, as indicated by recent evidence comparing dabigatran with warfarin. </w:t>
      </w:r>
      <w:r w:rsidR="00D47742"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D47742" w:rsidRPr="00532F44">
        <w:fldChar w:fldCharType="separate"/>
      </w:r>
      <w:r w:rsidR="009137B7" w:rsidRPr="009137B7">
        <w:rPr>
          <w:noProof/>
        </w:rPr>
        <w:t>[11]</w:t>
      </w:r>
      <w:r w:rsidR="00D47742" w:rsidRPr="00532F44">
        <w:fldChar w:fldCharType="end"/>
      </w:r>
    </w:p>
    <w:p w:rsidR="00DE62D7" w:rsidRPr="002F0559" w:rsidRDefault="00DE62D7" w:rsidP="003378D6">
      <w:pPr>
        <w:pStyle w:val="Heading2"/>
        <w:numPr>
          <w:ilvl w:val="0"/>
          <w:numId w:val="0"/>
        </w:numPr>
        <w:rPr>
          <w:b w:val="0"/>
          <w:rPrChange w:id="88" w:author="GYHL" w:date="2012-12-10T11:51:00Z">
            <w:rPr/>
          </w:rPrChange>
        </w:rPr>
      </w:pPr>
      <w:r w:rsidRPr="002F0559">
        <w:rPr>
          <w:b w:val="0"/>
          <w:rPrChange w:id="89" w:author="GYHL" w:date="2012-12-10T11:51:00Z">
            <w:rPr/>
          </w:rPrChange>
        </w:rPr>
        <w:t>Data sources used in model</w:t>
      </w:r>
    </w:p>
    <w:p w:rsidR="00DE62D7" w:rsidRPr="002F0559" w:rsidRDefault="00DE62D7" w:rsidP="00DE62D7">
      <w:r w:rsidRPr="002F0559">
        <w:t xml:space="preserve">A full list of the information used to populate the parameters in the model, including event risks, costs and utilities, is presented in </w:t>
      </w:r>
      <w:r w:rsidR="00C07FB1">
        <w:fldChar w:fldCharType="begin"/>
      </w:r>
      <w:r w:rsidR="00C07FB1">
        <w:instrText xml:space="preserve"> REF _Ref321401422 \h  \* MERGEFORMAT </w:instrText>
      </w:r>
      <w:r w:rsidR="00C07FB1">
        <w:fldChar w:fldCharType="separate"/>
      </w:r>
      <w:r w:rsidR="006E20FD" w:rsidRPr="002F0559">
        <w:t>Table 2</w:t>
      </w:r>
      <w:r w:rsidR="00C07FB1">
        <w:fldChar w:fldCharType="end"/>
      </w:r>
      <w:r w:rsidRPr="002F0559">
        <w:t>.</w:t>
      </w:r>
    </w:p>
    <w:p w:rsidR="0091160C" w:rsidRPr="002F0559" w:rsidRDefault="0091160C" w:rsidP="003378D6">
      <w:pPr>
        <w:pStyle w:val="Heading2"/>
        <w:numPr>
          <w:ilvl w:val="0"/>
          <w:numId w:val="0"/>
        </w:numPr>
        <w:rPr>
          <w:b w:val="0"/>
          <w:rPrChange w:id="90" w:author="GYHL" w:date="2012-12-10T11:51:00Z">
            <w:rPr/>
          </w:rPrChange>
        </w:rPr>
      </w:pPr>
      <w:r w:rsidRPr="002F0559">
        <w:rPr>
          <w:b w:val="0"/>
          <w:rPrChange w:id="91" w:author="GYHL" w:date="2012-12-10T11:51:00Z">
            <w:rPr/>
          </w:rPrChange>
        </w:rPr>
        <w:t>Estimating cost effectiv</w:t>
      </w:r>
      <w:r w:rsidR="007955A1" w:rsidRPr="002F0559">
        <w:rPr>
          <w:b w:val="0"/>
          <w:rPrChange w:id="92" w:author="GYHL" w:date="2012-12-10T11:51:00Z">
            <w:rPr/>
          </w:rPrChange>
        </w:rPr>
        <w:t>e</w:t>
      </w:r>
      <w:r w:rsidRPr="002F0559">
        <w:rPr>
          <w:b w:val="0"/>
          <w:rPrChange w:id="93" w:author="GYHL" w:date="2012-12-10T11:51:00Z">
            <w:rPr/>
          </w:rPrChange>
        </w:rPr>
        <w:t>ness</w:t>
      </w:r>
    </w:p>
    <w:p w:rsidR="00454436" w:rsidRPr="00532F44" w:rsidRDefault="00670364" w:rsidP="008D11C1">
      <w:bookmarkStart w:id="94" w:name="_Toc316637315"/>
      <w:r w:rsidRPr="00532F44">
        <w:t xml:space="preserve">The </w:t>
      </w:r>
      <w:r w:rsidR="00270FD8" w:rsidRPr="00532F44">
        <w:t xml:space="preserve">probabilities </w:t>
      </w:r>
      <w:r w:rsidRPr="00532F44">
        <w:t>that the</w:t>
      </w:r>
      <w:r w:rsidR="00266451" w:rsidRPr="00532F44">
        <w:t xml:space="preserve"> addition of TTE </w:t>
      </w:r>
      <w:r w:rsidR="001138A7" w:rsidRPr="00532F44">
        <w:t>is cost-effective at</w:t>
      </w:r>
      <w:r w:rsidR="000F1109" w:rsidRPr="00532F44">
        <w:t xml:space="preserve">maximum acceptable incremental cost effectiveness ratios (MAICERS) </w:t>
      </w:r>
      <w:r w:rsidR="00270FD8" w:rsidRPr="00532F44">
        <w:t xml:space="preserve">ranging from £0/QALY to £50,000/QALY were calculated. This </w:t>
      </w:r>
      <w:r w:rsidR="00270FD8" w:rsidRPr="00532F44">
        <w:lastRenderedPageBreak/>
        <w:t xml:space="preserve">informationwas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 unlike cost-effectiveness acceptability curves (CEACs), show the probability </w:t>
      </w:r>
      <w:r w:rsidR="00CA434B" w:rsidRPr="00532F44">
        <w:t>of the adoption decision alone being</w:t>
      </w:r>
      <w:r w:rsidR="00270FD8" w:rsidRPr="00532F44">
        <w:t xml:space="preserve"> cost-effective.</w:t>
      </w:r>
      <w:r w:rsidR="00D47742" w:rsidRPr="00532F44">
        <w:fldChar w:fldCharType="begin" w:fldLock="1"/>
      </w:r>
      <w:r w:rsidR="00621BC9">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"[12]" }, "properties" : { "noteIndex" : 0 }, "schema" : "https://github.com/citation-style-language/schema/raw/master/csl-citation.json" }</w:instrText>
      </w:r>
      <w:r w:rsidR="00D47742" w:rsidRPr="00532F44">
        <w:fldChar w:fldCharType="separate"/>
      </w:r>
      <w:r w:rsidR="0009234A" w:rsidRPr="0009234A">
        <w:rPr>
          <w:noProof/>
        </w:rPr>
        <w:t>[12]</w:t>
      </w:r>
      <w:r w:rsidR="00D47742" w:rsidRPr="00532F44">
        <w:fldChar w:fldCharType="end"/>
      </w:r>
    </w:p>
    <w:p w:rsidR="00270FD8" w:rsidRPr="002F0559" w:rsidRDefault="00AB2D8E" w:rsidP="003378D6">
      <w:pPr>
        <w:pStyle w:val="Heading2"/>
        <w:numPr>
          <w:ilvl w:val="0"/>
          <w:numId w:val="0"/>
        </w:numPr>
        <w:rPr>
          <w:b w:val="0"/>
          <w:rPrChange w:id="95" w:author="GYHL" w:date="2012-12-10T11:51:00Z">
            <w:rPr/>
          </w:rPrChange>
        </w:rPr>
      </w:pPr>
      <w:r w:rsidRPr="002F0559">
        <w:rPr>
          <w:b w:val="0"/>
          <w:rPrChange w:id="96" w:author="GYHL" w:date="2012-12-10T11:51:00Z">
            <w:rPr/>
          </w:rPrChange>
        </w:rPr>
        <w:t>Deterministic</w:t>
      </w:r>
      <w:r w:rsidR="00270FD8" w:rsidRPr="002F0559">
        <w:rPr>
          <w:b w:val="0"/>
          <w:rPrChange w:id="97" w:author="GYHL" w:date="2012-12-10T11:51:00Z">
            <w:rPr/>
          </w:rPrChange>
        </w:rPr>
        <w:t xml:space="preserve"> sensitivity analyses</w:t>
      </w:r>
    </w:p>
    <w:p w:rsidR="00454436" w:rsidRPr="00532F44" w:rsidRDefault="00DF7E46" w:rsidP="008D11C1">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uncertainty for two scenarios are presented in the main article. The remainder of these analyses</w:t>
      </w:r>
      <w:r w:rsidR="001B457D" w:rsidRPr="00532F44">
        <w:t xml:space="preserve"> are presented in theonline </w:t>
      </w:r>
      <w:r w:rsidR="001138A7" w:rsidRPr="00532F44">
        <w:t>appendix.</w:t>
      </w:r>
    </w:p>
    <w:bookmarkEnd w:id="94"/>
    <w:p w:rsidR="002F0559" w:rsidRDefault="002F0559">
      <w:pPr>
        <w:spacing w:line="276" w:lineRule="auto"/>
        <w:jc w:val="left"/>
        <w:rPr>
          <w:ins w:id="98" w:author="GYHL" w:date="2012-12-10T11:51:00Z"/>
          <w:rFonts w:asciiTheme="majorHAnsi" w:eastAsiaTheme="majorEastAsia" w:hAnsiTheme="majorHAnsi" w:cstheme="majorBidi"/>
          <w:b/>
          <w:bCs/>
          <w:sz w:val="32"/>
          <w:szCs w:val="28"/>
        </w:rPr>
      </w:pPr>
      <w:ins w:id="99" w:author="GYHL" w:date="2012-12-10T11:51:00Z">
        <w:r>
          <w:br w:type="page"/>
        </w:r>
      </w:ins>
    </w:p>
    <w:p w:rsidR="0005390C" w:rsidRPr="00532F44" w:rsidRDefault="00DF4463" w:rsidP="003378D6">
      <w:pPr>
        <w:pStyle w:val="Heading1"/>
        <w:numPr>
          <w:ilvl w:val="0"/>
          <w:numId w:val="0"/>
        </w:numPr>
      </w:pPr>
      <w:r w:rsidRPr="00532F44">
        <w:lastRenderedPageBreak/>
        <w:t>Results</w:t>
      </w:r>
    </w:p>
    <w:p w:rsidR="002F0559" w:rsidRDefault="002F0559" w:rsidP="008D11C1">
      <w:pPr>
        <w:rPr>
          <w:ins w:id="100" w:author="GYHL" w:date="2012-12-10T11:51:00Z"/>
        </w:rPr>
      </w:pPr>
    </w:p>
    <w:p w:rsidR="000804F2" w:rsidRPr="00532F44" w:rsidRDefault="000804F2" w:rsidP="008D11C1">
      <w:r w:rsidRPr="00532F44">
        <w:t xml:space="preserve">Due to the large number of scenarios run, </w:t>
      </w:r>
      <w:r w:rsidR="0089277F">
        <w:t xml:space="preserve">for brevity </w:t>
      </w:r>
      <w:r w:rsidRPr="00532F44">
        <w:t xml:space="preserve">only the results for two scenarios are </w:t>
      </w:r>
      <w:r w:rsidR="00FC748C">
        <w:t xml:space="preserve">discussed </w:t>
      </w:r>
      <w:r w:rsidR="0055657D" w:rsidRPr="00532F44">
        <w:t>in detail</w:t>
      </w:r>
      <w:del w:id="101" w:author="GYHL" w:date="2012-12-10T11:51:00Z">
        <w:r w:rsidR="0055657D" w:rsidRPr="00532F44" w:rsidDel="002F0559">
          <w:delText xml:space="preserve"> </w:delText>
        </w:r>
        <w:r w:rsidR="0089277F" w:rsidDel="002F0559">
          <w:delText>here</w:delText>
        </w:r>
      </w:del>
      <w:r w:rsidR="007D1C2B">
        <w:t>, although the results for the other scenarios are also provided</w:t>
      </w:r>
      <w:r w:rsidR="0089277F">
        <w:t xml:space="preserve"> and the implications briefly summarised</w:t>
      </w:r>
      <w:r w:rsidRPr="00532F44">
        <w:t xml:space="preserve">. </w:t>
      </w:r>
      <w:r w:rsidR="0055657D" w:rsidRPr="00532F44">
        <w:t>These two scenarios are: fifty year old males with an initial CHADS</w:t>
      </w:r>
      <w:r w:rsidR="0055657D" w:rsidRPr="00532F44">
        <w:rPr>
          <w:vertAlign w:val="subscript"/>
        </w:rPr>
        <w:t>2</w:t>
      </w:r>
      <w:r w:rsidR="0055657D" w:rsidRPr="00532F44">
        <w:rPr>
          <w:vertAlign w:val="subscript"/>
        </w:rPr>
        <w:softHyphen/>
      </w:r>
      <w:r w:rsidR="0055657D" w:rsidRPr="00532F44">
        <w:t>score of zero; and fifty year old males with an initial CHADS</w:t>
      </w:r>
      <w:r w:rsidR="0055657D" w:rsidRPr="00532F44">
        <w:rPr>
          <w:vertAlign w:val="subscript"/>
        </w:rPr>
        <w:t>2</w:t>
      </w:r>
      <w:r w:rsidR="0055657D" w:rsidRPr="00532F44">
        <w:t xml:space="preserve"> score of one. </w:t>
      </w:r>
      <w:r w:rsidR="00BC79E5" w:rsidRPr="00532F44">
        <w:t xml:space="preserve"> In these scenarios the OAC assumed was warfarin.</w:t>
      </w:r>
    </w:p>
    <w:p w:rsidR="00273A34" w:rsidRPr="00532F44" w:rsidRDefault="00C07FB1" w:rsidP="008D11C1">
      <w:r>
        <w:fldChar w:fldCharType="begin"/>
      </w:r>
      <w:r>
        <w:instrText xml:space="preserve"> REF _Ref321238070 \h  \* MERGEFORMAT </w:instrText>
      </w:r>
      <w:r>
        <w:fldChar w:fldCharType="separate"/>
      </w:r>
      <w:r w:rsidR="006E20FD" w:rsidRPr="00532F44">
        <w:t xml:space="preserve">Table </w:t>
      </w:r>
      <w:r w:rsidR="006E20FD">
        <w:t>3</w:t>
      </w:r>
      <w:r>
        <w:fldChar w:fldCharType="end"/>
      </w:r>
      <w:ins w:id="102" w:author="GYHL" w:date="2012-12-10T11:52:00Z">
        <w:r w:rsidR="002F0559">
          <w:t xml:space="preserve"> </w:t>
        </w:r>
      </w:ins>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w:t>
      </w:r>
      <w:r w:rsidR="00273A34" w:rsidRPr="00532F44">
        <w:t xml:space="preserve">either </w:t>
      </w:r>
      <w:r w:rsidR="00AD6705" w:rsidRPr="00532F44">
        <w:t xml:space="preserve">an initial </w:t>
      </w:r>
      <w:r w:rsidR="00B325C3" w:rsidRPr="00532F44">
        <w:t>CHADS</w:t>
      </w:r>
      <w:r w:rsidR="00B325C3" w:rsidRPr="00532F44">
        <w:rPr>
          <w:vertAlign w:val="subscript"/>
        </w:rPr>
        <w:t>2</w:t>
      </w:r>
      <w:r w:rsidR="00AD6705" w:rsidRPr="00532F44">
        <w:t>score of zero, or an initial CHADS</w:t>
      </w:r>
      <w:r w:rsidR="00AD6705" w:rsidRPr="00532F44">
        <w:rPr>
          <w:vertAlign w:val="subscript"/>
        </w:rPr>
        <w:t>2</w:t>
      </w:r>
      <w:r w:rsidR="00AD6705" w:rsidRPr="00532F44">
        <w:t xml:space="preserve"> score of one point. </w:t>
      </w:r>
      <w:r w:rsidR="00273A34" w:rsidRPr="00532F44">
        <w:t xml:space="preserve">For both cohorts the effect of using TTE to inform the decision is to increase the number of lifeyears, decrease the proportion of patients dying of strokes, but increase the proportion dying of major bleeding events. </w:t>
      </w:r>
      <w:r w:rsidR="0089277F">
        <w:t>While t</w:t>
      </w:r>
      <w:r w:rsidR="0089277F" w:rsidRPr="00532F44">
        <w:t>he proportion of patients suffering strokes is decreased in the TTE arms compared with the No TTE arms, the proportion experiencing either in</w:t>
      </w:r>
      <w:r w:rsidR="0089277F">
        <w:t>tra</w:t>
      </w:r>
      <w:r w:rsidR="0089277F" w:rsidRPr="00532F44">
        <w:t xml:space="preserve">cranial </w:t>
      </w:r>
      <w:r w:rsidR="0089277F" w:rsidRPr="003762FF">
        <w:rPr>
          <w:lang w:val="en-GB"/>
        </w:rPr>
        <w:t>haemorrhages</w:t>
      </w:r>
      <w:r w:rsidR="0089277F" w:rsidRPr="00532F44">
        <w:t xml:space="preserve"> (ICH) or non</w:t>
      </w:r>
      <w:ins w:id="103" w:author="GYHL" w:date="2012-12-10T11:52:00Z">
        <w:r w:rsidR="007860FA">
          <w:t>-</w:t>
        </w:r>
      </w:ins>
      <w:r w:rsidR="0089277F" w:rsidRPr="00532F44">
        <w:t>intracranial</w:t>
      </w:r>
      <w:r w:rsidR="0089277F" w:rsidRPr="003762FF">
        <w:rPr>
          <w:lang w:val="en-GB"/>
        </w:rPr>
        <w:t xml:space="preserve"> haemorrhages</w:t>
      </w:r>
      <w:r w:rsidR="0089277F">
        <w:t xml:space="preserve"> (NICH) is increased. </w:t>
      </w:r>
      <w:r w:rsidR="00273A34" w:rsidRPr="00532F44">
        <w:t>The increase in lifeyears gained is more modest in the cohort with an initial CHADS</w:t>
      </w:r>
      <w:r w:rsidR="00273A34" w:rsidRPr="00532F44">
        <w:rPr>
          <w:vertAlign w:val="subscript"/>
        </w:rPr>
        <w:t>2</w:t>
      </w:r>
      <w:r w:rsidR="00273A34" w:rsidRPr="00532F44">
        <w:t xml:space="preserve"> score of zero points than in the cohort with an initial CHADS</w:t>
      </w:r>
      <w:r w:rsidR="00273A34" w:rsidRPr="00532F44">
        <w:rPr>
          <w:vertAlign w:val="subscript"/>
        </w:rPr>
        <w:t>2</w:t>
      </w:r>
      <w:r w:rsidR="007D1C2B">
        <w:t xml:space="preserve"> score of one point; </w:t>
      </w:r>
    </w:p>
    <w:p w:rsidR="00920A0B" w:rsidRPr="00532F44" w:rsidRDefault="000C4858" w:rsidP="006E20FD">
      <w:r w:rsidRPr="00532F44">
        <w:t>For the cohort of fifty year old males with a CHADS</w:t>
      </w:r>
      <w:r w:rsidRPr="00532F44">
        <w:rPr>
          <w:vertAlign w:val="subscript"/>
        </w:rPr>
        <w:t>2</w:t>
      </w:r>
      <w:r w:rsidRPr="00532F44">
        <w:t xml:space="preserve"> score of zero, </w:t>
      </w:r>
      <w:r w:rsidR="00C07FB1">
        <w:fldChar w:fldCharType="begin"/>
      </w:r>
      <w:r w:rsidR="00C07FB1">
        <w:instrText xml:space="preserve"> REF _Ref335131627 \h  \* MERGEFORMAT </w:instrText>
      </w:r>
      <w:r w:rsidR="00C07FB1">
        <w:fldChar w:fldCharType="separate"/>
      </w:r>
      <w:r w:rsidR="006E20FD" w:rsidRPr="00532F44">
        <w:t xml:space="preserve">Table </w:t>
      </w:r>
      <w:r w:rsidR="006E20FD">
        <w:t>4</w:t>
      </w:r>
      <w:r w:rsidR="00C07FB1">
        <w:fldChar w:fldCharType="end"/>
      </w:r>
      <w:r w:rsidRPr="00532F44">
        <w:t xml:space="preserve"> presents </w:t>
      </w:r>
      <w:ins w:id="104" w:author="GYHL" w:date="2012-12-10T12:00:00Z">
        <w:r w:rsidR="007860FA">
          <w:t xml:space="preserve">the following:  </w:t>
        </w:r>
      </w:ins>
      <w:r w:rsidR="001B7E26" w:rsidRPr="00532F44">
        <w:t>a)a</w:t>
      </w:r>
      <w:r w:rsidR="001B7E26" w:rsidRPr="003762FF">
        <w:rPr>
          <w:lang w:val="en-GB"/>
        </w:rPr>
        <w:t xml:space="preserve"> scatterplot</w:t>
      </w:r>
      <w:r w:rsidR="001B7E26" w:rsidRPr="00532F44">
        <w:t xml:space="preserve"> of one thousand probabilistic sensitivity analysis runs; b) the cost effec</w:t>
      </w:r>
      <w:r w:rsidR="00BB340B">
        <w:t>tiveness acceptability frontier</w:t>
      </w:r>
      <w:r w:rsidR="00405A96">
        <w:t xml:space="preserve"> (CEAF)</w:t>
      </w:r>
      <w:r w:rsidR="001B7E26" w:rsidRPr="00532F44">
        <w:t>; c) the mean cost and mean QALY associated with each option, and the ICER</w:t>
      </w:r>
      <w:r w:rsidR="009A3B70" w:rsidRPr="00532F44">
        <w:t>, with jackknifed 95% confidence interval,</w:t>
      </w:r>
      <w:r w:rsidR="001B7E26" w:rsidRPr="00532F44">
        <w:t xml:space="preserve"> ass</w:t>
      </w:r>
      <w:r w:rsidRPr="00532F44">
        <w:t>ociated with these mean values.</w:t>
      </w:r>
      <w:r w:rsidR="00D47742" w:rsidRPr="00532F44">
        <w:fldChar w:fldCharType="begin" w:fldLock="1"/>
      </w:r>
      <w:r w:rsidR="00621BC9">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"[13]" }, "properties" : { "noteIndex" : 0 }, "schema" : "https://github.com/citation-style-language/schema/raw/master/csl-citation.json" }</w:instrText>
      </w:r>
      <w:r w:rsidR="00D47742" w:rsidRPr="00532F44">
        <w:fldChar w:fldCharType="separate"/>
      </w:r>
      <w:r w:rsidR="0009234A" w:rsidRPr="0009234A">
        <w:rPr>
          <w:noProof/>
        </w:rPr>
        <w:t>[13]</w:t>
      </w:r>
      <w:r w:rsidR="00D47742" w:rsidRPr="00532F44">
        <w:fldChar w:fldCharType="end"/>
      </w:r>
      <w:r w:rsidR="00C07FB1">
        <w:fldChar w:fldCharType="begin"/>
      </w:r>
      <w:r w:rsidR="00C07FB1">
        <w:instrText xml:space="preserve"> REF _Ref335131630 \h  \* MERGEFORMAT </w:instrText>
      </w:r>
      <w:r w:rsidR="00C07FB1">
        <w:fldChar w:fldCharType="separate"/>
      </w:r>
      <w:r w:rsidR="006E20FD" w:rsidRPr="00532F44">
        <w:rPr>
          <w:noProof/>
        </w:rPr>
        <w:t xml:space="preserve">Table </w:t>
      </w:r>
      <w:r w:rsidR="006E20FD">
        <w:rPr>
          <w:noProof/>
        </w:rPr>
        <w:t>5</w:t>
      </w:r>
      <w:r w:rsidR="00C07FB1">
        <w:fldChar w:fldCharType="end"/>
      </w:r>
      <w:r w:rsidR="001B7E26" w:rsidRPr="00532F44">
        <w:t xml:space="preserve"> presents the equivalent information for the cohort with an initial CHADS</w:t>
      </w:r>
      <w:r w:rsidR="001B7E26" w:rsidRPr="00532F44">
        <w:rPr>
          <w:vertAlign w:val="subscript"/>
        </w:rPr>
        <w:t>2</w:t>
      </w:r>
      <w:r w:rsidR="001B7E26" w:rsidRPr="00532F44">
        <w:t xml:space="preserve"> score of one point.</w:t>
      </w:r>
    </w:p>
    <w:p w:rsidR="00920A0B" w:rsidRPr="00532F44" w:rsidRDefault="00920A0B" w:rsidP="00920A0B">
      <w:r w:rsidRPr="00532F44">
        <w:t>For the cohort with an initial CHADS</w:t>
      </w:r>
      <w:r w:rsidRPr="00532F44">
        <w:rPr>
          <w:vertAlign w:val="subscript"/>
        </w:rPr>
        <w:t>2</w:t>
      </w:r>
      <w:r w:rsidRPr="00532F44">
        <w:t xml:space="preserve"> score of zero points (</w:t>
      </w:r>
      <w:r w:rsidR="00C07FB1">
        <w:fldChar w:fldCharType="begin"/>
      </w:r>
      <w:r w:rsidR="00C07FB1">
        <w:instrText xml:space="preserve"> REF _Ref335131627 \h  \* MERGEFORMAT </w:instrText>
      </w:r>
      <w:r w:rsidR="00C07FB1">
        <w:fldChar w:fldCharType="separate"/>
      </w:r>
      <w:r w:rsidR="006E20FD" w:rsidRPr="00532F44">
        <w:t xml:space="preserve">Table </w:t>
      </w:r>
      <w:r w:rsidR="006E20FD">
        <w:t>4</w:t>
      </w:r>
      <w:r w:rsidR="00C07FB1">
        <w:fldChar w:fldCharType="end"/>
      </w:r>
      <w:r w:rsidRPr="00532F44">
        <w:t xml:space="preserve">), </w:t>
      </w:r>
      <w:del w:id="105" w:author="GYHL" w:date="2012-12-10T12:02:00Z">
        <w:r w:rsidRPr="00532F44" w:rsidDel="001B58B1">
          <w:delText xml:space="preserve">it is clear from </w:delText>
        </w:r>
      </w:del>
      <w:r w:rsidRPr="00532F44">
        <w:t>the scatterplot</w:t>
      </w:r>
      <w:ins w:id="106" w:author="GYHL" w:date="2012-12-10T12:00:00Z">
        <w:r w:rsidR="007860FA">
          <w:t xml:space="preserve"> </w:t>
        </w:r>
      </w:ins>
      <w:ins w:id="107" w:author="GYHL" w:date="2012-12-10T12:02:00Z">
        <w:r w:rsidR="001B58B1">
          <w:t xml:space="preserve">shows </w:t>
        </w:r>
      </w:ins>
      <w:ins w:id="108" w:author="GYHL" w:date="2012-12-10T12:00:00Z">
        <w:r w:rsidR="007860FA">
          <w:t>that:</w:t>
        </w:r>
      </w:ins>
      <w:r w:rsidRPr="00532F44">
        <w:t xml:space="preserve"> (a) that the majority of the estimates are in the </w:t>
      </w:r>
      <w:r w:rsidR="001138A7" w:rsidRPr="00532F44">
        <w:t>n</w:t>
      </w:r>
      <w:r w:rsidRPr="00532F44">
        <w:t xml:space="preserve">orth </w:t>
      </w:r>
      <w:r w:rsidR="001138A7" w:rsidRPr="00532F44">
        <w:t>w</w:t>
      </w:r>
      <w:r w:rsidRPr="00532F44">
        <w:t xml:space="preserve">est quadrant, indicating that the TTE strategy is dominated by </w:t>
      </w:r>
      <w:r w:rsidR="00BB340B">
        <w:t xml:space="preserve">(is both more expensive and less effective than) </w:t>
      </w:r>
      <w:r w:rsidRPr="00532F44">
        <w:t>the No TTE strategy</w:t>
      </w:r>
      <w:r w:rsidR="00BB340B">
        <w:t xml:space="preserve"> andt</w:t>
      </w:r>
      <w:r w:rsidRPr="00532F44">
        <w:t xml:space="preserve">he mean ICER is negative. </w:t>
      </w:r>
      <w:r w:rsidR="008D30D8" w:rsidRPr="00532F44">
        <w:t xml:space="preserve">These results suggest that TTE can harm </w:t>
      </w:r>
      <w:r w:rsidR="00CA434B" w:rsidRPr="00532F44">
        <w:t>patients</w:t>
      </w:r>
      <w:ins w:id="109" w:author="GYHL" w:date="2012-12-10T12:00:00Z">
        <w:r w:rsidR="007860FA">
          <w:t xml:space="preserve"> </w:t>
        </w:r>
      </w:ins>
      <w:r w:rsidR="00405A96">
        <w:t xml:space="preserve">falsely diagnosed with LA ABN </w:t>
      </w:r>
      <w:r w:rsidR="008D30D8" w:rsidRPr="00532F44">
        <w:t>due to higher bleed risks</w:t>
      </w:r>
      <w:r w:rsidR="00405A96">
        <w:t xml:space="preserve"> with little reduction in absolute stroke risk</w:t>
      </w:r>
      <w:r w:rsidR="008D30D8" w:rsidRPr="00532F44">
        <w:t xml:space="preserve">. </w:t>
      </w:r>
      <w:r w:rsidR="00444C4D" w:rsidRPr="00532F44">
        <w:t>T</w:t>
      </w:r>
      <w:r w:rsidRPr="00532F44">
        <w:t xml:space="preserve">he CEAF indicates that the no TTE strategy is </w:t>
      </w:r>
      <w:r w:rsidR="00444C4D" w:rsidRPr="00532F44">
        <w:t xml:space="preserve">the adoption strategy </w:t>
      </w:r>
      <w:r w:rsidRPr="00532F44">
        <w:t xml:space="preserve">at all </w:t>
      </w:r>
      <w:r w:rsidR="00E60AF4">
        <w:t>MAICER levels</w:t>
      </w:r>
      <w:r w:rsidRPr="00532F44">
        <w:t xml:space="preserve"> between £0 and £50,000/QALY. </w:t>
      </w:r>
      <w:r w:rsidR="000C4858" w:rsidRPr="00532F44">
        <w:t>The estimated probability of TTE being cost effective is only 7.8% at a MAICER of £20,000/QALY, and 9.6% at a MAICER of £30,000/QALY.</w:t>
      </w:r>
    </w:p>
    <w:p w:rsidR="00920A0B" w:rsidRPr="00532F44" w:rsidRDefault="00920A0B" w:rsidP="006E20FD">
      <w:del w:id="110" w:author="GYHL" w:date="2012-12-10T12:00:00Z">
        <w:r w:rsidRPr="00532F44" w:rsidDel="007860FA">
          <w:delText>By contrast, f</w:delText>
        </w:r>
      </w:del>
      <w:ins w:id="111" w:author="GYHL" w:date="2012-12-10T12:00:00Z">
        <w:r w:rsidR="007860FA">
          <w:t>F</w:t>
        </w:r>
      </w:ins>
      <w:r w:rsidRPr="00532F44">
        <w:t>or the cohort with an initial CHADS</w:t>
      </w:r>
      <w:r w:rsidRPr="00532F44">
        <w:rPr>
          <w:vertAlign w:val="subscript"/>
        </w:rPr>
        <w:t>2</w:t>
      </w:r>
      <w:r w:rsidRPr="00532F44">
        <w:t xml:space="preserve"> score of one point </w:t>
      </w:r>
      <w:r w:rsidR="000C4858" w:rsidRPr="00532F44">
        <w:t>(</w:t>
      </w:r>
      <w:r w:rsidR="00D47742">
        <w:fldChar w:fldCharType="begin"/>
      </w:r>
      <w:r w:rsidR="00BB340B">
        <w:instrText xml:space="preserve"> REF _Ref342550261 \h </w:instrText>
      </w:r>
      <w:r w:rsidR="00D47742">
        <w:fldChar w:fldCharType="separate"/>
      </w:r>
      <w:r w:rsidR="00BB340B" w:rsidRPr="00532F44">
        <w:t xml:space="preserve">Table </w:t>
      </w:r>
      <w:r w:rsidR="00BB340B">
        <w:rPr>
          <w:noProof/>
        </w:rPr>
        <w:t>5</w:t>
      </w:r>
      <w:r w:rsidR="00D47742">
        <w:fldChar w:fldCharType="end"/>
      </w:r>
      <w:r w:rsidRPr="00532F44">
        <w:t xml:space="preserve">), </w:t>
      </w:r>
      <w:del w:id="112" w:author="GYHL" w:date="2012-12-10T12:03:00Z">
        <w:r w:rsidRPr="00532F44" w:rsidDel="001B58B1">
          <w:delText xml:space="preserve">it is clear from </w:delText>
        </w:r>
      </w:del>
      <w:r w:rsidRPr="00532F44">
        <w:t>the scatterplot</w:t>
      </w:r>
      <w:ins w:id="113" w:author="GYHL" w:date="2012-12-10T12:00:00Z">
        <w:r w:rsidR="007860FA">
          <w:t xml:space="preserve"> </w:t>
        </w:r>
      </w:ins>
      <w:ins w:id="114" w:author="GYHL" w:date="2012-12-10T12:03:00Z">
        <w:r w:rsidR="001B58B1">
          <w:t xml:space="preserve">shows </w:t>
        </w:r>
      </w:ins>
      <w:ins w:id="115" w:author="GYHL" w:date="2012-12-10T12:00:00Z">
        <w:r w:rsidR="007860FA">
          <w:t>that:</w:t>
        </w:r>
      </w:ins>
      <w:r w:rsidRPr="00532F44">
        <w:t xml:space="preserve"> (a) that all estimates are in the </w:t>
      </w:r>
      <w:r w:rsidR="001138A7" w:rsidRPr="00532F44">
        <w:t>n</w:t>
      </w:r>
      <w:r w:rsidRPr="00532F44">
        <w:t xml:space="preserve">orth </w:t>
      </w:r>
      <w:r w:rsidR="001138A7" w:rsidRPr="00532F44">
        <w:t>east</w:t>
      </w:r>
      <w:r w:rsidRPr="00532F44">
        <w:t xml:space="preserve"> quadrant, indicating that the TTE strategy </w:t>
      </w:r>
      <w:r w:rsidR="00640262" w:rsidRPr="00532F44">
        <w:t xml:space="preserve">is more costly but confers greater health benefits than the no TTE strategy. The mean costs </w:t>
      </w:r>
      <w:r w:rsidR="00640262" w:rsidRPr="00532F44">
        <w:lastRenderedPageBreak/>
        <w:t xml:space="preserve">and QALYs associated with each arm indicate that the TTE strategy confers an average of 0.5 additional QALYs, but costs on average more than £3,000 </w:t>
      </w:r>
      <w:r w:rsidR="00405A96">
        <w:t xml:space="preserve">additional </w:t>
      </w:r>
      <w:r w:rsidR="00640262" w:rsidRPr="00532F44">
        <w:t xml:space="preserve">per patient. </w:t>
      </w:r>
      <w:r w:rsidR="008D30D8" w:rsidRPr="00532F44">
        <w:t xml:space="preserve">These results suggest that the reduction in strokes resulting from using TTE in this population group outweighs the additional risk of bleeding events. </w:t>
      </w:r>
      <w:r w:rsidR="00C32E52" w:rsidRPr="00532F44">
        <w:rPr>
          <w:rFonts w:ascii="Calibri" w:eastAsia="Times New Roman" w:hAnsi="Calibri" w:cs="Calibri"/>
          <w:lang w:eastAsia="en-GB"/>
        </w:rPr>
        <w:t>The CEAF indicates that the TTE strategy becomes the adoption strategy at £7,197 per QALY.</w:t>
      </w:r>
      <w:r w:rsidR="00C32E52" w:rsidRPr="00532F44">
        <w:t xml:space="preserve"> It has an </w:t>
      </w:r>
      <w:r w:rsidR="006D0808" w:rsidRPr="00532F44">
        <w:rPr>
          <w:rFonts w:ascii="Calibri" w:eastAsia="Times New Roman" w:hAnsi="Calibri" w:cs="Calibri"/>
          <w:lang w:eastAsia="en-GB"/>
        </w:rPr>
        <w:t xml:space="preserve">estimated probability of being cost effective of 99.3% at a MAICER of £20,000/QALY and 99.9% at £30,000/QALY. </w:t>
      </w:r>
    </w:p>
    <w:p w:rsidR="00E2513B" w:rsidRPr="001B58B1" w:rsidRDefault="008D30D8" w:rsidP="003378D6">
      <w:pPr>
        <w:pStyle w:val="Heading2"/>
        <w:numPr>
          <w:ilvl w:val="0"/>
          <w:numId w:val="0"/>
        </w:numPr>
        <w:rPr>
          <w:rFonts w:eastAsia="Times New Roman"/>
          <w:b w:val="0"/>
          <w:lang w:eastAsia="en-GB"/>
          <w:rPrChange w:id="116" w:author="GYHL" w:date="2012-12-10T12:03:00Z">
            <w:rPr>
              <w:rFonts w:eastAsia="Times New Roman"/>
              <w:lang w:eastAsia="en-GB"/>
            </w:rPr>
          </w:rPrChange>
        </w:rPr>
      </w:pPr>
      <w:r w:rsidRPr="001B58B1">
        <w:rPr>
          <w:rFonts w:eastAsia="Times New Roman"/>
          <w:b w:val="0"/>
          <w:lang w:eastAsia="en-GB"/>
          <w:rPrChange w:id="117" w:author="GYHL" w:date="2012-12-10T12:03:00Z">
            <w:rPr>
              <w:rFonts w:eastAsia="Times New Roman"/>
              <w:lang w:eastAsia="en-GB"/>
            </w:rPr>
          </w:rPrChange>
        </w:rPr>
        <w:t>Deterministic</w:t>
      </w:r>
      <w:r w:rsidR="000406AE" w:rsidRPr="001B58B1">
        <w:rPr>
          <w:rFonts w:eastAsia="Times New Roman"/>
          <w:b w:val="0"/>
          <w:lang w:eastAsia="en-GB"/>
          <w:rPrChange w:id="118" w:author="GYHL" w:date="2012-12-10T12:03:00Z">
            <w:rPr>
              <w:rFonts w:eastAsia="Times New Roman"/>
              <w:lang w:eastAsia="en-GB"/>
            </w:rPr>
          </w:rPrChange>
        </w:rPr>
        <w:t xml:space="preserve"> s</w:t>
      </w:r>
      <w:r w:rsidR="001138A7" w:rsidRPr="001B58B1">
        <w:rPr>
          <w:rFonts w:eastAsia="Times New Roman"/>
          <w:b w:val="0"/>
          <w:lang w:eastAsia="en-GB"/>
          <w:rPrChange w:id="119" w:author="GYHL" w:date="2012-12-10T12:03:00Z">
            <w:rPr>
              <w:rFonts w:eastAsia="Times New Roman"/>
              <w:lang w:eastAsia="en-GB"/>
            </w:rPr>
          </w:rPrChange>
        </w:rPr>
        <w:t>ensitivity analyses</w:t>
      </w:r>
    </w:p>
    <w:p w:rsidR="003A6116" w:rsidRPr="00532F44" w:rsidRDefault="00C07FB1" w:rsidP="003A6116">
      <w:r>
        <w:fldChar w:fldCharType="begin"/>
      </w:r>
      <w:r>
        <w:instrText xml:space="preserve"> REF _Ref335141468 \h  \* MERGEFORMAT </w:instrText>
      </w:r>
      <w:r>
        <w:fldChar w:fldCharType="separate"/>
      </w:r>
      <w:r w:rsidR="006E20FD" w:rsidRPr="00532F44">
        <w:t xml:space="preserve">Table </w:t>
      </w:r>
      <w:r w:rsidR="006E20FD">
        <w:t>7</w:t>
      </w:r>
      <w:r>
        <w:fldChar w:fldCharType="end"/>
      </w:r>
      <w:r w:rsidR="003A6116" w:rsidRPr="00532F44">
        <w:t xml:space="preserve"> shows how the mean ICER estimated depend</w:t>
      </w:r>
      <w:r w:rsidR="00405A96">
        <w:t>s</w:t>
      </w:r>
      <w:r w:rsidR="003A6116" w:rsidRPr="00532F44">
        <w:t xml:space="preserve"> on sensitivity and specificity of the technology, assuming all </w:t>
      </w:r>
      <w:r w:rsidR="00CA434B" w:rsidRPr="00532F44">
        <w:t>other</w:t>
      </w:r>
      <w:r w:rsidR="003A6116" w:rsidRPr="00532F44">
        <w:t xml:space="preserve"> values are held at their mean levels. These results indicate that the </w:t>
      </w:r>
      <w:r w:rsidR="00BB340B">
        <w:t xml:space="preserve">most </w:t>
      </w:r>
      <w:r w:rsidR="00BB340B" w:rsidRPr="00BB340B">
        <w:rPr>
          <w:lang w:val="en-GB"/>
        </w:rPr>
        <w:t>favourable</w:t>
      </w:r>
      <w:ins w:id="120" w:author="GYHL" w:date="2012-12-10T12:03:00Z">
        <w:r w:rsidR="001B58B1">
          <w:rPr>
            <w:lang w:val="en-GB"/>
          </w:rPr>
          <w:t xml:space="preserve"> </w:t>
        </w:r>
      </w:ins>
      <w:r w:rsidR="002148A0">
        <w:t xml:space="preserve">ICER </w:t>
      </w:r>
      <w:r w:rsidR="003A6116" w:rsidRPr="00532F44">
        <w:t>of TTE in this context could be around £3,600/QALY in the cohort with a CHADS</w:t>
      </w:r>
      <w:r w:rsidR="003A6116" w:rsidRPr="00532F44">
        <w:rPr>
          <w:vertAlign w:val="subscript"/>
        </w:rPr>
        <w:t>2</w:t>
      </w:r>
      <w:r w:rsidR="003A6116" w:rsidRPr="00532F44">
        <w:t xml:space="preserve"> score of zero (a), and £3,300/QALY in the cohort with an initial CHADS</w:t>
      </w:r>
      <w:r w:rsidR="003A6116" w:rsidRPr="00532F44">
        <w:rPr>
          <w:vertAlign w:val="subscript"/>
        </w:rPr>
        <w:t>2</w:t>
      </w:r>
      <w:r w:rsidR="003A6116" w:rsidRPr="00532F44">
        <w:t xml:space="preserve"> score of one (b). This is seen by considering the bottom right cells, where both sensitivity and specificity are 1, i.e. a perfect test.  In the CHADS</w:t>
      </w:r>
      <w:r w:rsidR="003A6116" w:rsidRPr="00532F44">
        <w:rPr>
          <w:vertAlign w:val="subscript"/>
        </w:rPr>
        <w:t>2</w:t>
      </w:r>
      <w:r w:rsidR="0009234A">
        <w:t xml:space="preserve"> of one point cohort, </w:t>
      </w:r>
      <w:r w:rsidR="003A6116" w:rsidRPr="00532F44">
        <w:t xml:space="preserve">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CHADS</w:t>
      </w:r>
      <w:r w:rsidR="003A6116" w:rsidRPr="00532F44">
        <w:rPr>
          <w:vertAlign w:val="subscript"/>
        </w:rPr>
        <w:t>2</w:t>
      </w:r>
      <w:r w:rsidR="003A6116" w:rsidRPr="00532F44">
        <w:t xml:space="preserve"> score of zero, TTE only appears cost effective</w:t>
      </w:r>
      <w:r w:rsidR="00BB340B">
        <w:t>,assuming</w:t>
      </w:r>
      <w:r w:rsidR="00620AA2">
        <w:t xml:space="preserve"> aMAICER of £20,000/</w:t>
      </w:r>
      <w:r w:rsidR="00BB340B">
        <w:t>QALY</w:t>
      </w:r>
      <w:r w:rsidR="00620AA2">
        <w:t>,</w:t>
      </w:r>
      <w:r w:rsidR="003A6116" w:rsidRPr="00532F44">
        <w:t xml:space="preserve"> where both sensitivity and specificity are very high</w:t>
      </w:r>
      <w:r w:rsidR="00C32E52" w:rsidRPr="00532F44">
        <w:t>, near the bottom right hand corner of the table.</w:t>
      </w:r>
    </w:p>
    <w:p w:rsidR="003A6116" w:rsidRPr="001B58B1" w:rsidRDefault="003A6116" w:rsidP="003378D6">
      <w:pPr>
        <w:pStyle w:val="Heading2"/>
        <w:numPr>
          <w:ilvl w:val="0"/>
          <w:numId w:val="0"/>
        </w:numPr>
        <w:rPr>
          <w:rFonts w:eastAsia="Times New Roman"/>
          <w:b w:val="0"/>
          <w:lang w:eastAsia="en-GB"/>
          <w:rPrChange w:id="121" w:author="GYHL" w:date="2012-12-10T12:03:00Z">
            <w:rPr>
              <w:rFonts w:eastAsia="Times New Roman"/>
              <w:lang w:eastAsia="en-GB"/>
            </w:rPr>
          </w:rPrChange>
        </w:rPr>
      </w:pPr>
      <w:r w:rsidRPr="001B58B1">
        <w:rPr>
          <w:rFonts w:eastAsia="Times New Roman"/>
          <w:b w:val="0"/>
          <w:lang w:eastAsia="en-GB"/>
          <w:rPrChange w:id="122" w:author="GYHL" w:date="2012-12-10T12:03:00Z">
            <w:rPr>
              <w:rFonts w:eastAsia="Times New Roman"/>
              <w:lang w:eastAsia="en-GB"/>
            </w:rPr>
          </w:rPrChange>
        </w:rPr>
        <w:t>Overview of results for other scenarios</w:t>
      </w:r>
    </w:p>
    <w:p w:rsidR="00536C35" w:rsidRPr="00532F44" w:rsidRDefault="003A6116" w:rsidP="00536C35">
      <w:pPr>
        <w:rPr>
          <w:lang w:eastAsia="en-GB"/>
        </w:rPr>
      </w:pPr>
      <w:r w:rsidRPr="00532F44">
        <w:rPr>
          <w:lang w:eastAsia="en-GB"/>
        </w:rPr>
        <w:t xml:space="preserve">The results for all 14 scenarios considered are presented in the </w:t>
      </w:r>
      <w:r w:rsidR="008D30D8" w:rsidRPr="00532F44">
        <w:rPr>
          <w:lang w:eastAsia="en-GB"/>
        </w:rPr>
        <w:t>online</w:t>
      </w:r>
      <w:r w:rsidRPr="00532F44">
        <w:rPr>
          <w:lang w:eastAsia="en-GB"/>
        </w:rPr>
        <w:t xml:space="preserve"> appendix. </w:t>
      </w:r>
      <w:r w:rsidR="00536C35" w:rsidRPr="00532F44">
        <w:rPr>
          <w:lang w:eastAsia="en-GB"/>
        </w:rPr>
        <w:t xml:space="preserve">A brief summary, indicating whether the results suggest TTE appears the optimal strategy at MAICERs of £20,000 /QALY or £30,000/QALY, is shown in </w:t>
      </w:r>
      <w:r w:rsidR="00C07FB1">
        <w:fldChar w:fldCharType="begin"/>
      </w:r>
      <w:r w:rsidR="00C07FB1">
        <w:instrText xml:space="preserve"> REF _Ref335142114 \h  \* MERGEFORMAT </w:instrText>
      </w:r>
      <w:r w:rsidR="00C07FB1">
        <w:fldChar w:fldCharType="separate"/>
      </w:r>
      <w:r w:rsidR="006E20FD" w:rsidRPr="00532F44">
        <w:t xml:space="preserve">Table </w:t>
      </w:r>
      <w:r w:rsidR="006E20FD">
        <w:t>8</w:t>
      </w:r>
      <w:r w:rsidR="00C07FB1">
        <w:fldChar w:fldCharType="end"/>
      </w:r>
      <w:r w:rsidR="00536C35" w:rsidRPr="00532F44">
        <w:rPr>
          <w:lang w:eastAsia="en-GB"/>
        </w:rPr>
        <w:t xml:space="preserve">. </w:t>
      </w:r>
      <w:r w:rsidR="00536C35" w:rsidRPr="00532F44">
        <w:t>These results suggest that using TTE to make the decision whether to prescribe warfarin may be cost-effective in all patients with a CHADS</w:t>
      </w:r>
      <w:r w:rsidR="00536C35" w:rsidRPr="00532F44">
        <w:rPr>
          <w:vertAlign w:val="subscript"/>
        </w:rPr>
        <w:t>2</w:t>
      </w:r>
      <w:r w:rsidR="00536C35" w:rsidRPr="00532F44">
        <w:t xml:space="preserve"> score of one point. It also suggests that it may be cost effective to use TTE to help make the decision whether to prescribe dabigatran in older patients (aged 65 years)</w:t>
      </w:r>
      <w:r w:rsidR="00D62831" w:rsidRPr="00532F44">
        <w:t xml:space="preserve">, and it may be borderline cost effective, if assuming a MAICER of £30,000/QALY, </w:t>
      </w:r>
      <w:r w:rsidR="00536C35" w:rsidRPr="00532F44">
        <w:t>to use TTE to make the decision whether to prescribe rivaroxaban in older patients (age 65 years). Gender has a slight effect on these results, but the choice of OAC, initial CHADS</w:t>
      </w:r>
      <w:r w:rsidR="00536C35" w:rsidRPr="00532F44">
        <w:rPr>
          <w:vertAlign w:val="subscript"/>
        </w:rPr>
        <w:t>2</w:t>
      </w:r>
      <w:r w:rsidR="00536C35" w:rsidRPr="00532F44">
        <w:t xml:space="preserve"> risk score, and patient age appear to have much greater </w:t>
      </w:r>
      <w:r w:rsidR="00933C10" w:rsidRPr="00532F44">
        <w:t>influence.</w:t>
      </w:r>
    </w:p>
    <w:p w:rsidR="001B58B1" w:rsidRDefault="001B58B1">
      <w:pPr>
        <w:spacing w:line="276" w:lineRule="auto"/>
        <w:jc w:val="left"/>
        <w:rPr>
          <w:ins w:id="123" w:author="GYHL" w:date="2012-12-10T12:03:00Z"/>
          <w:rFonts w:asciiTheme="majorHAnsi" w:eastAsiaTheme="majorEastAsia" w:hAnsiTheme="majorHAnsi" w:cstheme="majorBidi"/>
          <w:b/>
          <w:bCs/>
          <w:sz w:val="32"/>
          <w:szCs w:val="28"/>
        </w:rPr>
      </w:pPr>
      <w:ins w:id="124" w:author="GYHL" w:date="2012-12-10T12:03:00Z">
        <w:r>
          <w:br w:type="page"/>
        </w:r>
      </w:ins>
    </w:p>
    <w:p w:rsidR="0005390C" w:rsidRPr="00532F44" w:rsidRDefault="00F15320" w:rsidP="003378D6">
      <w:pPr>
        <w:pStyle w:val="Heading1"/>
        <w:numPr>
          <w:ilvl w:val="0"/>
          <w:numId w:val="0"/>
        </w:numPr>
      </w:pPr>
      <w:r w:rsidRPr="00532F44">
        <w:lastRenderedPageBreak/>
        <w:t>Discussion</w:t>
      </w:r>
    </w:p>
    <w:p w:rsidR="001B58B1" w:rsidRDefault="001B58B1" w:rsidP="00D20CA0">
      <w:pPr>
        <w:rPr>
          <w:ins w:id="125" w:author="GYHL" w:date="2012-12-10T12:03:00Z"/>
        </w:rPr>
      </w:pPr>
    </w:p>
    <w:p w:rsidR="001B58B1" w:rsidRDefault="001B58B1" w:rsidP="00D20CA0">
      <w:pPr>
        <w:rPr>
          <w:ins w:id="126" w:author="GYHL" w:date="2012-12-10T12:04:00Z"/>
        </w:rPr>
      </w:pPr>
      <w:ins w:id="127" w:author="GYHL" w:date="2012-12-10T12:03:00Z">
        <w:r>
          <w:t>In this st</w:t>
        </w:r>
      </w:ins>
      <w:ins w:id="128" w:author="GYHL" w:date="2012-12-10T12:04:00Z">
        <w:r>
          <w:t>udy we have shown …</w:t>
        </w:r>
      </w:ins>
    </w:p>
    <w:p w:rsidR="00D20CA0" w:rsidRPr="00532F44" w:rsidRDefault="00D20CA0" w:rsidP="00D20CA0">
      <w:del w:id="129" w:author="GYHL" w:date="2012-12-10T12:04:00Z">
        <w:r w:rsidRPr="00532F44" w:rsidDel="001B58B1">
          <w:delText xml:space="preserve">Prior </w:delText>
        </w:r>
      </w:del>
      <w:ins w:id="130" w:author="GYHL" w:date="2012-12-10T12:04:00Z">
        <w:r w:rsidR="001B58B1">
          <w:t xml:space="preserve">As far as we are aware, </w:t>
        </w:r>
        <w:r w:rsidR="001B58B1" w:rsidRPr="00532F44">
          <w:t xml:space="preserve">no </w:t>
        </w:r>
      </w:ins>
      <w:ins w:id="131" w:author="GYHL" w:date="2012-12-10T12:05:00Z">
        <w:r w:rsidR="001B58B1">
          <w:t xml:space="preserve">other </w:t>
        </w:r>
      </w:ins>
      <w:ins w:id="132" w:author="GYHL" w:date="2012-12-10T12:04:00Z">
        <w:r w:rsidR="001B58B1" w:rsidRPr="00532F44">
          <w:t>economic evaluations of</w:t>
        </w:r>
        <w:r w:rsidR="001B58B1">
          <w:t xml:space="preserve"> the use of </w:t>
        </w:r>
        <w:r w:rsidR="001B58B1" w:rsidRPr="00532F44">
          <w:t>TTE in AF patients</w:t>
        </w:r>
        <w:r w:rsidR="001B58B1">
          <w:t xml:space="preserve"> have been published.  </w:t>
        </w:r>
      </w:ins>
      <w:del w:id="133" w:author="GYHL" w:date="2012-12-10T12:05:00Z">
        <w:r w:rsidRPr="00532F44" w:rsidDel="001B58B1">
          <w:delText>to producing this model, a systematic literature review was conducted to identify,</w:delText>
        </w:r>
        <w:r w:rsidRPr="003762FF" w:rsidDel="001B58B1">
          <w:rPr>
            <w:lang w:val="en-GB"/>
          </w:rPr>
          <w:delText xml:space="preserve"> summarise</w:delText>
        </w:r>
        <w:r w:rsidRPr="00532F44" w:rsidDel="001B58B1">
          <w:delText xml:space="preserve"> and appraise existing economic studies for evaluating the cost-effectiveness of TTE in patients with AF. This review </w:delText>
        </w:r>
      </w:del>
      <w:del w:id="134" w:author="GYHL" w:date="2012-12-10T12:04:00Z">
        <w:r w:rsidRPr="00532F44" w:rsidDel="001B58B1">
          <w:delText>identified no economic evaluations of</w:delText>
        </w:r>
        <w:r w:rsidR="00620AA2" w:rsidDel="001B58B1">
          <w:delText xml:space="preserve"> the use of </w:delText>
        </w:r>
        <w:r w:rsidRPr="00532F44" w:rsidDel="001B58B1">
          <w:delText xml:space="preserve"> TTE in AF patients, </w:delText>
        </w:r>
      </w:del>
      <w:del w:id="135" w:author="GYHL" w:date="2012-12-10T12:05:00Z">
        <w:r w:rsidRPr="00532F44" w:rsidDel="001B58B1">
          <w:delText xml:space="preserve">so it is believed that this is the first. </w:delText>
        </w:r>
      </w:del>
      <w:r w:rsidRPr="00532F44">
        <w:t xml:space="preserve"> </w:t>
      </w:r>
    </w:p>
    <w:p w:rsidR="001B58B1" w:rsidRDefault="001B58B1" w:rsidP="008D11C1">
      <w:pPr>
        <w:rPr>
          <w:ins w:id="136" w:author="GYHL" w:date="2012-12-10T12:06:00Z"/>
        </w:rPr>
      </w:pPr>
    </w:p>
    <w:p w:rsidR="00E36870" w:rsidRPr="00532F44" w:rsidDel="001B58B1" w:rsidRDefault="00DF7E46" w:rsidP="008D11C1">
      <w:pPr>
        <w:rPr>
          <w:del w:id="137" w:author="GYHL" w:date="2012-12-10T12:06:00Z"/>
        </w:rPr>
      </w:pPr>
      <w:del w:id="138" w:author="GYHL" w:date="2012-12-10T12:06:00Z">
        <w:r w:rsidRPr="00532F44" w:rsidDel="001B58B1">
          <w:delText xml:space="preserve">The </w:delText>
        </w:r>
        <w:r w:rsidR="00407CD7" w:rsidRPr="00532F44" w:rsidDel="001B58B1">
          <w:delText>model has a range of limitations</w:delText>
        </w:r>
        <w:r w:rsidR="00D20CA0" w:rsidRPr="00532F44" w:rsidDel="001B58B1">
          <w:delText xml:space="preserve"> and a number of a</w:delText>
        </w:r>
        <w:r w:rsidR="00E36870" w:rsidRPr="00532F44" w:rsidDel="001B58B1">
          <w:delText>ssumptions have</w:delText>
        </w:r>
        <w:r w:rsidR="00A11AEA" w:rsidRPr="00532F44" w:rsidDel="001B58B1">
          <w:delText xml:space="preserve"> been made within the mode</w:delText>
        </w:r>
        <w:r w:rsidR="00620AA2" w:rsidDel="001B58B1">
          <w:delText>l</w:delText>
        </w:r>
        <w:r w:rsidR="00A11AEA" w:rsidRPr="00532F44" w:rsidDel="001B58B1">
          <w:delText>l</w:delText>
        </w:r>
        <w:r w:rsidR="00407CD7" w:rsidRPr="00532F44" w:rsidDel="001B58B1">
          <w:delText>ing. For example,</w:delText>
        </w:r>
        <w:r w:rsidR="00654FFC" w:rsidRPr="00532F44" w:rsidDel="001B58B1">
          <w:delText xml:space="preserve"> only the CHADS</w:delText>
        </w:r>
        <w:r w:rsidR="00654FFC" w:rsidRPr="00532F44" w:rsidDel="001B58B1">
          <w:rPr>
            <w:vertAlign w:val="subscript"/>
          </w:rPr>
          <w:delText>2</w:delText>
        </w:r>
        <w:r w:rsidR="00654FFC" w:rsidRPr="00532F44" w:rsidDel="001B58B1">
          <w:delText xml:space="preserve"> clinical risk prediction tool was used as the baseline strategy. An alternative to this tool is CHA</w:delText>
        </w:r>
        <w:r w:rsidR="00654FFC" w:rsidRPr="00532F44" w:rsidDel="001B58B1">
          <w:rPr>
            <w:vertAlign w:val="subscript"/>
          </w:rPr>
          <w:delText>2</w:delText>
        </w:r>
        <w:r w:rsidR="00654FFC" w:rsidRPr="00532F44" w:rsidDel="001B58B1">
          <w:delText>DS</w:delText>
        </w:r>
        <w:r w:rsidR="00654FFC" w:rsidRPr="00532F44" w:rsidDel="001B58B1">
          <w:rPr>
            <w:vertAlign w:val="subscript"/>
          </w:rPr>
          <w:delText>2</w:delText>
        </w:r>
        <w:r w:rsidR="00654FFC" w:rsidRPr="00532F44" w:rsidDel="001B58B1">
          <w:delText xml:space="preserve">-VASc, which is </w:delText>
        </w:r>
      </w:del>
      <w:del w:id="139" w:author="GYHL" w:date="2012-12-10T12:05:00Z">
        <w:r w:rsidR="00654FFC" w:rsidRPr="00532F44" w:rsidDel="001B58B1">
          <w:delText xml:space="preserve">considered to be </w:delText>
        </w:r>
      </w:del>
      <w:del w:id="140" w:author="GYHL" w:date="2012-12-10T12:06:00Z">
        <w:r w:rsidR="00654FFC" w:rsidRPr="00532F44" w:rsidDel="001B58B1">
          <w:delText>better at distinguishing low risk from very low risk patients</w:delText>
        </w:r>
        <w:r w:rsidR="00DB7C63" w:rsidRPr="00532F44" w:rsidDel="001B58B1">
          <w:delText xml:space="preserve">. </w:delText>
        </w:r>
        <w:r w:rsidR="00D47742" w:rsidRPr="00532F44" w:rsidDel="001B58B1">
          <w:fldChar w:fldCharType="begin" w:fldLock="1"/>
        </w:r>
        <w:r w:rsidR="00621BC9" w:rsidDel="001B58B1">
          <w:del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"[14,15]" }, "properties" : { "noteIndex" : 0 }, "schema" : "https://github.com/citation-style-language/schema/raw/master/csl-citation.json" }</w:delInstrText>
        </w:r>
        <w:r w:rsidR="00D47742" w:rsidRPr="00532F44" w:rsidDel="001B58B1">
          <w:fldChar w:fldCharType="separate"/>
        </w:r>
        <w:r w:rsidR="0009234A" w:rsidRPr="0009234A" w:rsidDel="001B58B1">
          <w:rPr>
            <w:noProof/>
          </w:rPr>
          <w:delText>[14,15]</w:delText>
        </w:r>
        <w:r w:rsidR="00D47742" w:rsidRPr="00532F44" w:rsidDel="001B58B1">
          <w:fldChar w:fldCharType="end"/>
        </w:r>
        <w:r w:rsidR="00654FFC" w:rsidRPr="00532F44" w:rsidDel="001B58B1">
          <w:delText xml:space="preserve"> CHA</w:delText>
        </w:r>
        <w:r w:rsidR="00654FFC" w:rsidRPr="00532F44" w:rsidDel="001B58B1">
          <w:rPr>
            <w:vertAlign w:val="subscript"/>
          </w:rPr>
          <w:delText>2</w:delText>
        </w:r>
        <w:r w:rsidR="00654FFC" w:rsidRPr="00532F44" w:rsidDel="001B58B1">
          <w:delText>DS</w:delText>
        </w:r>
        <w:r w:rsidR="00654FFC" w:rsidRPr="00532F44" w:rsidDel="001B58B1">
          <w:rPr>
            <w:vertAlign w:val="subscript"/>
          </w:rPr>
          <w:delText>2</w:delText>
        </w:r>
        <w:r w:rsidR="00654FFC" w:rsidRPr="00532F44" w:rsidDel="001B58B1">
          <w:delText>-VASc was not used in these analyses as CHADS</w:delText>
        </w:r>
        <w:r w:rsidR="00654FFC" w:rsidRPr="00532F44" w:rsidDel="001B58B1">
          <w:rPr>
            <w:vertAlign w:val="subscript"/>
          </w:rPr>
          <w:delText>2</w:delText>
        </w:r>
        <w:r w:rsidR="00654FFC" w:rsidRPr="00532F44" w:rsidDel="001B58B1">
          <w:delText xml:space="preserve"> is the more established instrument, and the recent NICE recommendations for the use of dabigatran and rivaroxaban both map onto specific CHADS</w:delText>
        </w:r>
        <w:r w:rsidR="00654FFC" w:rsidRPr="00532F44" w:rsidDel="001B58B1">
          <w:rPr>
            <w:vertAlign w:val="subscript"/>
          </w:rPr>
          <w:delText>2</w:delText>
        </w:r>
        <w:r w:rsidR="00654FFC" w:rsidRPr="00532F44" w:rsidDel="001B58B1">
          <w:delText xml:space="preserve"> risk scores, but not specific CHA</w:delText>
        </w:r>
        <w:r w:rsidR="00654FFC" w:rsidRPr="00532F44" w:rsidDel="001B58B1">
          <w:rPr>
            <w:vertAlign w:val="subscript"/>
          </w:rPr>
          <w:delText>2</w:delText>
        </w:r>
        <w:r w:rsidR="00654FFC" w:rsidRPr="00532F44" w:rsidDel="001B58B1">
          <w:delText>DS</w:delText>
        </w:r>
        <w:r w:rsidR="00654FFC" w:rsidRPr="00532F44" w:rsidDel="001B58B1">
          <w:rPr>
            <w:vertAlign w:val="subscript"/>
          </w:rPr>
          <w:delText>2</w:delText>
        </w:r>
        <w:r w:rsidR="00654FFC" w:rsidRPr="00532F44" w:rsidDel="001B58B1">
          <w:delText>-VASc risk scores.</w:delText>
        </w:r>
        <w:r w:rsidR="00D47742" w:rsidRPr="00532F44" w:rsidDel="001B58B1">
          <w:fldChar w:fldCharType="begin" w:fldLock="1"/>
        </w:r>
        <w:r w:rsidR="00621BC9" w:rsidDel="001B58B1">
          <w:del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"[7,8]" }, "properties" : { "noteIndex" : 0 }, "schema" : "https://github.com/citation-style-language/schema/raw/master/csl-citation.json" }</w:delInstrText>
        </w:r>
        <w:r w:rsidR="00D47742" w:rsidRPr="00532F44" w:rsidDel="001B58B1">
          <w:fldChar w:fldCharType="separate"/>
        </w:r>
        <w:r w:rsidR="009137B7" w:rsidRPr="009137B7" w:rsidDel="001B58B1">
          <w:rPr>
            <w:noProof/>
          </w:rPr>
          <w:delText>[7,8]</w:delText>
        </w:r>
        <w:r w:rsidR="00D47742" w:rsidRPr="00532F44" w:rsidDel="001B58B1">
          <w:fldChar w:fldCharType="end"/>
        </w:r>
        <w:r w:rsidR="00E36870" w:rsidRPr="00532F44" w:rsidDel="001B58B1">
          <w:delText xml:space="preserve">The dose of dabigatran was set at 150mg twice daily, rather than allowing some patients to receive a lower dose of 110mg twice </w:delText>
        </w:r>
        <w:r w:rsidR="00407CD7" w:rsidRPr="00532F44" w:rsidDel="001B58B1">
          <w:delText>daily</w:delText>
        </w:r>
        <w:r w:rsidR="004850ED" w:rsidRPr="00532F44" w:rsidDel="001B58B1">
          <w:delText>.</w:delText>
        </w:r>
        <w:r w:rsidR="00E36870" w:rsidRPr="00532F44" w:rsidDel="001B58B1">
          <w:delText xml:space="preserve">The stroke risk associated with patients with </w:delText>
        </w:r>
        <w:r w:rsidR="002148A0" w:rsidDel="001B58B1">
          <w:delText xml:space="preserve">LA ABN </w:delText>
        </w:r>
        <w:r w:rsidR="00E36870" w:rsidRPr="00532F44" w:rsidDel="001B58B1">
          <w:delText xml:space="preserve">is assumed </w:delText>
        </w:r>
        <w:r w:rsidR="00570EFD" w:rsidRPr="00532F44" w:rsidDel="001B58B1">
          <w:delText xml:space="preserve">not </w:delText>
        </w:r>
        <w:r w:rsidR="00620AA2" w:rsidDel="001B58B1">
          <w:delText xml:space="preserve">to </w:delText>
        </w:r>
        <w:r w:rsidR="00570EFD" w:rsidRPr="00532F44" w:rsidDel="001B58B1">
          <w:delText>change a</w:delText>
        </w:r>
        <w:r w:rsidR="004850ED" w:rsidRPr="00532F44" w:rsidDel="001B58B1">
          <w:delText>s a patient ages</w:delText>
        </w:r>
        <w:r w:rsidR="00407CD7" w:rsidRPr="00532F44" w:rsidDel="001B58B1">
          <w:delText>; i</w:delText>
        </w:r>
        <w:r w:rsidR="00E36870" w:rsidRPr="00532F44" w:rsidDel="001B58B1">
          <w:delText>deally differential rates by age or by the number (and type) of abnormalities would be used but these data were not identified.</w:delText>
        </w:r>
      </w:del>
    </w:p>
    <w:p w:rsidR="00E36870" w:rsidRPr="00532F44" w:rsidRDefault="000C4858" w:rsidP="008D11C1">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transoesophageal echocardiography (TOE), was </w:t>
      </w:r>
      <w:r w:rsidR="00F00EDF" w:rsidRPr="00532F44">
        <w:t>assumed to be a perfect gold</w:t>
      </w:r>
      <w:r w:rsidRPr="00532F44">
        <w:t xml:space="preserve"> standard</w:t>
      </w:r>
      <w:r w:rsidR="00C32E52" w:rsidRPr="00532F44">
        <w:t>, and so our model also made this assumption.</w:t>
      </w:r>
      <w:r w:rsidR="00D47742"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D47742" w:rsidRPr="00532F44">
        <w:fldChar w:fldCharType="separate"/>
      </w:r>
      <w:r w:rsidR="009137B7" w:rsidRPr="009137B7">
        <w:rPr>
          <w:noProof/>
        </w:rPr>
        <w:t>[5]</w:t>
      </w:r>
      <w:r w:rsidR="00D47742" w:rsidRPr="00532F44">
        <w:fldChar w:fldCharType="end"/>
      </w:r>
      <w:r w:rsidR="00F00EDF" w:rsidRPr="00532F44">
        <w:t xml:space="preserve">Using TOE as the gold standard, </w:t>
      </w:r>
      <w:r w:rsidR="00407CD7" w:rsidRPr="00532F44">
        <w:t xml:space="preserve">TTE was estimated to have a very high sensitivity but a specificity of only around 35%.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D47742"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D47742" w:rsidRPr="00532F44">
        <w:fldChar w:fldCharType="separate"/>
      </w:r>
      <w:r w:rsidR="009137B7" w:rsidRPr="009137B7">
        <w:rPr>
          <w:noProof/>
        </w:rPr>
        <w:t>[5]</w:t>
      </w:r>
      <w:r w:rsidR="00D47742" w:rsidRPr="00532F44">
        <w:fldChar w:fldCharType="end"/>
      </w:r>
      <w:r w:rsidR="00E36870" w:rsidRPr="00532F44">
        <w:t>This has made the assessment of the benefits of TTE uncertain</w:t>
      </w:r>
      <w:r w:rsidR="00654FFC" w:rsidRPr="00532F44">
        <w:t>.</w:t>
      </w:r>
      <w:ins w:id="141" w:author="GYHL" w:date="2012-12-10T12:09:00Z">
        <w:r w:rsidR="001B58B1">
          <w:t xml:space="preserve"> </w:t>
        </w:r>
      </w:ins>
      <w:r w:rsidR="00570EFD" w:rsidRPr="00532F44">
        <w:t xml:space="preserve">A further </w:t>
      </w:r>
      <w:r w:rsidR="00B56A7D" w:rsidRPr="00532F44">
        <w:t xml:space="preserve">limitation is that </w:t>
      </w:r>
      <w:r w:rsidR="00B24433" w:rsidRPr="00532F44">
        <w:t>t</w:t>
      </w:r>
      <w:r w:rsidR="00E36870" w:rsidRPr="00532F44">
        <w:t xml:space="preserve">he risk of death </w:t>
      </w:r>
      <w:r w:rsidR="00E36870" w:rsidRPr="00532F44">
        <w:lastRenderedPageBreak/>
        <w:t>unrelated to bleeding or stroke events was taken from lifetables and were not adjusted for the probability of bleeding or stroke mortality</w:t>
      </w:r>
      <w:r w:rsidR="00654FFC" w:rsidRPr="00532F44">
        <w:t>.</w:t>
      </w:r>
      <w:r w:rsidR="00D47742">
        <w:fldChar w:fldCharType="begin" w:fldLock="1"/>
      </w:r>
      <w:r w:rsidR="00621BC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D47742">
        <w:fldChar w:fldCharType="separate"/>
      </w:r>
      <w:r w:rsidR="0009234A" w:rsidRPr="0009234A">
        <w:rPr>
          <w:noProof/>
        </w:rPr>
        <w:t>[16]</w:t>
      </w:r>
      <w:r w:rsidR="00D47742">
        <w:fldChar w:fldCharType="end"/>
      </w:r>
    </w:p>
    <w:p w:rsidR="004850ED" w:rsidRPr="00532F44" w:rsidRDefault="004850ED" w:rsidP="004850ED">
      <w:r w:rsidRPr="00532F44">
        <w:t>A key uncertainty is whether there are other benefits that are accrued from a TTE other than identifying LA ABN. If these exist, and produce even small net QALY gains (&gt; 0.0033) then TTE would be cost effective in all scenarios</w:t>
      </w:r>
      <w:r w:rsidR="00621BC9">
        <w:t xml:space="preserve">, assuming a cost of </w:t>
      </w:r>
      <w:commentRangeStart w:id="142"/>
      <w:r w:rsidR="00621BC9">
        <w:t>£66 per test</w:t>
      </w:r>
      <w:r w:rsidRPr="00532F44">
        <w:t xml:space="preserve">. </w:t>
      </w:r>
      <w:commentRangeEnd w:id="142"/>
      <w:r w:rsidR="001B58B1">
        <w:rPr>
          <w:rStyle w:val="CommentReference"/>
          <w:rFonts w:ascii="Times New Roman" w:eastAsia="Times New Roman" w:hAnsi="Times New Roman" w:cs="Times New Roman"/>
          <w:lang w:val="en-GB" w:eastAsia="en-GB" w:bidi="ar-SA"/>
        </w:rPr>
        <w:commentReference w:id="142"/>
      </w:r>
      <w:r w:rsidR="00F00EDF" w:rsidRPr="00532F44">
        <w:t xml:space="preserve">As </w:t>
      </w:r>
      <w:r w:rsidR="00C07FB1">
        <w:fldChar w:fldCharType="begin"/>
      </w:r>
      <w:r w:rsidR="00C07FB1">
        <w:instrText xml:space="preserve"> REF _Ref335141468 \h  \* MERGEFORMAT </w:instrText>
      </w:r>
      <w:r w:rsidR="00C07FB1">
        <w:fldChar w:fldCharType="separate"/>
      </w:r>
      <w:r w:rsidR="006E20FD" w:rsidRPr="00532F44">
        <w:t xml:space="preserve">Table </w:t>
      </w:r>
      <w:r w:rsidR="006E20FD">
        <w:t>7</w:t>
      </w:r>
      <w:r w:rsidR="00C07FB1">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1B58B1" w:rsidRPr="001B58B1" w:rsidRDefault="001B58B1" w:rsidP="001B58B1">
      <w:pPr>
        <w:rPr>
          <w:ins w:id="143" w:author="GYHL" w:date="2012-12-10T12:07:00Z"/>
          <w:rFonts w:asciiTheme="majorHAnsi" w:hAnsiTheme="majorHAnsi"/>
          <w:i/>
          <w:sz w:val="28"/>
          <w:szCs w:val="28"/>
        </w:rPr>
      </w:pPr>
      <w:ins w:id="144" w:author="GYHL" w:date="2012-12-10T12:07:00Z">
        <w:r w:rsidRPr="001B58B1">
          <w:rPr>
            <w:rFonts w:asciiTheme="majorHAnsi" w:hAnsiTheme="majorHAnsi"/>
            <w:i/>
            <w:sz w:val="28"/>
            <w:szCs w:val="28"/>
          </w:rPr>
          <w:t>Limitations</w:t>
        </w:r>
      </w:ins>
    </w:p>
    <w:p w:rsidR="001B58B1" w:rsidRPr="00532F44" w:rsidRDefault="001B58B1" w:rsidP="001B58B1">
      <w:pPr>
        <w:rPr>
          <w:ins w:id="145" w:author="GYHL" w:date="2012-12-10T12:07:00Z"/>
        </w:rPr>
      </w:pPr>
      <w:ins w:id="146" w:author="GYHL" w:date="2012-12-10T12:07:00Z">
        <w:r w:rsidRPr="00532F44">
          <w:t>The model has a range of limitations and a number of assumptions have been made within the mode</w:t>
        </w:r>
        <w:r>
          <w:t>l</w:t>
        </w:r>
        <w:r w:rsidRPr="00532F44">
          <w:t>ling. For example, only the CHADS</w:t>
        </w:r>
        <w:r w:rsidRPr="00532F44">
          <w:rPr>
            <w:vertAlign w:val="subscript"/>
          </w:rPr>
          <w:t>2</w:t>
        </w:r>
        <w:r w:rsidRPr="00532F44">
          <w:t xml:space="preserve"> clinical risk prediction tool was used as the baseline strategy. An alternative to this tool is CHA</w:t>
        </w:r>
        <w:r w:rsidRPr="00532F44">
          <w:rPr>
            <w:vertAlign w:val="subscript"/>
          </w:rPr>
          <w:t>2</w:t>
        </w:r>
        <w:r w:rsidRPr="00532F44">
          <w:t>DS</w:t>
        </w:r>
        <w:r w:rsidRPr="00532F44">
          <w:rPr>
            <w:vertAlign w:val="subscript"/>
          </w:rPr>
          <w:t>2</w:t>
        </w:r>
        <w:r w:rsidRPr="00532F44">
          <w:t xml:space="preserve">-VASc, which is better at distinguishing low risk from very low risk patients. </w:t>
        </w:r>
        <w:r w:rsidRPr="00532F44">
          <w:fldChar w:fldCharType="begin" w:fldLock="1"/>
        </w:r>
        <w:r>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"[14,15]" }, "properties" : { "noteIndex" : 0 }, "schema" : "https://github.com/citation-style-language/schema/raw/master/csl-citation.json" }</w:instrText>
        </w:r>
        <w:r w:rsidRPr="00532F44">
          <w:fldChar w:fldCharType="separate"/>
        </w:r>
        <w:r w:rsidRPr="0009234A">
          <w:rPr>
            <w:noProof/>
          </w:rPr>
          <w:t>[14,15]</w:t>
        </w:r>
        <w:r w:rsidRPr="00532F44">
          <w:fldChar w:fldCharType="end"/>
        </w:r>
        <w:r w:rsidRPr="00532F44">
          <w:t xml:space="preserve"> CHA</w:t>
        </w:r>
        <w:r w:rsidRPr="00532F44">
          <w:rPr>
            <w:vertAlign w:val="subscript"/>
          </w:rPr>
          <w:t>2</w:t>
        </w:r>
        <w:r w:rsidRPr="00532F44">
          <w:t>DS</w:t>
        </w:r>
        <w:r w:rsidRPr="00532F44">
          <w:rPr>
            <w:vertAlign w:val="subscript"/>
          </w:rPr>
          <w:t>2</w:t>
        </w:r>
        <w:r w:rsidRPr="00532F44">
          <w:t>-VASc was not used in these analyses as CHADS</w:t>
        </w:r>
        <w:r w:rsidRPr="00532F44">
          <w:rPr>
            <w:vertAlign w:val="subscript"/>
          </w:rPr>
          <w:t>2</w:t>
        </w:r>
        <w:r w:rsidRPr="00532F44">
          <w:t xml:space="preserve"> is the </w:t>
        </w:r>
        <w:r>
          <w:t>older risk score</w:t>
        </w:r>
        <w:r w:rsidRPr="00532F44">
          <w:t>, and the recent NICE recommendations for the use of dabigatran and rivaroxaban both map onto specific CHADS</w:t>
        </w:r>
        <w:r w:rsidRPr="00532F44">
          <w:rPr>
            <w:vertAlign w:val="subscript"/>
          </w:rPr>
          <w:t>2</w:t>
        </w:r>
        <w:r w:rsidRPr="00532F44">
          <w:t xml:space="preserve"> risk scores, but not specific CHA</w:t>
        </w:r>
        <w:r w:rsidRPr="00532F44">
          <w:rPr>
            <w:vertAlign w:val="subscript"/>
          </w:rPr>
          <w:t>2</w:t>
        </w:r>
        <w:r w:rsidRPr="00532F44">
          <w:t>DS</w:t>
        </w:r>
        <w:r w:rsidRPr="00532F44">
          <w:rPr>
            <w:vertAlign w:val="subscript"/>
          </w:rPr>
          <w:t>2</w:t>
        </w:r>
        <w:r w:rsidRPr="00532F44">
          <w:t>-VASc risk scores.</w:t>
        </w:r>
        <w:r w:rsidRPr="00532F44">
          <w:fldChar w:fldCharType="begin" w:fldLock="1"/>
        </w:r>
        <w:r>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"[7,8]" }, "properties" : { "noteIndex" : 0 }, "schema" : "https://github.com/citation-style-language/schema/raw/master/csl-citation.json" }</w:instrText>
        </w:r>
        <w:r w:rsidRPr="00532F44">
          <w:fldChar w:fldCharType="separate"/>
        </w:r>
        <w:r w:rsidRPr="009137B7">
          <w:rPr>
            <w:noProof/>
          </w:rPr>
          <w:t>[7,8]</w:t>
        </w:r>
        <w:r w:rsidRPr="00532F44">
          <w:fldChar w:fldCharType="end"/>
        </w:r>
        <w:r w:rsidRPr="00532F44">
          <w:t xml:space="preserve">The dose of dabigatran was set at 150mg twice daily, rather than allowing some patients to receive a lower dose of 110mg twice daily.The stroke risk associated with patients with </w:t>
        </w:r>
        <w:r>
          <w:t xml:space="preserve">LA ABN </w:t>
        </w:r>
        <w:r w:rsidRPr="00532F44">
          <w:t xml:space="preserve">is assumed not </w:t>
        </w:r>
        <w:r>
          <w:t xml:space="preserve">to </w:t>
        </w:r>
        <w:r w:rsidRPr="00532F44">
          <w:t>change as a patient ages; ideally differential rates by age or by the number (and type) of abnormalities would be used but these data were not identified.</w:t>
        </w:r>
      </w:ins>
    </w:p>
    <w:p w:rsidR="0005390C" w:rsidRPr="001B58B1" w:rsidRDefault="0005390C" w:rsidP="003378D6">
      <w:pPr>
        <w:pStyle w:val="Heading2"/>
        <w:numPr>
          <w:ilvl w:val="0"/>
          <w:numId w:val="0"/>
        </w:numPr>
        <w:rPr>
          <w:b w:val="0"/>
          <w:rPrChange w:id="147" w:author="GYHL" w:date="2012-12-10T12:06:00Z">
            <w:rPr/>
          </w:rPrChange>
        </w:rPr>
      </w:pPr>
      <w:r w:rsidRPr="001B58B1">
        <w:rPr>
          <w:b w:val="0"/>
          <w:rPrChange w:id="148" w:author="GYHL" w:date="2012-12-10T12:06:00Z">
            <w:rPr/>
          </w:rPrChange>
        </w:rPr>
        <w:t>Implications for Research</w:t>
      </w:r>
    </w:p>
    <w:p w:rsidR="0061601D" w:rsidRPr="00532F44" w:rsidRDefault="00F00EDF" w:rsidP="008D11C1">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The extent to which these cost-effectiveness estimated relate</w:t>
      </w:r>
      <w:r w:rsidR="00620AA2">
        <w:t>s</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Default="00736D21" w:rsidP="008D11C1">
      <w:pPr>
        <w:rPr>
          <w:ins w:id="149" w:author="GYHL" w:date="2012-12-10T12:06:00Z"/>
        </w:rPr>
      </w:pPr>
      <w:r w:rsidRPr="00532F44">
        <w:t xml:space="preserve">Additional research that would improve the validity of the model includeidentifying any additional net benefits to the management of newly diagnosed AF patient that could result from routine screening with TTE </w:t>
      </w:r>
      <w:r w:rsidR="00620AA2">
        <w:t xml:space="preserve">following initial </w:t>
      </w:r>
      <w:r w:rsidRPr="00532F44">
        <w:t>diagnosis.</w:t>
      </w:r>
    </w:p>
    <w:p w:rsidR="001B58B1" w:rsidRPr="00532F44" w:rsidRDefault="001B58B1" w:rsidP="008D11C1"/>
    <w:p w:rsidR="0005390C" w:rsidRPr="001B58B1" w:rsidRDefault="0005390C" w:rsidP="003378D6">
      <w:pPr>
        <w:pStyle w:val="Heading2"/>
        <w:numPr>
          <w:ilvl w:val="0"/>
          <w:numId w:val="0"/>
        </w:numPr>
        <w:rPr>
          <w:b w:val="0"/>
          <w:rPrChange w:id="150" w:author="GYHL" w:date="2012-12-10T12:06:00Z">
            <w:rPr/>
          </w:rPrChange>
        </w:rPr>
      </w:pPr>
      <w:r w:rsidRPr="001B58B1">
        <w:rPr>
          <w:b w:val="0"/>
          <w:rPrChange w:id="151" w:author="GYHL" w:date="2012-12-10T12:06:00Z">
            <w:rPr/>
          </w:rPrChange>
        </w:rPr>
        <w:t>Implications for clinical practice</w:t>
      </w:r>
    </w:p>
    <w:p w:rsidR="00A42D14" w:rsidRPr="00532F44" w:rsidRDefault="00DB7C63" w:rsidP="008D11C1">
      <w:r w:rsidRPr="00532F44">
        <w:t>Should TTE be recommended for those patients with CHADS</w:t>
      </w:r>
      <w:r w:rsidRPr="00532F44">
        <w:rPr>
          <w:vertAlign w:val="subscript"/>
        </w:rPr>
        <w:t>2</w:t>
      </w:r>
      <w:r w:rsidRPr="00532F44">
        <w:t xml:space="preserve"> scores of zero or one point, there will be an increase in the number of TTEs performed. This is unlikely to place a great burden on the majority of hospitals who are likely to have staff trained in the use of TTE machines.</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1B58B1" w:rsidRDefault="004850ED" w:rsidP="003378D6">
      <w:pPr>
        <w:pStyle w:val="Heading2"/>
        <w:numPr>
          <w:ilvl w:val="0"/>
          <w:numId w:val="0"/>
        </w:numPr>
        <w:rPr>
          <w:b w:val="0"/>
          <w:rPrChange w:id="152" w:author="GYHL" w:date="2012-12-10T12:06:00Z">
            <w:rPr/>
          </w:rPrChange>
        </w:rPr>
      </w:pPr>
      <w:r w:rsidRPr="001B58B1">
        <w:rPr>
          <w:b w:val="0"/>
          <w:rPrChange w:id="153" w:author="GYHL" w:date="2012-12-10T12:06:00Z">
            <w:rPr/>
          </w:rPrChange>
        </w:rPr>
        <w:t>Conclusion</w:t>
      </w:r>
    </w:p>
    <w:p w:rsidR="00911187" w:rsidRPr="00532F44" w:rsidRDefault="00911187" w:rsidP="008D11C1">
      <w:del w:id="154" w:author="GYHL" w:date="2012-12-10T12:10:00Z">
        <w:r w:rsidRPr="00532F44" w:rsidDel="001B58B1">
          <w:delText xml:space="preserve">This paper presented the results of mathematical models which simulated the effects of using TTE to help make the decision whether to prescribe an OAC in a range of </w:delText>
        </w:r>
        <w:r w:rsidR="002B0A3A" w:rsidDel="001B58B1">
          <w:delText>patients with AF</w:delText>
        </w:r>
        <w:r w:rsidRPr="00532F44" w:rsidDel="001B58B1">
          <w:delText>. It found that u</w:delText>
        </w:r>
      </w:del>
      <w:ins w:id="155" w:author="GYHL" w:date="2012-12-10T12:10:00Z">
        <w:r w:rsidR="001B58B1">
          <w:t>Our</w:t>
        </w:r>
      </w:ins>
      <w:del w:id="156" w:author="GYHL" w:date="2012-12-10T12:10:00Z">
        <w:r w:rsidRPr="00532F44" w:rsidDel="001B58B1">
          <w:delText>sing TTE appears cost effective when the OAC of choice is warfarin and the patient population has a CHADS</w:delText>
        </w:r>
        <w:r w:rsidRPr="00532F44" w:rsidDel="001B58B1">
          <w:rPr>
            <w:vertAlign w:val="subscript"/>
          </w:rPr>
          <w:delText>2</w:delText>
        </w:r>
        <w:r w:rsidRPr="00532F44" w:rsidDel="001B58B1">
          <w:delText xml:space="preserve"> risks score of one point</w:delText>
        </w:r>
        <w:r w:rsidR="00620AA2" w:rsidDel="001B58B1">
          <w:delText>, but not zero</w:delText>
        </w:r>
        <w:r w:rsidR="00C314AC" w:rsidRPr="00532F44" w:rsidDel="001B58B1">
          <w:delText xml:space="preserve"> points. It also found that when rivaroxaban or dabigatranis </w:delText>
        </w:r>
        <w:r w:rsidRPr="00532F44" w:rsidDel="001B58B1">
          <w:delText xml:space="preserve">the OACs of choice then it appears cost-effective to use TTE in patients aged 65 years. </w:delText>
        </w:r>
        <w:r w:rsidR="002B0A3A" w:rsidDel="001B58B1">
          <w:delText>T</w:delText>
        </w:r>
        <w:r w:rsidRPr="00532F44" w:rsidDel="001B58B1">
          <w:delText>hese</w:delText>
        </w:r>
      </w:del>
      <w:r w:rsidRPr="00532F44">
        <w:t xml:space="preserve"> results suggest that, irrespective of the OAC, it may be both clinically effective and cost effective to use TTE to help inform the decision in all but the patients with the lowest </w:t>
      </w:r>
      <w:r w:rsidR="00620AA2">
        <w:t xml:space="preserve">estimated </w:t>
      </w:r>
      <w:r w:rsidRPr="00532F44">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157"/>
    <w:p w:rsidR="00621BC9" w:rsidRPr="00621BC9" w:rsidRDefault="00D47742">
      <w:pPr>
        <w:pStyle w:val="NormalWeb"/>
        <w:ind w:left="640" w:hanging="640"/>
        <w:divId w:val="98568815"/>
        <w:rPr>
          <w:rFonts w:ascii="Calibri" w:hAnsi="Calibri"/>
          <w:noProof/>
          <w:sz w:val="22"/>
        </w:rPr>
      </w:pPr>
      <w:r>
        <w:fldChar w:fldCharType="begin" w:fldLock="1"/>
      </w:r>
      <w:r w:rsidR="008E6143">
        <w:instrText xml:space="preserve">ADDIN Mendeley Bibliography CSL_BIBLIOGRAPHY </w:instrText>
      </w:r>
      <w:r>
        <w:fldChar w:fldCharType="separate"/>
      </w:r>
      <w:r w:rsidR="00621BC9" w:rsidRPr="00621BC9">
        <w:rPr>
          <w:rFonts w:ascii="Calibri" w:hAnsi="Calibri"/>
          <w:noProof/>
          <w:sz w:val="22"/>
        </w:rPr>
        <w:t xml:space="preserve">1 </w:t>
      </w:r>
      <w:r w:rsidR="00621BC9" w:rsidRPr="00621BC9">
        <w:rPr>
          <w:rFonts w:ascii="Calibri" w:hAnsi="Calibri"/>
          <w:noProof/>
          <w:sz w:val="22"/>
        </w:rPr>
        <w:tab/>
        <w:t xml:space="preserve">Go AS, Hylek EM, Phillips KA, </w:t>
      </w:r>
      <w:r w:rsidR="00621BC9" w:rsidRPr="00621BC9">
        <w:rPr>
          <w:rFonts w:ascii="Calibri" w:hAnsi="Calibri"/>
          <w:i/>
          <w:iCs/>
          <w:noProof/>
          <w:sz w:val="22"/>
        </w:rPr>
        <w:t>et al.</w:t>
      </w:r>
      <w:r w:rsidR="00621BC9" w:rsidRPr="00621BC9">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621BC9" w:rsidRPr="00621BC9">
        <w:rPr>
          <w:rFonts w:ascii="Calibri" w:hAnsi="Calibri"/>
          <w:i/>
          <w:iCs/>
          <w:noProof/>
          <w:sz w:val="22"/>
        </w:rPr>
        <w:t>JAMA : the journal of the American Medical Association</w:t>
      </w:r>
      <w:r w:rsidR="00621BC9" w:rsidRPr="00621BC9">
        <w:rPr>
          <w:rFonts w:ascii="Calibri" w:hAnsi="Calibri"/>
          <w:noProof/>
          <w:sz w:val="22"/>
        </w:rPr>
        <w:t xml:space="preserve"> 2001;</w:t>
      </w:r>
      <w:r w:rsidR="00621BC9" w:rsidRPr="00621BC9">
        <w:rPr>
          <w:rFonts w:ascii="Calibri" w:hAnsi="Calibri"/>
          <w:b/>
          <w:bCs/>
          <w:noProof/>
          <w:sz w:val="22"/>
        </w:rPr>
        <w:t>285</w:t>
      </w:r>
      <w:r w:rsidR="00621BC9" w:rsidRPr="00621BC9">
        <w:rPr>
          <w:rFonts w:ascii="Calibri" w:hAnsi="Calibri"/>
          <w:noProof/>
          <w:sz w:val="22"/>
        </w:rPr>
        <w:t>:2370–5.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 </w:t>
      </w:r>
      <w:r w:rsidRPr="00621BC9">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621BC9">
        <w:rPr>
          <w:rFonts w:ascii="Calibri" w:hAnsi="Calibri"/>
          <w:i/>
          <w:iCs/>
          <w:noProof/>
          <w:sz w:val="22"/>
        </w:rPr>
        <w:t>American heart journal</w:t>
      </w:r>
      <w:r w:rsidRPr="00621BC9">
        <w:rPr>
          <w:rFonts w:ascii="Calibri" w:hAnsi="Calibri"/>
          <w:noProof/>
          <w:sz w:val="22"/>
        </w:rPr>
        <w:t xml:space="preserve"> 2010;</w:t>
      </w:r>
      <w:r w:rsidRPr="00621BC9">
        <w:rPr>
          <w:rFonts w:ascii="Calibri" w:hAnsi="Calibri"/>
          <w:b/>
          <w:bCs/>
          <w:noProof/>
          <w:sz w:val="22"/>
        </w:rPr>
        <w:t>159</w:t>
      </w:r>
      <w:r w:rsidRPr="00621BC9">
        <w:rPr>
          <w:rFonts w:ascii="Calibri" w:hAnsi="Calibri"/>
          <w:noProof/>
          <w:sz w:val="22"/>
        </w:rPr>
        <w:t>:340–347.e1.</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3 </w:t>
      </w:r>
      <w:r w:rsidRPr="00621BC9">
        <w:rPr>
          <w:rFonts w:ascii="Calibri" w:hAnsi="Calibri"/>
          <w:noProof/>
          <w:sz w:val="22"/>
        </w:rPr>
        <w:tab/>
        <w:t xml:space="preserve">Camm AJ, Kirchhof P, Lip GY, </w:t>
      </w:r>
      <w:r w:rsidRPr="00621BC9">
        <w:rPr>
          <w:rFonts w:ascii="Calibri" w:hAnsi="Calibri"/>
          <w:i/>
          <w:iCs/>
          <w:noProof/>
          <w:sz w:val="22"/>
        </w:rPr>
        <w:t>et al.</w:t>
      </w:r>
      <w:r w:rsidRPr="00621BC9">
        <w:rPr>
          <w:rFonts w:ascii="Calibri" w:hAnsi="Calibri"/>
          <w:noProof/>
          <w:sz w:val="22"/>
        </w:rPr>
        <w:t xml:space="preserve"> Guidelines for the management of atrial fibrillation: the Task Force for the Management of Atrial Fibrillation of the European Society of Cardiology (ESC). </w:t>
      </w:r>
      <w:r w:rsidRPr="00621BC9">
        <w:rPr>
          <w:rFonts w:ascii="Calibri" w:hAnsi="Calibri"/>
          <w:i/>
          <w:iCs/>
          <w:noProof/>
          <w:sz w:val="22"/>
        </w:rPr>
        <w:t>Eur Heart J</w:t>
      </w:r>
      <w:r w:rsidRPr="00621BC9">
        <w:rPr>
          <w:rFonts w:ascii="Calibri" w:hAnsi="Calibri"/>
          <w:noProof/>
          <w:sz w:val="22"/>
        </w:rPr>
        <w:t xml:space="preserve"> 2010;</w:t>
      </w:r>
      <w:r w:rsidRPr="00621BC9">
        <w:rPr>
          <w:rFonts w:ascii="Calibri" w:hAnsi="Calibri"/>
          <w:b/>
          <w:bCs/>
          <w:noProof/>
          <w:sz w:val="22"/>
        </w:rPr>
        <w:t>31</w:t>
      </w:r>
      <w:r w:rsidRPr="00621BC9">
        <w:rPr>
          <w:rFonts w:ascii="Calibri" w:hAnsi="Calibri"/>
          <w:noProof/>
          <w:sz w:val="22"/>
        </w:rPr>
        <w:t>:2369–429.</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4 </w:t>
      </w:r>
      <w:r w:rsidRPr="00621BC9">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621BC9">
        <w:rPr>
          <w:rFonts w:ascii="Calibri" w:hAnsi="Calibri"/>
          <w:i/>
          <w:iCs/>
          <w:noProof/>
          <w:sz w:val="22"/>
        </w:rPr>
        <w:t>Ann Intern Med</w:t>
      </w:r>
      <w:r w:rsidRPr="00621BC9">
        <w:rPr>
          <w:rFonts w:ascii="Calibri" w:hAnsi="Calibri"/>
          <w:noProof/>
          <w:sz w:val="22"/>
        </w:rPr>
        <w:t xml:space="preserve"> 1998;</w:t>
      </w:r>
      <w:r w:rsidRPr="00621BC9">
        <w:rPr>
          <w:rFonts w:ascii="Calibri" w:hAnsi="Calibri"/>
          <w:b/>
          <w:bCs/>
          <w:noProof/>
          <w:sz w:val="22"/>
        </w:rPr>
        <w:t>128</w:t>
      </w:r>
      <w:r w:rsidRPr="00621BC9">
        <w:rPr>
          <w:rFonts w:ascii="Calibri" w:hAnsi="Calibri"/>
          <w:noProof/>
          <w:sz w:val="22"/>
        </w:rPr>
        <w:t>:639–47.</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5 </w:t>
      </w:r>
      <w:r w:rsidRPr="00621BC9">
        <w:rPr>
          <w:rFonts w:ascii="Calibri" w:hAnsi="Calibri"/>
          <w:noProof/>
          <w:sz w:val="22"/>
        </w:rPr>
        <w:tab/>
        <w:t xml:space="preserve">Providencia R, Botelho A, Trigo J, </w:t>
      </w:r>
      <w:r w:rsidRPr="00621BC9">
        <w:rPr>
          <w:rFonts w:ascii="Calibri" w:hAnsi="Calibri"/>
          <w:i/>
          <w:iCs/>
          <w:noProof/>
          <w:sz w:val="22"/>
        </w:rPr>
        <w:t>et al.</w:t>
      </w:r>
      <w:r w:rsidRPr="00621BC9">
        <w:rPr>
          <w:rFonts w:ascii="Calibri" w:hAnsi="Calibri"/>
          <w:noProof/>
          <w:sz w:val="22"/>
        </w:rPr>
        <w:t xml:space="preserve"> Possible refinement of clinical thromboembolism assessment in patients with atrial fibrillation using echocardiographic parameters. </w:t>
      </w:r>
      <w:r w:rsidRPr="00621BC9">
        <w:rPr>
          <w:rFonts w:ascii="Calibri" w:hAnsi="Calibri"/>
          <w:i/>
          <w:iCs/>
          <w:noProof/>
          <w:sz w:val="22"/>
        </w:rPr>
        <w:t>Europace</w:t>
      </w:r>
      <w:r w:rsidRPr="00621BC9">
        <w:rPr>
          <w:rFonts w:ascii="Calibri" w:hAnsi="Calibri"/>
          <w:noProof/>
          <w:sz w:val="22"/>
        </w:rPr>
        <w:t xml:space="preserve"> 2012;</w:t>
      </w:r>
      <w:r w:rsidRPr="00621BC9">
        <w:rPr>
          <w:rFonts w:ascii="Calibri" w:hAnsi="Calibri"/>
          <w:b/>
          <w:bCs/>
          <w:noProof/>
          <w:sz w:val="22"/>
        </w:rPr>
        <w:t>14</w:t>
      </w:r>
      <w:r w:rsidRPr="00621BC9">
        <w:rPr>
          <w:rFonts w:ascii="Calibri" w:hAnsi="Calibri"/>
          <w:noProof/>
          <w:sz w:val="22"/>
        </w:rPr>
        <w:t>:36–45.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6 </w:t>
      </w:r>
      <w:r w:rsidRPr="00621BC9">
        <w:rPr>
          <w:rFonts w:ascii="Calibri" w:hAnsi="Calibri"/>
          <w:noProof/>
          <w:sz w:val="22"/>
        </w:rPr>
        <w:tab/>
        <w:t>NICE. Guide to the methods of technology appraisal. NICE methods guide. 2008;:80.</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7 </w:t>
      </w:r>
      <w:r w:rsidRPr="00621BC9">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8 </w:t>
      </w:r>
      <w:r w:rsidRPr="00621BC9">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9 </w:t>
      </w:r>
      <w:r w:rsidRPr="00621BC9">
        <w:rPr>
          <w:rFonts w:ascii="Calibri" w:hAnsi="Calibri"/>
          <w:noProof/>
          <w:sz w:val="22"/>
        </w:rPr>
        <w:tab/>
        <w:t xml:space="preserve">Simpson EL, Stevenson MD, Scope A, </w:t>
      </w:r>
      <w:r w:rsidRPr="00621BC9">
        <w:rPr>
          <w:rFonts w:ascii="Calibri" w:hAnsi="Calibri"/>
          <w:i/>
          <w:iCs/>
          <w:noProof/>
          <w:sz w:val="22"/>
        </w:rPr>
        <w:t>et al.</w:t>
      </w:r>
      <w:r w:rsidRPr="00621BC9">
        <w:rPr>
          <w:rFonts w:ascii="Calibri" w:hAnsi="Calibri"/>
          <w:noProof/>
          <w:sz w:val="22"/>
        </w:rPr>
        <w:t xml:space="preserve"> Echocardiography in newly diagnosed atrial fibrillation patients: a systematic review and economic evaluation. 2012. </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10 </w:t>
      </w:r>
      <w:r w:rsidRPr="00621BC9">
        <w:rPr>
          <w:rFonts w:ascii="Calibri" w:hAnsi="Calibri"/>
          <w:noProof/>
          <w:sz w:val="22"/>
        </w:rPr>
        <w:tab/>
        <w:t xml:space="preserve">PVS TM-STF on. Medical aspects of the persistent vegetative state: second of two parts. </w:t>
      </w:r>
      <w:r w:rsidRPr="00621BC9">
        <w:rPr>
          <w:rFonts w:ascii="Calibri" w:hAnsi="Calibri"/>
          <w:i/>
          <w:iCs/>
          <w:noProof/>
          <w:sz w:val="22"/>
        </w:rPr>
        <w:t>The New England Journal of Medicine</w:t>
      </w:r>
      <w:r w:rsidRPr="00621BC9">
        <w:rPr>
          <w:rFonts w:ascii="Calibri" w:hAnsi="Calibri"/>
          <w:noProof/>
          <w:sz w:val="22"/>
        </w:rPr>
        <w:t xml:space="preserve"> 1994;</w:t>
      </w:r>
      <w:r w:rsidRPr="00621BC9">
        <w:rPr>
          <w:rFonts w:ascii="Calibri" w:hAnsi="Calibri"/>
          <w:b/>
          <w:bCs/>
          <w:noProof/>
          <w:sz w:val="22"/>
        </w:rPr>
        <w:t>330</w:t>
      </w:r>
      <w:r w:rsidRPr="00621BC9">
        <w:rPr>
          <w:rFonts w:ascii="Calibri" w:hAnsi="Calibri"/>
          <w:noProof/>
          <w:sz w:val="22"/>
        </w:rPr>
        <w:t>.http://www.nejm.org/doi/full/10.1056/NEJM199406023302206</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11 </w:t>
      </w:r>
      <w:r w:rsidRPr="00621BC9">
        <w:rPr>
          <w:rFonts w:ascii="Calibri" w:hAnsi="Calibri"/>
          <w:noProof/>
          <w:sz w:val="22"/>
        </w:rPr>
        <w:tab/>
        <w:t xml:space="preserve">Eikelboom JW, Wallentin L, Connolly SJ, </w:t>
      </w:r>
      <w:r w:rsidRPr="00621BC9">
        <w:rPr>
          <w:rFonts w:ascii="Calibri" w:hAnsi="Calibri"/>
          <w:i/>
          <w:iCs/>
          <w:noProof/>
          <w:sz w:val="22"/>
        </w:rPr>
        <w:t>et al.</w:t>
      </w:r>
      <w:r w:rsidRPr="00621BC9">
        <w:rPr>
          <w:rFonts w:ascii="Calibri" w:hAnsi="Calibri"/>
          <w:noProof/>
          <w:sz w:val="22"/>
        </w:rPr>
        <w:t xml:space="preserve"> Risk of bleeding with 2 doses of dabigatran compared with warfarin in older and younger patients with atrial fibrillation: an analysis of the randomized evaluation of long-term anticoagulant therapy (RE-LY) trial. </w:t>
      </w:r>
      <w:r w:rsidRPr="00621BC9">
        <w:rPr>
          <w:rFonts w:ascii="Calibri" w:hAnsi="Calibri"/>
          <w:i/>
          <w:iCs/>
          <w:noProof/>
          <w:sz w:val="22"/>
        </w:rPr>
        <w:t>Circulation</w:t>
      </w:r>
      <w:r w:rsidRPr="00621BC9">
        <w:rPr>
          <w:rFonts w:ascii="Calibri" w:hAnsi="Calibri"/>
          <w:noProof/>
          <w:sz w:val="22"/>
        </w:rPr>
        <w:t xml:space="preserve"> 2011;</w:t>
      </w:r>
      <w:r w:rsidRPr="00621BC9">
        <w:rPr>
          <w:rFonts w:ascii="Calibri" w:hAnsi="Calibri"/>
          <w:b/>
          <w:bCs/>
          <w:noProof/>
          <w:sz w:val="22"/>
        </w:rPr>
        <w:t>123</w:t>
      </w:r>
      <w:r w:rsidRPr="00621BC9">
        <w:rPr>
          <w:rFonts w:ascii="Calibri" w:hAnsi="Calibri"/>
          <w:noProof/>
          <w:sz w:val="22"/>
        </w:rPr>
        <w:t>:2363–72.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12 </w:t>
      </w:r>
      <w:r w:rsidRPr="00621BC9">
        <w:rPr>
          <w:rFonts w:ascii="Calibri" w:hAnsi="Calibri"/>
          <w:noProof/>
          <w:sz w:val="22"/>
        </w:rPr>
        <w:tab/>
        <w:t>NICE. Guide to the methods of technology appraisal. 2008.http://www.nice.org.uk/media/B52/A7/TAMethodsGuideUpdatedJune2008.pdf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lastRenderedPageBreak/>
        <w:t xml:space="preserve">13 </w:t>
      </w:r>
      <w:r w:rsidRPr="00621BC9">
        <w:rPr>
          <w:rFonts w:ascii="Calibri" w:hAnsi="Calibri"/>
          <w:noProof/>
          <w:sz w:val="22"/>
        </w:rPr>
        <w:tab/>
        <w:t xml:space="preserve">Inglehart D. Simulating stable stochastic systems, V: Comparison of ratio estimators. </w:t>
      </w:r>
      <w:r w:rsidRPr="00621BC9">
        <w:rPr>
          <w:rFonts w:ascii="Calibri" w:hAnsi="Calibri"/>
          <w:i/>
          <w:iCs/>
          <w:noProof/>
          <w:sz w:val="22"/>
        </w:rPr>
        <w:t>Naval Research Logistics</w:t>
      </w:r>
      <w:r w:rsidRPr="00621BC9">
        <w:rPr>
          <w:rFonts w:ascii="Calibri" w:hAnsi="Calibri"/>
          <w:noProof/>
          <w:sz w:val="22"/>
        </w:rPr>
        <w:t xml:space="preserve"> 1975;</w:t>
      </w:r>
      <w:r w:rsidRPr="00621BC9">
        <w:rPr>
          <w:rFonts w:ascii="Calibri" w:hAnsi="Calibri"/>
          <w:b/>
          <w:bCs/>
          <w:noProof/>
          <w:sz w:val="22"/>
        </w:rPr>
        <w:t>22</w:t>
      </w:r>
      <w:r w:rsidRPr="00621BC9">
        <w:rPr>
          <w:rFonts w:ascii="Calibri" w:hAnsi="Calibri"/>
          <w:noProof/>
          <w:sz w:val="22"/>
        </w:rPr>
        <w:t>:553–65.</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14 </w:t>
      </w:r>
      <w:r w:rsidRPr="00621BC9">
        <w:rPr>
          <w:rFonts w:ascii="Calibri" w:hAnsi="Calibri"/>
          <w:noProof/>
          <w:sz w:val="22"/>
        </w:rPr>
        <w:tab/>
        <w:t xml:space="preserve">Lip GY, Nieuwlaat R, Pisters R, </w:t>
      </w:r>
      <w:r w:rsidRPr="00621BC9">
        <w:rPr>
          <w:rFonts w:ascii="Calibri" w:hAnsi="Calibri"/>
          <w:i/>
          <w:iCs/>
          <w:noProof/>
          <w:sz w:val="22"/>
        </w:rPr>
        <w:t>et al.</w:t>
      </w:r>
      <w:r w:rsidRPr="00621BC9">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621BC9">
        <w:rPr>
          <w:rFonts w:ascii="Calibri" w:hAnsi="Calibri"/>
          <w:i/>
          <w:iCs/>
          <w:noProof/>
          <w:sz w:val="22"/>
        </w:rPr>
        <w:t>Chest</w:t>
      </w:r>
      <w:r w:rsidRPr="00621BC9">
        <w:rPr>
          <w:rFonts w:ascii="Calibri" w:hAnsi="Calibri"/>
          <w:noProof/>
          <w:sz w:val="22"/>
        </w:rPr>
        <w:t xml:space="preserve"> 2010;</w:t>
      </w:r>
      <w:r w:rsidRPr="00621BC9">
        <w:rPr>
          <w:rFonts w:ascii="Calibri" w:hAnsi="Calibri"/>
          <w:b/>
          <w:bCs/>
          <w:noProof/>
          <w:sz w:val="22"/>
        </w:rPr>
        <w:t>137</w:t>
      </w:r>
      <w:r w:rsidRPr="00621BC9">
        <w:rPr>
          <w:rFonts w:ascii="Calibri" w:hAnsi="Calibri"/>
          <w:noProof/>
          <w:sz w:val="22"/>
        </w:rPr>
        <w:t>:263–72.</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15 </w:t>
      </w:r>
      <w:r w:rsidRPr="00621BC9">
        <w:rPr>
          <w:rFonts w:ascii="Calibri" w:hAnsi="Calibri"/>
          <w:noProof/>
          <w:sz w:val="22"/>
        </w:rPr>
        <w:tab/>
        <w:t xml:space="preserve">Olesen JB, Lip GYH, Hansen ML, </w:t>
      </w:r>
      <w:r w:rsidRPr="00621BC9">
        <w:rPr>
          <w:rFonts w:ascii="Calibri" w:hAnsi="Calibri"/>
          <w:i/>
          <w:iCs/>
          <w:noProof/>
          <w:sz w:val="22"/>
        </w:rPr>
        <w:t>et al.</w:t>
      </w:r>
      <w:r w:rsidRPr="00621BC9">
        <w:rPr>
          <w:rFonts w:ascii="Calibri" w:hAnsi="Calibri"/>
          <w:noProof/>
          <w:sz w:val="22"/>
        </w:rPr>
        <w:t xml:space="preserve"> Validation of risk stratification schemes for predicting stroke and thromboembolism in patients with atrial fibrillation: nationwide cohort study. </w:t>
      </w:r>
      <w:r w:rsidRPr="00621BC9">
        <w:rPr>
          <w:rFonts w:ascii="Calibri" w:hAnsi="Calibri"/>
          <w:i/>
          <w:iCs/>
          <w:noProof/>
          <w:sz w:val="22"/>
        </w:rPr>
        <w:t>BMJ</w:t>
      </w:r>
      <w:r w:rsidRPr="00621BC9">
        <w:rPr>
          <w:rFonts w:ascii="Calibri" w:hAnsi="Calibri"/>
          <w:noProof/>
          <w:sz w:val="22"/>
        </w:rPr>
        <w:t xml:space="preserve"> 2011;</w:t>
      </w:r>
      <w:r w:rsidRPr="00621BC9">
        <w:rPr>
          <w:rFonts w:ascii="Calibri" w:hAnsi="Calibri"/>
          <w:b/>
          <w:bCs/>
          <w:noProof/>
          <w:sz w:val="22"/>
        </w:rPr>
        <w:t>342</w:t>
      </w:r>
      <w:r w:rsidRPr="00621BC9">
        <w:rPr>
          <w:rFonts w:ascii="Calibri" w:hAnsi="Calibri"/>
          <w:noProof/>
          <w:sz w:val="22"/>
        </w:rPr>
        <w:t>:d124–d124.</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16 </w:t>
      </w:r>
      <w:r w:rsidRPr="00621BC9">
        <w:rPr>
          <w:rFonts w:ascii="Calibri" w:hAnsi="Calibri"/>
          <w:noProof/>
          <w:sz w:val="22"/>
        </w:rPr>
        <w:tab/>
        <w:t>ONS. Interim Life Tables. 2011;</w:t>
      </w:r>
      <w:r w:rsidRPr="00621BC9">
        <w:rPr>
          <w:rFonts w:ascii="Calibri" w:hAnsi="Calibri"/>
          <w:b/>
          <w:bCs/>
          <w:noProof/>
          <w:sz w:val="22"/>
        </w:rPr>
        <w:t>2012</w:t>
      </w:r>
      <w:r w:rsidRPr="00621BC9">
        <w:rPr>
          <w:rFonts w:ascii="Calibri" w:hAnsi="Calibri"/>
          <w:noProof/>
          <w:sz w:val="22"/>
        </w:rPr>
        <w:t>.http://www.ons.gov.uk/ons/taxonomy/index.html?nscl=Interim+Life+Tables</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17 </w:t>
      </w:r>
      <w:r w:rsidRPr="00621BC9">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621BC9">
        <w:rPr>
          <w:rFonts w:ascii="Calibri" w:hAnsi="Calibri"/>
          <w:i/>
          <w:iCs/>
          <w:noProof/>
          <w:sz w:val="22"/>
        </w:rPr>
        <w:t>European heart journal</w:t>
      </w:r>
      <w:r w:rsidRPr="00621BC9">
        <w:rPr>
          <w:rFonts w:ascii="Calibri" w:hAnsi="Calibri"/>
          <w:noProof/>
          <w:sz w:val="22"/>
        </w:rPr>
        <w:t xml:space="preserve"> Published Online First: 13 January 2012. doi:10.1093/eurheartj/ehr488</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18 </w:t>
      </w:r>
      <w:r w:rsidRPr="00621BC9">
        <w:rPr>
          <w:rFonts w:ascii="Calibri" w:hAnsi="Calibri"/>
          <w:noProof/>
          <w:sz w:val="22"/>
        </w:rPr>
        <w:tab/>
        <w:t xml:space="preserve">Connolly SJ, Ezekowitz MD, Yusuf S, </w:t>
      </w:r>
      <w:r w:rsidRPr="00621BC9">
        <w:rPr>
          <w:rFonts w:ascii="Calibri" w:hAnsi="Calibri"/>
          <w:i/>
          <w:iCs/>
          <w:noProof/>
          <w:sz w:val="22"/>
        </w:rPr>
        <w:t>et al.</w:t>
      </w:r>
      <w:r w:rsidRPr="00621BC9">
        <w:rPr>
          <w:rFonts w:ascii="Calibri" w:hAnsi="Calibri"/>
          <w:noProof/>
          <w:sz w:val="22"/>
        </w:rPr>
        <w:t xml:space="preserve"> Dabigatran versus warfarin in patients with atrial fibrillation. </w:t>
      </w:r>
      <w:r w:rsidRPr="00621BC9">
        <w:rPr>
          <w:rFonts w:ascii="Calibri" w:hAnsi="Calibri"/>
          <w:i/>
          <w:iCs/>
          <w:noProof/>
          <w:sz w:val="22"/>
        </w:rPr>
        <w:t>N Engl J Med</w:t>
      </w:r>
      <w:r w:rsidRPr="00621BC9">
        <w:rPr>
          <w:rFonts w:ascii="Calibri" w:hAnsi="Calibri"/>
          <w:noProof/>
          <w:sz w:val="22"/>
        </w:rPr>
        <w:t xml:space="preserve"> 2009;</w:t>
      </w:r>
      <w:r w:rsidRPr="00621BC9">
        <w:rPr>
          <w:rFonts w:ascii="Calibri" w:hAnsi="Calibri"/>
          <w:b/>
          <w:bCs/>
          <w:noProof/>
          <w:sz w:val="22"/>
        </w:rPr>
        <w:t>361</w:t>
      </w:r>
      <w:r w:rsidRPr="00621BC9">
        <w:rPr>
          <w:rFonts w:ascii="Calibri" w:hAnsi="Calibri"/>
          <w:noProof/>
          <w:sz w:val="22"/>
        </w:rPr>
        <w:t>:1139–51.</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19 </w:t>
      </w:r>
      <w:r w:rsidRPr="00621BC9">
        <w:rPr>
          <w:rFonts w:ascii="Calibri" w:hAnsi="Calibri"/>
          <w:noProof/>
          <w:sz w:val="22"/>
        </w:rPr>
        <w:tab/>
        <w:t xml:space="preserve">Lip GYH, Edwards SJ. Stroke prevention with aspirin, warfarin and ximelagatran in patients with non-valvular atrial fibrillation: a systematic review and meta-analysis. </w:t>
      </w:r>
      <w:r w:rsidRPr="00621BC9">
        <w:rPr>
          <w:rFonts w:ascii="Calibri" w:hAnsi="Calibri"/>
          <w:i/>
          <w:iCs/>
          <w:noProof/>
          <w:sz w:val="22"/>
        </w:rPr>
        <w:t>Thrombosis research</w:t>
      </w:r>
      <w:r w:rsidRPr="00621BC9">
        <w:rPr>
          <w:rFonts w:ascii="Calibri" w:hAnsi="Calibri"/>
          <w:noProof/>
          <w:sz w:val="22"/>
        </w:rPr>
        <w:t xml:space="preserve"> 2006;</w:t>
      </w:r>
      <w:r w:rsidRPr="00621BC9">
        <w:rPr>
          <w:rFonts w:ascii="Calibri" w:hAnsi="Calibri"/>
          <w:b/>
          <w:bCs/>
          <w:noProof/>
          <w:sz w:val="22"/>
        </w:rPr>
        <w:t>118</w:t>
      </w:r>
      <w:r w:rsidRPr="00621BC9">
        <w:rPr>
          <w:rFonts w:ascii="Calibri" w:hAnsi="Calibri"/>
          <w:noProof/>
          <w:sz w:val="22"/>
        </w:rPr>
        <w:t>:321–33.</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20 </w:t>
      </w:r>
      <w:r w:rsidRPr="00621BC9">
        <w:rPr>
          <w:rFonts w:ascii="Calibri" w:hAnsi="Calibri"/>
          <w:noProof/>
          <w:sz w:val="22"/>
        </w:rPr>
        <w:tab/>
        <w:t xml:space="preserve">Rivero-Arias O, Ouellet M, Gray A, </w:t>
      </w:r>
      <w:r w:rsidRPr="00621BC9">
        <w:rPr>
          <w:rFonts w:ascii="Calibri" w:hAnsi="Calibri"/>
          <w:i/>
          <w:iCs/>
          <w:noProof/>
          <w:sz w:val="22"/>
        </w:rPr>
        <w:t>et al.</w:t>
      </w:r>
      <w:r w:rsidRPr="00621BC9">
        <w:rPr>
          <w:rFonts w:ascii="Calibri" w:hAnsi="Calibri"/>
          <w:noProof/>
          <w:sz w:val="22"/>
        </w:rPr>
        <w:t xml:space="preserve"> Mapping the Modified Rankin Scale (mRS) Measurement into the Generic EuroQol (EQ-5D) Health Outcome. </w:t>
      </w:r>
      <w:r w:rsidRPr="00621BC9">
        <w:rPr>
          <w:rFonts w:ascii="Calibri" w:hAnsi="Calibri"/>
          <w:i/>
          <w:iCs/>
          <w:noProof/>
          <w:sz w:val="22"/>
        </w:rPr>
        <w:t>Medical Decision Making</w:t>
      </w:r>
      <w:r w:rsidRPr="00621BC9">
        <w:rPr>
          <w:rFonts w:ascii="Calibri" w:hAnsi="Calibri"/>
          <w:noProof/>
          <w:sz w:val="22"/>
        </w:rPr>
        <w:t xml:space="preserve"> 2010;</w:t>
      </w:r>
      <w:r w:rsidRPr="00621BC9">
        <w:rPr>
          <w:rFonts w:ascii="Calibri" w:hAnsi="Calibri"/>
          <w:b/>
          <w:bCs/>
          <w:noProof/>
          <w:sz w:val="22"/>
        </w:rPr>
        <w:t>30</w:t>
      </w:r>
      <w:r w:rsidRPr="00621BC9">
        <w:rPr>
          <w:rFonts w:ascii="Calibri" w:hAnsi="Calibri"/>
          <w:noProof/>
          <w:sz w:val="22"/>
        </w:rPr>
        <w:t>:341–54.</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21 </w:t>
      </w:r>
      <w:r w:rsidRPr="00621BC9">
        <w:rPr>
          <w:rFonts w:ascii="Calibri" w:hAnsi="Calibri"/>
          <w:noProof/>
          <w:sz w:val="22"/>
        </w:rPr>
        <w:tab/>
        <w:t xml:space="preserve">Simpson EL, Stevenson MD, Rawdin A, </w:t>
      </w:r>
      <w:r w:rsidRPr="00621BC9">
        <w:rPr>
          <w:rFonts w:ascii="Calibri" w:hAnsi="Calibri"/>
          <w:i/>
          <w:iCs/>
          <w:noProof/>
          <w:sz w:val="22"/>
        </w:rPr>
        <w:t>et al.</w:t>
      </w:r>
      <w:r w:rsidRPr="00621BC9">
        <w:rPr>
          <w:rFonts w:ascii="Calibri" w:hAnsi="Calibri"/>
          <w:noProof/>
          <w:sz w:val="22"/>
        </w:rPr>
        <w:t xml:space="preserve"> Thrombophilia testing in people with venous thromboembolism: systematic review and cost-effectiveness analysis. </w:t>
      </w:r>
      <w:r w:rsidRPr="00621BC9">
        <w:rPr>
          <w:rFonts w:ascii="Calibri" w:hAnsi="Calibri"/>
          <w:i/>
          <w:iCs/>
          <w:noProof/>
          <w:sz w:val="22"/>
        </w:rPr>
        <w:t>Health Technology Assessment</w:t>
      </w:r>
      <w:r w:rsidRPr="00621BC9">
        <w:rPr>
          <w:rFonts w:ascii="Calibri" w:hAnsi="Calibri"/>
          <w:noProof/>
          <w:sz w:val="22"/>
        </w:rPr>
        <w:t xml:space="preserve"> 2009;</w:t>
      </w:r>
      <w:r w:rsidRPr="00621BC9">
        <w:rPr>
          <w:rFonts w:ascii="Calibri" w:hAnsi="Calibri"/>
          <w:b/>
          <w:bCs/>
          <w:noProof/>
          <w:sz w:val="22"/>
        </w:rPr>
        <w:t>13</w:t>
      </w:r>
      <w:r w:rsidRPr="00621BC9">
        <w:rPr>
          <w:rFonts w:ascii="Calibri" w:hAnsi="Calibri"/>
          <w:noProof/>
          <w:sz w:val="22"/>
        </w:rPr>
        <w:t>. doi:10.3310/hta13020</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22 </w:t>
      </w:r>
      <w:r w:rsidRPr="00621BC9">
        <w:rPr>
          <w:rFonts w:ascii="Calibri" w:hAnsi="Calibri"/>
          <w:noProof/>
          <w:sz w:val="22"/>
        </w:rPr>
        <w:tab/>
        <w:t xml:space="preserve">Ara R, Brazier JE. Populating an economic model with health state utility values: moving toward better practice. </w:t>
      </w:r>
      <w:r w:rsidRPr="00621BC9">
        <w:rPr>
          <w:rFonts w:ascii="Calibri" w:hAnsi="Calibri"/>
          <w:i/>
          <w:iCs/>
          <w:noProof/>
          <w:sz w:val="22"/>
        </w:rPr>
        <w:t>Value in health : the journal of the International Society for Pharmacoeconomics and Outcomes Research</w:t>
      </w:r>
      <w:r w:rsidRPr="00621BC9">
        <w:rPr>
          <w:rFonts w:ascii="Calibri" w:hAnsi="Calibri"/>
          <w:noProof/>
          <w:sz w:val="22"/>
        </w:rPr>
        <w:t xml:space="preserve"> 2010;</w:t>
      </w:r>
      <w:r w:rsidRPr="00621BC9">
        <w:rPr>
          <w:rFonts w:ascii="Calibri" w:hAnsi="Calibri"/>
          <w:b/>
          <w:bCs/>
          <w:noProof/>
          <w:sz w:val="22"/>
        </w:rPr>
        <w:t>13</w:t>
      </w:r>
      <w:r w:rsidRPr="00621BC9">
        <w:rPr>
          <w:rFonts w:ascii="Calibri" w:hAnsi="Calibri"/>
          <w:noProof/>
          <w:sz w:val="22"/>
        </w:rPr>
        <w:t>:509–18.</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23 </w:t>
      </w:r>
      <w:r w:rsidRPr="00621BC9">
        <w:rPr>
          <w:rFonts w:ascii="Calibri" w:hAnsi="Calibri"/>
          <w:noProof/>
          <w:sz w:val="22"/>
        </w:rPr>
        <w:tab/>
        <w:t>NICE. Dabigatran etexilate for the prevention of stroke and systemic embolism in atrial fibrillation: Final appraisal determination. 2011;</w:t>
      </w:r>
      <w:r w:rsidRPr="00621BC9">
        <w:rPr>
          <w:rFonts w:ascii="Calibri" w:hAnsi="Calibri"/>
          <w:b/>
          <w:bCs/>
          <w:noProof/>
          <w:sz w:val="22"/>
        </w:rPr>
        <w:t>2012</w:t>
      </w:r>
      <w:r w:rsidRPr="00621BC9">
        <w:rPr>
          <w:rFonts w:ascii="Calibri" w:hAnsi="Calibri"/>
          <w:noProof/>
          <w:sz w:val="22"/>
        </w:rPr>
        <w:t>.http://www.nice.org.uk/nicemedia/live/12225/56899/56899.pdf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24 </w:t>
      </w:r>
      <w:r w:rsidRPr="00621BC9">
        <w:rPr>
          <w:rFonts w:ascii="Calibri" w:hAnsi="Calibri"/>
          <w:noProof/>
          <w:sz w:val="22"/>
        </w:rPr>
        <w:tab/>
        <w:t>Group LND. A briefing paper on Dabigatran and Rivaroxaban: What we know so far... 2012;</w:t>
      </w:r>
      <w:r w:rsidRPr="00621BC9">
        <w:rPr>
          <w:rFonts w:ascii="Calibri" w:hAnsi="Calibri"/>
          <w:b/>
          <w:bCs/>
          <w:noProof/>
          <w:sz w:val="22"/>
        </w:rPr>
        <w:t>2012</w:t>
      </w:r>
      <w:r w:rsidRPr="00621BC9">
        <w:rPr>
          <w:rFonts w:ascii="Calibri" w:hAnsi="Calibri"/>
          <w:noProof/>
          <w:sz w:val="22"/>
        </w:rPr>
        <w:t>.http://www.nelm.nhs.uk/en/NeLM-Area/Evidence/Drug-Specific-Reviews/A-briefing-paper-on-dabigatran-and-rivaroxaban/</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25 </w:t>
      </w:r>
      <w:r w:rsidRPr="00621BC9">
        <w:rPr>
          <w:rFonts w:ascii="Calibri" w:hAnsi="Calibri"/>
          <w:noProof/>
          <w:sz w:val="22"/>
        </w:rPr>
        <w:tab/>
        <w:t>BNF. Warfarin. 2011;</w:t>
      </w:r>
      <w:r w:rsidRPr="00621BC9">
        <w:rPr>
          <w:rFonts w:ascii="Calibri" w:hAnsi="Calibri"/>
          <w:b/>
          <w:bCs/>
          <w:noProof/>
          <w:sz w:val="22"/>
        </w:rPr>
        <w:t>2012</w:t>
      </w:r>
      <w:r w:rsidRPr="00621BC9">
        <w:rPr>
          <w:rFonts w:ascii="Calibri" w:hAnsi="Calibri"/>
          <w:noProof/>
          <w:sz w:val="22"/>
        </w:rPr>
        <w:t>.https://mail.google.com/mail/u/1/#inbox/134f06255f3f63de</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26 </w:t>
      </w:r>
      <w:r w:rsidRPr="00621BC9">
        <w:rPr>
          <w:rFonts w:ascii="Calibri" w:hAnsi="Calibri"/>
          <w:noProof/>
          <w:sz w:val="22"/>
        </w:rPr>
        <w:tab/>
        <w:t>DoH. NHS Reference Costs 2009-2010. 2011;</w:t>
      </w:r>
      <w:r w:rsidRPr="00621BC9">
        <w:rPr>
          <w:rFonts w:ascii="Calibri" w:hAnsi="Calibri"/>
          <w:b/>
          <w:bCs/>
          <w:noProof/>
          <w:sz w:val="22"/>
        </w:rPr>
        <w:t>2012</w:t>
      </w:r>
      <w:r w:rsidRPr="00621BC9">
        <w:rPr>
          <w:rFonts w:ascii="Calibri" w:hAnsi="Calibri"/>
          <w:noProof/>
          <w:sz w:val="22"/>
        </w:rPr>
        <w:t>.http://www.dh.gov.uk/en/Publicationsandstatistics/Publications/PublicationsPolicyAndGuidance/DH_123459</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lastRenderedPageBreak/>
        <w:t xml:space="preserve">27 </w:t>
      </w:r>
      <w:r w:rsidRPr="00621BC9">
        <w:rPr>
          <w:rFonts w:ascii="Calibri" w:hAnsi="Calibri"/>
          <w:noProof/>
          <w:sz w:val="22"/>
        </w:rPr>
        <w:tab/>
        <w:t xml:space="preserve">Sandercock P, Berge E, Dennis M, </w:t>
      </w:r>
      <w:r w:rsidRPr="00621BC9">
        <w:rPr>
          <w:rFonts w:ascii="Calibri" w:hAnsi="Calibri"/>
          <w:i/>
          <w:iCs/>
          <w:noProof/>
          <w:sz w:val="22"/>
        </w:rPr>
        <w:t>et al.</w:t>
      </w:r>
      <w:r w:rsidRPr="00621BC9">
        <w:rPr>
          <w:rFonts w:ascii="Calibri" w:hAnsi="Calibri"/>
          <w:noProof/>
          <w:sz w:val="22"/>
        </w:rPr>
        <w:t xml:space="preserve"> A systematic review of the effectiveness, cost-effectiveness and barriers to implementation of thrombolytic and neuroprotective therapy for acute ischaemic stroke in the NHS. </w:t>
      </w:r>
      <w:r w:rsidRPr="00621BC9">
        <w:rPr>
          <w:rFonts w:ascii="Calibri" w:hAnsi="Calibri"/>
          <w:i/>
          <w:iCs/>
          <w:noProof/>
          <w:sz w:val="22"/>
        </w:rPr>
        <w:t>Health Technology Assessment</w:t>
      </w:r>
      <w:r w:rsidRPr="00621BC9">
        <w:rPr>
          <w:rFonts w:ascii="Calibri" w:hAnsi="Calibri"/>
          <w:noProof/>
          <w:sz w:val="22"/>
        </w:rPr>
        <w:t xml:space="preserve"> 2002;</w:t>
      </w:r>
      <w:r w:rsidRPr="00621BC9">
        <w:rPr>
          <w:rFonts w:ascii="Calibri" w:hAnsi="Calibri"/>
          <w:b/>
          <w:bCs/>
          <w:noProof/>
          <w:sz w:val="22"/>
        </w:rPr>
        <w:t>6</w:t>
      </w:r>
      <w:r w:rsidRPr="00621BC9">
        <w:rPr>
          <w:rFonts w:ascii="Calibri" w:hAnsi="Calibri"/>
          <w:noProof/>
          <w:sz w:val="22"/>
        </w:rPr>
        <w:t>.</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28 </w:t>
      </w:r>
      <w:r w:rsidRPr="00621BC9">
        <w:rPr>
          <w:rFonts w:ascii="Calibri" w:hAnsi="Calibri"/>
          <w:noProof/>
          <w:sz w:val="22"/>
        </w:rPr>
        <w:tab/>
        <w:t>NHS. National Stroke Strategy Impact Assessment. 2007;</w:t>
      </w:r>
      <w:r w:rsidRPr="00621BC9">
        <w:rPr>
          <w:rFonts w:ascii="Calibri" w:hAnsi="Calibri"/>
          <w:b/>
          <w:bCs/>
          <w:noProof/>
          <w:sz w:val="22"/>
        </w:rPr>
        <w:t>2012</w:t>
      </w:r>
      <w:r w:rsidRPr="00621BC9">
        <w:rPr>
          <w:rFonts w:ascii="Calibri" w:hAnsi="Calibri"/>
          <w:noProof/>
          <w:sz w:val="22"/>
        </w:rPr>
        <w:t>.http://www.dh.gov.uk/prod_consum_dh/groups/dh_digitalassets/documents/digitalasset/dh_081054.pdf</w:t>
      </w:r>
    </w:p>
    <w:p w:rsidR="00621BC9" w:rsidRPr="00621BC9" w:rsidRDefault="00621BC9">
      <w:pPr>
        <w:pStyle w:val="NormalWeb"/>
        <w:ind w:left="640" w:hanging="640"/>
        <w:divId w:val="98568815"/>
        <w:rPr>
          <w:rFonts w:ascii="Calibri" w:hAnsi="Calibri"/>
          <w:noProof/>
          <w:sz w:val="22"/>
        </w:rPr>
      </w:pPr>
      <w:r w:rsidRPr="00621BC9">
        <w:rPr>
          <w:rFonts w:ascii="Calibri" w:hAnsi="Calibri"/>
          <w:noProof/>
          <w:sz w:val="22"/>
        </w:rPr>
        <w:t xml:space="preserve">29 </w:t>
      </w:r>
      <w:r w:rsidRPr="00621BC9">
        <w:rPr>
          <w:rFonts w:ascii="Calibri" w:hAnsi="Calibri"/>
          <w:noProof/>
          <w:sz w:val="22"/>
        </w:rPr>
        <w:tab/>
        <w:t xml:space="preserve">Curtis L. Unit Costs of Health and Social Care 2010. Kent: 2010. </w:t>
      </w:r>
    </w:p>
    <w:p w:rsidR="00834F71" w:rsidRPr="00532F44" w:rsidRDefault="00D47742" w:rsidP="00621BC9">
      <w:pPr>
        <w:pStyle w:val="NormalWeb"/>
        <w:ind w:left="640" w:hanging="640"/>
        <w:divId w:val="714040723"/>
      </w:pPr>
      <w:r>
        <w:fldChar w:fldCharType="end"/>
      </w:r>
      <w:commentRangeEnd w:id="157"/>
      <w:r w:rsidR="008E6143">
        <w:rPr>
          <w:rStyle w:val="CommentReference"/>
          <w:rFonts w:eastAsia="Times New Roman"/>
        </w:rPr>
        <w:commentReference w:id="157"/>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158" w:name="_Ref321241706"/>
      <w:r w:rsidRPr="00532F44">
        <w:rPr>
          <w:color w:val="auto"/>
        </w:rPr>
        <w:t xml:space="preserve">Figure </w:t>
      </w:r>
      <w:r w:rsidR="00D47742" w:rsidRPr="00532F44">
        <w:rPr>
          <w:color w:val="auto"/>
        </w:rPr>
        <w:fldChar w:fldCharType="begin"/>
      </w:r>
      <w:r w:rsidR="00AC692E" w:rsidRPr="00532F44">
        <w:rPr>
          <w:color w:val="auto"/>
        </w:rPr>
        <w:instrText xml:space="preserve"> SEQ Figure \* ARABIC </w:instrText>
      </w:r>
      <w:r w:rsidR="00D47742" w:rsidRPr="00532F44">
        <w:rPr>
          <w:color w:val="auto"/>
        </w:rPr>
        <w:fldChar w:fldCharType="separate"/>
      </w:r>
      <w:r w:rsidR="006E20FD">
        <w:rPr>
          <w:noProof/>
          <w:color w:val="auto"/>
        </w:rPr>
        <w:t>1</w:t>
      </w:r>
      <w:r w:rsidR="00D47742" w:rsidRPr="00532F44">
        <w:rPr>
          <w:noProof/>
          <w:color w:val="auto"/>
        </w:rPr>
        <w:fldChar w:fldCharType="end"/>
      </w:r>
      <w:bookmarkEnd w:id="158"/>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r w:rsidR="00620AA2">
              <w:rPr>
                <w:b/>
              </w:rPr>
              <w:t>d</w:t>
            </w:r>
            <w:r w:rsidRPr="00532F44">
              <w:rPr>
                <w:b/>
              </w:rPr>
              <w:t>abigatran</w:t>
            </w:r>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r w:rsidR="00620AA2">
              <w:rPr>
                <w:b/>
              </w:rPr>
              <w:t>r</w:t>
            </w:r>
            <w:r w:rsidRPr="00532F44">
              <w:rPr>
                <w:b/>
              </w:rPr>
              <w:t>ivaroxaban</w:t>
            </w:r>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r w:rsidR="00620AA2">
              <w:rPr>
                <w:b/>
              </w:rPr>
              <w:t>d</w:t>
            </w:r>
            <w:r w:rsidR="00BC4AAE" w:rsidRPr="00532F44">
              <w:rPr>
                <w:b/>
              </w:rPr>
              <w:t>abigatran</w:t>
            </w:r>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r w:rsidR="00620AA2">
              <w:rPr>
                <w:b/>
              </w:rPr>
              <w:t>r</w:t>
            </w:r>
            <w:r w:rsidR="00BC4AAE" w:rsidRPr="00532F44">
              <w:rPr>
                <w:b/>
              </w:rPr>
              <w:t>ivaroxaban</w:t>
            </w:r>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183C66">
            <w:del w:id="159" w:author="Jon Minton" w:date="2012-12-19T15:08:00Z">
              <w:r w:rsidRPr="00532F44" w:rsidDel="00C07FB1">
                <w:delText>Males, age 50, CHADS</w:delText>
              </w:r>
              <w:r w:rsidRPr="00532F44" w:rsidDel="00C07FB1">
                <w:rPr>
                  <w:vertAlign w:val="subscript"/>
                </w:rPr>
                <w:delText>2</w:delText>
              </w:r>
              <w:r w:rsidRPr="00532F44" w:rsidDel="00C07FB1">
                <w:delText xml:space="preserve"> score of one</w:delText>
              </w:r>
            </w:del>
          </w:p>
        </w:tc>
        <w:tc>
          <w:tcPr>
            <w:tcW w:w="1721" w:type="dxa"/>
          </w:tcPr>
          <w:p w:rsidR="00183C66" w:rsidRPr="00532F44" w:rsidRDefault="00BC4AAE" w:rsidP="00920A0B">
            <w:del w:id="160" w:author="Jon Minton" w:date="2012-12-19T15:08:00Z">
              <w:r w:rsidRPr="00532F44" w:rsidDel="00C07FB1">
                <w:delText>No</w:delText>
              </w:r>
              <w:r w:rsidR="00896DA7" w:rsidRPr="00532F44" w:rsidDel="00C07FB1">
                <w:delText>*</w:delText>
              </w:r>
            </w:del>
          </w:p>
        </w:tc>
        <w:tc>
          <w:tcPr>
            <w:tcW w:w="1722" w:type="dxa"/>
          </w:tcPr>
          <w:p w:rsidR="00183C66" w:rsidRPr="00532F44" w:rsidRDefault="00BC4AAE" w:rsidP="00920A0B">
            <w:del w:id="161" w:author="Jon Minton" w:date="2012-12-19T15:08:00Z">
              <w:r w:rsidRPr="00532F44" w:rsidDel="00C07FB1">
                <w:delText>Yes</w:delText>
              </w:r>
            </w:del>
          </w:p>
        </w:tc>
        <w:tc>
          <w:tcPr>
            <w:tcW w:w="1722" w:type="dxa"/>
          </w:tcPr>
          <w:p w:rsidR="00183C66" w:rsidRPr="00532F44" w:rsidRDefault="00BC4AAE" w:rsidP="00920A0B">
            <w:pPr>
              <w:keepNext/>
            </w:pPr>
            <w:del w:id="162" w:author="Jon Minton" w:date="2012-12-19T15:08:00Z">
              <w:r w:rsidRPr="00532F44" w:rsidDel="00C07FB1">
                <w:delText>No</w:delText>
              </w:r>
              <w:r w:rsidR="00896DA7" w:rsidRPr="00532F44" w:rsidDel="00C07FB1">
                <w:delText xml:space="preserve"> *</w:delText>
              </w:r>
            </w:del>
          </w:p>
        </w:tc>
      </w:tr>
      <w:tr w:rsidR="00183C66" w:rsidRPr="00532F44" w:rsidTr="00BC4AAE">
        <w:trPr>
          <w:divId w:val="1548566716"/>
          <w:trHeight w:val="165"/>
        </w:trPr>
        <w:tc>
          <w:tcPr>
            <w:tcW w:w="4077" w:type="dxa"/>
          </w:tcPr>
          <w:p w:rsidR="00183C66" w:rsidRPr="00532F44" w:rsidRDefault="00183C66" w:rsidP="00183C66">
            <w:del w:id="163" w:author="Jon Minton" w:date="2012-12-19T15:08:00Z">
              <w:r w:rsidRPr="00532F44" w:rsidDel="00C07FB1">
                <w:delText>Females, age 50, CHADS</w:delText>
              </w:r>
              <w:r w:rsidRPr="00532F44" w:rsidDel="00C07FB1">
                <w:rPr>
                  <w:vertAlign w:val="subscript"/>
                </w:rPr>
                <w:delText>2</w:delText>
              </w:r>
              <w:r w:rsidRPr="00532F44" w:rsidDel="00C07FB1">
                <w:delText xml:space="preserve"> score of one</w:delText>
              </w:r>
            </w:del>
          </w:p>
        </w:tc>
        <w:tc>
          <w:tcPr>
            <w:tcW w:w="1721" w:type="dxa"/>
          </w:tcPr>
          <w:p w:rsidR="00183C66" w:rsidRPr="00532F44" w:rsidRDefault="00BC4AAE" w:rsidP="00920A0B">
            <w:del w:id="164" w:author="Jon Minton" w:date="2012-12-19T15:08:00Z">
              <w:r w:rsidRPr="00532F44" w:rsidDel="00C07FB1">
                <w:delText>No</w:delText>
              </w:r>
              <w:r w:rsidR="00896DA7" w:rsidRPr="00532F44" w:rsidDel="00C07FB1">
                <w:delText>*</w:delText>
              </w:r>
            </w:del>
          </w:p>
        </w:tc>
        <w:tc>
          <w:tcPr>
            <w:tcW w:w="1722" w:type="dxa"/>
          </w:tcPr>
          <w:p w:rsidR="00183C66" w:rsidRPr="00532F44" w:rsidRDefault="00BC4AAE" w:rsidP="00920A0B">
            <w:del w:id="165" w:author="Jon Minton" w:date="2012-12-19T15:08:00Z">
              <w:r w:rsidRPr="00532F44" w:rsidDel="00C07FB1">
                <w:delText>Yes</w:delText>
              </w:r>
            </w:del>
          </w:p>
        </w:tc>
        <w:tc>
          <w:tcPr>
            <w:tcW w:w="1722" w:type="dxa"/>
          </w:tcPr>
          <w:p w:rsidR="00183C66" w:rsidRPr="00532F44" w:rsidRDefault="00BC4AAE" w:rsidP="00920A0B">
            <w:pPr>
              <w:keepNext/>
            </w:pPr>
            <w:del w:id="166" w:author="Jon Minton" w:date="2012-12-19T15:08:00Z">
              <w:r w:rsidRPr="00532F44" w:rsidDel="00C07FB1">
                <w:delText>No</w:delText>
              </w:r>
              <w:r w:rsidR="00896DA7" w:rsidRPr="00532F44" w:rsidDel="00C07FB1">
                <w:delText xml:space="preserve"> *</w:delText>
              </w:r>
            </w:del>
          </w:p>
        </w:tc>
      </w:tr>
      <w:tr w:rsidR="00183C66" w:rsidRPr="00532F44" w:rsidTr="00BC4AAE">
        <w:trPr>
          <w:divId w:val="1548566716"/>
          <w:trHeight w:val="165"/>
        </w:trPr>
        <w:tc>
          <w:tcPr>
            <w:tcW w:w="4077" w:type="dxa"/>
          </w:tcPr>
          <w:p w:rsidR="00183C66" w:rsidRPr="00532F44" w:rsidRDefault="00183C66" w:rsidP="00920A0B">
            <w:del w:id="167" w:author="Jon Minton" w:date="2012-12-19T15:08:00Z">
              <w:r w:rsidRPr="00532F44" w:rsidDel="00C07FB1">
                <w:delText>Males, age 65, CHADS</w:delText>
              </w:r>
              <w:r w:rsidRPr="00532F44" w:rsidDel="00C07FB1">
                <w:rPr>
                  <w:vertAlign w:val="subscript"/>
                </w:rPr>
                <w:delText>2</w:delText>
              </w:r>
              <w:r w:rsidRPr="00532F44" w:rsidDel="00C07FB1">
                <w:delText xml:space="preserve"> score of one</w:delText>
              </w:r>
            </w:del>
          </w:p>
        </w:tc>
        <w:tc>
          <w:tcPr>
            <w:tcW w:w="1721" w:type="dxa"/>
          </w:tcPr>
          <w:p w:rsidR="00183C66" w:rsidRPr="00532F44" w:rsidRDefault="00BC4AAE" w:rsidP="00920A0B">
            <w:del w:id="168" w:author="Jon Minton" w:date="2012-12-19T15:08:00Z">
              <w:r w:rsidRPr="00532F44" w:rsidDel="00C07FB1">
                <w:delText>No</w:delText>
              </w:r>
              <w:r w:rsidR="00896DA7" w:rsidRPr="00532F44" w:rsidDel="00C07FB1">
                <w:delText>*</w:delText>
              </w:r>
            </w:del>
          </w:p>
        </w:tc>
        <w:tc>
          <w:tcPr>
            <w:tcW w:w="1722" w:type="dxa"/>
          </w:tcPr>
          <w:p w:rsidR="00183C66" w:rsidRPr="00532F44" w:rsidRDefault="00BC4AAE" w:rsidP="00920A0B">
            <w:del w:id="169" w:author="Jon Minton" w:date="2012-12-19T15:08:00Z">
              <w:r w:rsidRPr="00532F44" w:rsidDel="00C07FB1">
                <w:delText>Yes</w:delText>
              </w:r>
            </w:del>
          </w:p>
        </w:tc>
        <w:tc>
          <w:tcPr>
            <w:tcW w:w="1722" w:type="dxa"/>
          </w:tcPr>
          <w:p w:rsidR="00183C66" w:rsidRPr="00532F44" w:rsidRDefault="00BC4AAE" w:rsidP="00920A0B">
            <w:pPr>
              <w:keepNext/>
            </w:pPr>
            <w:del w:id="170" w:author="Jon Minton" w:date="2012-12-19T15:08:00Z">
              <w:r w:rsidRPr="00532F44" w:rsidDel="00C07FB1">
                <w:delText>No</w:delText>
              </w:r>
              <w:r w:rsidR="00896DA7" w:rsidRPr="00532F44" w:rsidDel="00C07FB1">
                <w:delText xml:space="preserve"> *</w:delText>
              </w:r>
            </w:del>
          </w:p>
        </w:tc>
      </w:tr>
      <w:tr w:rsidR="00C0617D" w:rsidRPr="00532F44" w:rsidTr="00C0617D">
        <w:trPr>
          <w:divId w:val="1548566716"/>
          <w:trHeight w:val="184"/>
        </w:trPr>
        <w:tc>
          <w:tcPr>
            <w:tcW w:w="4077" w:type="dxa"/>
            <w:tcBorders>
              <w:bottom w:val="single" w:sz="4" w:space="0" w:color="auto"/>
            </w:tcBorders>
          </w:tcPr>
          <w:p w:rsidR="00C0617D" w:rsidRPr="00532F44" w:rsidRDefault="00C0617D" w:rsidP="003762FF">
            <w:del w:id="171" w:author="Jon Minton" w:date="2012-12-19T15:08:00Z">
              <w:r w:rsidRPr="00532F44" w:rsidDel="00C07FB1">
                <w:delText>Females, age 65, CHADS</w:delText>
              </w:r>
              <w:r w:rsidRPr="00532F44" w:rsidDel="00C07FB1">
                <w:rPr>
                  <w:vertAlign w:val="subscript"/>
                </w:rPr>
                <w:delText>2</w:delText>
              </w:r>
              <w:r w:rsidRPr="00532F44" w:rsidDel="00C07FB1">
                <w:delText xml:space="preserve"> score of one</w:delText>
              </w:r>
            </w:del>
          </w:p>
        </w:tc>
        <w:tc>
          <w:tcPr>
            <w:tcW w:w="1721" w:type="dxa"/>
            <w:tcBorders>
              <w:bottom w:val="single" w:sz="4" w:space="0" w:color="auto"/>
            </w:tcBorders>
          </w:tcPr>
          <w:p w:rsidR="00C0617D" w:rsidRPr="00532F44" w:rsidRDefault="00C0617D" w:rsidP="003762FF">
            <w:del w:id="172" w:author="Jon Minton" w:date="2012-12-19T15:08:00Z">
              <w:r w:rsidRPr="00532F44" w:rsidDel="00C07FB1">
                <w:delText>No</w:delText>
              </w:r>
              <w:r w:rsidR="00896DA7" w:rsidRPr="00532F44" w:rsidDel="00C07FB1">
                <w:delText>*</w:delText>
              </w:r>
            </w:del>
          </w:p>
        </w:tc>
        <w:tc>
          <w:tcPr>
            <w:tcW w:w="1722" w:type="dxa"/>
            <w:tcBorders>
              <w:bottom w:val="single" w:sz="4" w:space="0" w:color="auto"/>
            </w:tcBorders>
          </w:tcPr>
          <w:p w:rsidR="00C0617D" w:rsidRPr="00532F44" w:rsidRDefault="00C0617D" w:rsidP="003762FF">
            <w:del w:id="173" w:author="Jon Minton" w:date="2012-12-19T15:08:00Z">
              <w:r w:rsidRPr="00532F44" w:rsidDel="00C07FB1">
                <w:delText>Yes</w:delText>
              </w:r>
            </w:del>
          </w:p>
        </w:tc>
        <w:tc>
          <w:tcPr>
            <w:tcW w:w="1722" w:type="dxa"/>
            <w:tcBorders>
              <w:bottom w:val="single" w:sz="4" w:space="0" w:color="auto"/>
            </w:tcBorders>
          </w:tcPr>
          <w:p w:rsidR="00C0617D" w:rsidRPr="00532F44" w:rsidRDefault="00C0617D" w:rsidP="003762FF">
            <w:pPr>
              <w:keepNext/>
            </w:pPr>
            <w:del w:id="174" w:author="Jon Minton" w:date="2012-12-19T15:08:00Z">
              <w:r w:rsidRPr="00532F44" w:rsidDel="00C07FB1">
                <w:delText>No</w:delText>
              </w:r>
              <w:r w:rsidR="00896DA7" w:rsidRPr="00532F44" w:rsidDel="00C07FB1">
                <w:delText xml:space="preserve"> *</w:delText>
              </w:r>
            </w:del>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175" w:name="_Ref321227101"/>
      <w:r w:rsidRPr="00532F44">
        <w:rPr>
          <w:color w:val="auto"/>
        </w:rPr>
        <w:t xml:space="preserve">Table </w:t>
      </w:r>
      <w:r w:rsidR="00D47742" w:rsidRPr="00532F44">
        <w:rPr>
          <w:color w:val="auto"/>
        </w:rPr>
        <w:fldChar w:fldCharType="begin"/>
      </w:r>
      <w:r w:rsidR="00AC692E" w:rsidRPr="00532F44">
        <w:rPr>
          <w:color w:val="auto"/>
        </w:rPr>
        <w:instrText xml:space="preserve"> SEQ Table \* ARABIC </w:instrText>
      </w:r>
      <w:r w:rsidR="00D47742" w:rsidRPr="00532F44">
        <w:rPr>
          <w:color w:val="auto"/>
        </w:rPr>
        <w:fldChar w:fldCharType="separate"/>
      </w:r>
      <w:r w:rsidR="006E20FD">
        <w:rPr>
          <w:noProof/>
          <w:color w:val="auto"/>
        </w:rPr>
        <w:t>1</w:t>
      </w:r>
      <w:r w:rsidR="00D47742" w:rsidRPr="00532F44">
        <w:rPr>
          <w:noProof/>
          <w:color w:val="auto"/>
        </w:rPr>
        <w:fldChar w:fldCharType="end"/>
      </w:r>
      <w:bookmarkEnd w:id="175"/>
      <w:r w:rsidR="00BC4AAE" w:rsidRPr="00532F44">
        <w:rPr>
          <w:color w:val="auto"/>
        </w:rPr>
        <w:t>Simplified OAC indications by OAC,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Lifetables.  </w:t>
            </w:r>
            <w:r w:rsidR="00D47742" w:rsidRPr="00532F44">
              <w:fldChar w:fldCharType="begin" w:fldLock="1"/>
            </w:r>
            <w:r w:rsidR="00621BC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D47742" w:rsidRPr="00532F44">
              <w:fldChar w:fldCharType="separate"/>
            </w:r>
            <w:r w:rsidR="0009234A" w:rsidRPr="0009234A">
              <w:rPr>
                <w:noProof/>
              </w:rPr>
              <w:t>[16]</w:t>
            </w:r>
            <w:r w:rsidR="00D47742"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Dirichlet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Providencia et al 2012 </w:t>
            </w:r>
            <w:r w:rsidR="00D47742"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D47742" w:rsidRPr="00532F44">
              <w:fldChar w:fldCharType="separate"/>
            </w:r>
            <w:r w:rsidR="009137B7" w:rsidRPr="009137B7">
              <w:rPr>
                <w:noProof/>
              </w:rPr>
              <w:t>[5]</w:t>
            </w:r>
            <w:r w:rsidR="00D47742"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Providencia et al 2012 </w:t>
            </w:r>
            <w:r w:rsidR="00D47742" w:rsidRPr="00532F44">
              <w:fldChar w:fldCharType="begin" w:fldLock="1"/>
            </w:r>
            <w:r w:rsidR="00621BC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D47742" w:rsidRPr="00532F44">
              <w:fldChar w:fldCharType="separate"/>
            </w:r>
            <w:r w:rsidR="009137B7" w:rsidRPr="009137B7">
              <w:rPr>
                <w:noProof/>
              </w:rPr>
              <w:t>[5]</w:t>
            </w:r>
            <w:r w:rsidR="00D47742"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r w:rsidRPr="00532F44">
              <w:t>Friberg 2012</w:t>
            </w:r>
            <w:r w:rsidR="00D47742" w:rsidRPr="00532F44">
              <w:fldChar w:fldCharType="begin" w:fldLock="1"/>
            </w:r>
            <w:r w:rsidR="00621BC9">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"[17]" }, "properties" : { "noteIndex" : 0 }, "schema" : "https://github.com/citation-style-language/schema/raw/master/csl-citation.json" }</w:instrText>
            </w:r>
            <w:r w:rsidR="00D47742" w:rsidRPr="00532F44">
              <w:fldChar w:fldCharType="separate"/>
            </w:r>
            <w:r w:rsidR="0009234A" w:rsidRPr="0009234A">
              <w:rPr>
                <w:noProof/>
              </w:rPr>
              <w:t>[17]</w:t>
            </w:r>
            <w:r w:rsidR="00D47742"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D47742" w:rsidRPr="00532F44">
              <w:fldChar w:fldCharType="begin" w:fldLock="1"/>
            </w:r>
            <w:r w:rsidR="00621BC9">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"[18]" }, "properties" : { "noteIndex" : 0 }, "schema" : "https://github.com/citation-style-language/schema/raw/master/csl-citation.json" }</w:instrText>
            </w:r>
            <w:r w:rsidR="00D47742" w:rsidRPr="00532F44">
              <w:fldChar w:fldCharType="separate"/>
            </w:r>
            <w:r w:rsidR="0009234A" w:rsidRPr="0009234A">
              <w:rPr>
                <w:noProof/>
              </w:rPr>
              <w:t>[18]</w:t>
            </w:r>
            <w:r w:rsidR="00D47742"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Relative risk (RR) of stroke in patients receiving dabigatran</w:t>
            </w:r>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D47742" w:rsidRPr="00532F44">
              <w:fldChar w:fldCharType="begin" w:fldLock="1"/>
            </w:r>
            <w:r w:rsidR="00621BC9">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"[19]" }, "properties" : { "noteIndex" : 0 }, "schema" : "https://github.com/citation-style-language/schema/raw/master/csl-citation.json" }</w:instrText>
            </w:r>
            <w:r w:rsidR="00D47742" w:rsidRPr="00532F44">
              <w:fldChar w:fldCharType="separate"/>
            </w:r>
            <w:r w:rsidR="0009234A" w:rsidRPr="0009234A">
              <w:rPr>
                <w:noProof/>
              </w:rPr>
              <w:t>[19]</w:t>
            </w:r>
            <w:r w:rsidR="00D47742" w:rsidRPr="00532F44">
              <w:fldChar w:fldCharType="end"/>
            </w:r>
          </w:p>
          <w:p w:rsidR="00E5262E" w:rsidRPr="00532F44" w:rsidRDefault="00E5262E" w:rsidP="003225C4">
            <w:r w:rsidRPr="00532F44">
              <w:t>Eikelboom et al 2011 for RR of dabigatran compared with warfarin</w:t>
            </w:r>
            <w:r w:rsidR="00D47742"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D47742" w:rsidRPr="00532F44">
              <w:fldChar w:fldCharType="separate"/>
            </w:r>
            <w:r w:rsidR="009137B7" w:rsidRPr="009137B7">
              <w:rPr>
                <w:noProof/>
              </w:rPr>
              <w:t>[11]</w:t>
            </w:r>
            <w:r w:rsidR="00D47742"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major bleeding risk for patients receiving dabigatran</w:t>
            </w:r>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Default="00E5262E" w:rsidP="003225C4">
            <w:pPr>
              <w:rPr>
                <w:ins w:id="176" w:author="Jon Minton" w:date="2012-12-19T15:09:00Z"/>
              </w:rPr>
            </w:pPr>
            <w:r w:rsidRPr="00532F44">
              <w:t>Eikelboom et al 2011</w:t>
            </w:r>
            <w:r w:rsidR="00D47742" w:rsidRPr="00532F44">
              <w:fldChar w:fldCharType="begin" w:fldLock="1"/>
            </w:r>
            <w:r w:rsidR="00621BC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D47742" w:rsidRPr="00532F44">
              <w:fldChar w:fldCharType="separate"/>
            </w:r>
            <w:r w:rsidR="009137B7" w:rsidRPr="009137B7">
              <w:rPr>
                <w:noProof/>
              </w:rPr>
              <w:t>[11]</w:t>
            </w:r>
            <w:r w:rsidR="00D47742" w:rsidRPr="00532F44">
              <w:fldChar w:fldCharType="end"/>
            </w:r>
          </w:p>
          <w:p w:rsidR="00C07FB1" w:rsidRPr="00532F44" w:rsidRDefault="00C07FB1" w:rsidP="003225C4">
            <w:ins w:id="177" w:author="Jon Minton" w:date="2012-12-19T15:09:00Z">
              <w:r>
                <w:t>[Additional bleed risk sources needed]</w:t>
              </w:r>
            </w:ins>
          </w:p>
        </w:tc>
      </w:tr>
      <w:tr w:rsidR="003225C4" w:rsidRPr="00532F44" w:rsidTr="003225C4">
        <w:trPr>
          <w:divId w:val="1548566716"/>
          <w:trHeight w:val="67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stroke</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3225C4">
            <w:r w:rsidRPr="00532F44">
              <w:t xml:space="preserve">Method described in report using results published in Rivero-Arias et al 2010 </w:t>
            </w:r>
            <w:r w:rsidR="00D47742" w:rsidRPr="00532F44">
              <w:fldChar w:fldCharType="begin" w:fldLock="1"/>
            </w:r>
            <w:r w:rsidR="00621BC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"[20]" }, "properties" : { "noteIndex" : 0 }, "schema" : "https://github.com/citation-style-language/schema/raw/master/csl-citation.json" }</w:instrText>
            </w:r>
            <w:r w:rsidR="00D47742" w:rsidRPr="00532F44">
              <w:fldChar w:fldCharType="separate"/>
            </w:r>
            <w:r w:rsidR="0009234A" w:rsidRPr="0009234A">
              <w:rPr>
                <w:noProof/>
              </w:rPr>
              <w:t>[20]</w:t>
            </w:r>
            <w:r w:rsidR="00D47742" w:rsidRPr="00532F44">
              <w:fldChar w:fldCharType="end"/>
            </w:r>
          </w:p>
        </w:tc>
      </w:tr>
      <w:tr w:rsidR="003225C4" w:rsidRPr="00532F44" w:rsidTr="003225C4">
        <w:trPr>
          <w:divId w:val="1548566716"/>
          <w:trHeight w:val="10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a major bleeding event</w:t>
            </w:r>
          </w:p>
        </w:tc>
        <w:tc>
          <w:tcPr>
            <w:tcW w:w="4299" w:type="dxa"/>
          </w:tcPr>
          <w:p w:rsidR="00E5262E" w:rsidRPr="00532F44" w:rsidRDefault="00E5262E" w:rsidP="00920A0B">
            <w:pPr>
              <w:jc w:val="left"/>
            </w:pPr>
            <w:r w:rsidRPr="00532F44">
              <w:t>Previous estimates</w:t>
            </w:r>
          </w:p>
        </w:tc>
        <w:tc>
          <w:tcPr>
            <w:tcW w:w="3969" w:type="dxa"/>
          </w:tcPr>
          <w:p w:rsidR="00E5262E" w:rsidRPr="00532F44" w:rsidRDefault="00E5262E" w:rsidP="00920A0B">
            <w:r w:rsidRPr="00532F44">
              <w:t xml:space="preserve"> Simpson et al 2010 </w:t>
            </w:r>
            <w:r w:rsidR="00D47742" w:rsidRPr="00532F44">
              <w:fldChar w:fldCharType="begin" w:fldLock="1"/>
            </w:r>
            <w:r w:rsidR="00621BC9">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"[21]" }, "properties" : { "noteIndex" : 0 }, "schema" : "https://github.com/citation-style-language/schema/raw/master/csl-citation.json" }</w:instrText>
            </w:r>
            <w:r w:rsidR="00D47742" w:rsidRPr="00532F44">
              <w:fldChar w:fldCharType="separate"/>
            </w:r>
            <w:r w:rsidR="0009234A" w:rsidRPr="0009234A">
              <w:rPr>
                <w:noProof/>
              </w:rPr>
              <w:t>[21]</w:t>
            </w:r>
            <w:r w:rsidR="00D47742" w:rsidRPr="00532F44">
              <w:fldChar w:fldCharType="end"/>
            </w:r>
          </w:p>
        </w:tc>
      </w:tr>
      <w:tr w:rsidR="003225C4" w:rsidRPr="00532F44" w:rsidTr="003225C4">
        <w:trPr>
          <w:divId w:val="1548566716"/>
          <w:trHeight w:val="612"/>
        </w:trPr>
        <w:tc>
          <w:tcPr>
            <w:tcW w:w="1951" w:type="dxa"/>
            <w:vMerge w:val="restart"/>
          </w:tcPr>
          <w:p w:rsidR="00E5262E" w:rsidRPr="00532F44" w:rsidRDefault="00E5262E" w:rsidP="00920A0B">
            <w:pPr>
              <w:rPr>
                <w:b/>
              </w:rPr>
            </w:pPr>
            <w:r w:rsidRPr="00532F44">
              <w:rPr>
                <w:b/>
              </w:rPr>
              <w:t>Utilities</w:t>
            </w:r>
          </w:p>
        </w:tc>
        <w:tc>
          <w:tcPr>
            <w:tcW w:w="3497" w:type="dxa"/>
          </w:tcPr>
          <w:p w:rsidR="00E5262E" w:rsidRPr="00532F44" w:rsidRDefault="00E5262E" w:rsidP="00920A0B">
            <w:r w:rsidRPr="00532F44">
              <w:t>Baseline utilities by age and gender</w:t>
            </w:r>
          </w:p>
        </w:tc>
        <w:tc>
          <w:tcPr>
            <w:tcW w:w="4299" w:type="dxa"/>
          </w:tcPr>
          <w:p w:rsidR="00E5262E" w:rsidRPr="00532F44" w:rsidRDefault="00E5262E" w:rsidP="00920A0B">
            <w:r w:rsidRPr="00532F44">
              <w:t>Regression based approach</w:t>
            </w:r>
          </w:p>
        </w:tc>
        <w:tc>
          <w:tcPr>
            <w:tcW w:w="3969" w:type="dxa"/>
          </w:tcPr>
          <w:p w:rsidR="00E5262E" w:rsidRPr="00532F44" w:rsidRDefault="00E5262E" w:rsidP="00920A0B">
            <w:r w:rsidRPr="00532F44">
              <w:t xml:space="preserve">Ara et al 2010 </w:t>
            </w:r>
            <w:r w:rsidR="00D47742" w:rsidRPr="00532F44">
              <w:fldChar w:fldCharType="begin" w:fldLock="1"/>
            </w:r>
            <w:r w:rsidR="00621BC9">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"[22]" }, "properties" : { "noteIndex" : 0 }, "schema" : "https://github.com/citation-style-language/schema/raw/master/csl-citation.json" }</w:instrText>
            </w:r>
            <w:r w:rsidR="00D47742" w:rsidRPr="00532F44">
              <w:fldChar w:fldCharType="separate"/>
            </w:r>
            <w:r w:rsidR="0009234A" w:rsidRPr="0009234A">
              <w:rPr>
                <w:noProof/>
              </w:rPr>
              <w:t>[22]</w:t>
            </w:r>
            <w:r w:rsidR="00D47742" w:rsidRPr="00532F44">
              <w:fldChar w:fldCharType="end"/>
            </w:r>
          </w:p>
          <w:p w:rsidR="00E5262E" w:rsidRPr="00532F44" w:rsidRDefault="00E5262E" w:rsidP="00920A0B"/>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Utility multiplier following stroke, utility multiplier following major non-fatal intracranial bleed</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920A0B">
            <w:r w:rsidRPr="00532F44">
              <w:t xml:space="preserve">Method described in report results published in </w:t>
            </w:r>
          </w:p>
          <w:p w:rsidR="00E5262E" w:rsidRPr="00532F44" w:rsidRDefault="00E5262E" w:rsidP="00920A0B">
            <w:r w:rsidRPr="00532F44">
              <w:t xml:space="preserve">Rivero-Arias et al 2010 </w:t>
            </w:r>
            <w:r w:rsidR="00D47742" w:rsidRPr="00532F44">
              <w:fldChar w:fldCharType="begin" w:fldLock="1"/>
            </w:r>
            <w:r w:rsidR="00621BC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"[20]" }, "properties" : { "noteIndex" : 0 }, "schema" : "https://github.com/citation-style-language/schema/raw/master/csl-citation.json" }</w:instrText>
            </w:r>
            <w:r w:rsidR="00D47742" w:rsidRPr="00532F44">
              <w:fldChar w:fldCharType="separate"/>
            </w:r>
            <w:r w:rsidR="0009234A" w:rsidRPr="0009234A">
              <w:rPr>
                <w:noProof/>
              </w:rPr>
              <w:t>[20]</w:t>
            </w:r>
            <w:r w:rsidR="00D47742" w:rsidRPr="00532F44">
              <w:fldChar w:fldCharType="end"/>
            </w:r>
          </w:p>
        </w:tc>
      </w:tr>
      <w:tr w:rsidR="003225C4" w:rsidRPr="00532F44" w:rsidTr="003225C4">
        <w:trPr>
          <w:divId w:val="1548566716"/>
          <w:trHeight w:val="304"/>
        </w:trPr>
        <w:tc>
          <w:tcPr>
            <w:tcW w:w="1951" w:type="dxa"/>
            <w:vMerge w:val="restart"/>
          </w:tcPr>
          <w:p w:rsidR="00E5262E" w:rsidRPr="00532F44" w:rsidRDefault="00E5262E" w:rsidP="00920A0B">
            <w:pPr>
              <w:rPr>
                <w:b/>
              </w:rPr>
            </w:pPr>
            <w:r w:rsidRPr="00532F44">
              <w:rPr>
                <w:b/>
              </w:rPr>
              <w:t>Costs</w:t>
            </w:r>
          </w:p>
        </w:tc>
        <w:tc>
          <w:tcPr>
            <w:tcW w:w="3497" w:type="dxa"/>
          </w:tcPr>
          <w:p w:rsidR="00E5262E" w:rsidRPr="00532F44" w:rsidRDefault="00E5262E" w:rsidP="00920A0B">
            <w:r w:rsidRPr="00532F44">
              <w:t>Annual cost of dabigatran</w:t>
            </w:r>
          </w:p>
        </w:tc>
        <w:tc>
          <w:tcPr>
            <w:tcW w:w="4299" w:type="dxa"/>
          </w:tcPr>
          <w:p w:rsidR="00E5262E" w:rsidRPr="00532F44" w:rsidRDefault="00E5262E" w:rsidP="00621BC9">
            <w:r w:rsidRPr="00532F44">
              <w:t>£</w:t>
            </w:r>
            <w:r w:rsidR="00621BC9">
              <w:t>920</w:t>
            </w:r>
            <w:r w:rsidRPr="00532F44">
              <w:t>.</w:t>
            </w:r>
            <w:r w:rsidR="00621BC9">
              <w:t>43</w:t>
            </w:r>
          </w:p>
        </w:tc>
        <w:tc>
          <w:tcPr>
            <w:tcW w:w="3969" w:type="dxa"/>
          </w:tcPr>
          <w:p w:rsidR="00E5262E" w:rsidRPr="00532F44" w:rsidRDefault="00E5262E" w:rsidP="003225C4">
            <w:r w:rsidRPr="00532F44">
              <w:t xml:space="preserve">NICE FAD, 2011   </w:t>
            </w:r>
            <w:r w:rsidR="00D47742" w:rsidRPr="00532F44">
              <w:fldChar w:fldCharType="begin" w:fldLock="1"/>
            </w:r>
            <w:r w:rsidR="00621BC9">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"[23]" }, "properties" : { "noteIndex" : 0 }, "schema" : "https://github.com/citation-style-language/schema/raw/master/csl-citation.json" }</w:instrText>
            </w:r>
            <w:r w:rsidR="00D47742" w:rsidRPr="00532F44">
              <w:fldChar w:fldCharType="separate"/>
            </w:r>
            <w:r w:rsidR="0009234A" w:rsidRPr="0009234A">
              <w:rPr>
                <w:noProof/>
              </w:rPr>
              <w:t>[23]</w:t>
            </w:r>
            <w:r w:rsidR="00D47742"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621BC9" w:rsidP="00920A0B">
            <w:r>
              <w:t>Annual cost of rivaroxaban</w:t>
            </w:r>
          </w:p>
        </w:tc>
        <w:tc>
          <w:tcPr>
            <w:tcW w:w="4299" w:type="dxa"/>
          </w:tcPr>
          <w:p w:rsidR="00E5262E" w:rsidRPr="00532F44" w:rsidRDefault="00621BC9" w:rsidP="00920A0B">
            <w:r>
              <w:t>£767</w:t>
            </w:r>
          </w:p>
        </w:tc>
        <w:tc>
          <w:tcPr>
            <w:tcW w:w="3969" w:type="dxa"/>
          </w:tcPr>
          <w:p w:rsidR="00E5262E" w:rsidRPr="00532F44" w:rsidRDefault="00621BC9" w:rsidP="003225C4">
            <w:r>
              <w:t xml:space="preserve">London New Drugs Group </w:t>
            </w:r>
            <w:r w:rsidR="00D47742">
              <w:fldChar w:fldCharType="begin" w:fldLock="1"/>
            </w:r>
            <w:r>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"[24]" }, "properties" : { "noteIndex" : 0 }, "schema" : "https://github.com/citation-style-language/schema/raw/master/csl-citation.json" }</w:instrText>
            </w:r>
            <w:r w:rsidR="00D47742">
              <w:fldChar w:fldCharType="separate"/>
            </w:r>
            <w:r w:rsidRPr="00621BC9">
              <w:rPr>
                <w:noProof/>
              </w:rPr>
              <w:t>[24]</w:t>
            </w:r>
            <w:r w:rsidR="00D47742">
              <w:fldChar w:fldCharType="end"/>
            </w:r>
          </w:p>
        </w:tc>
      </w:tr>
      <w:tr w:rsidR="00621BC9" w:rsidRPr="00532F44" w:rsidTr="003225C4">
        <w:trPr>
          <w:divId w:val="1548566716"/>
          <w:trHeight w:val="231"/>
        </w:trPr>
        <w:tc>
          <w:tcPr>
            <w:tcW w:w="1951" w:type="dxa"/>
            <w:vMerge/>
          </w:tcPr>
          <w:p w:rsidR="00621BC9" w:rsidRPr="00532F44" w:rsidRDefault="00621BC9" w:rsidP="00920A0B"/>
        </w:tc>
        <w:tc>
          <w:tcPr>
            <w:tcW w:w="3497" w:type="dxa"/>
          </w:tcPr>
          <w:p w:rsidR="00621BC9" w:rsidRDefault="00621BC9" w:rsidP="00920A0B">
            <w:r>
              <w:t>Annual cost of warfarin</w:t>
            </w:r>
          </w:p>
        </w:tc>
        <w:tc>
          <w:tcPr>
            <w:tcW w:w="4299" w:type="dxa"/>
          </w:tcPr>
          <w:p w:rsidR="00621BC9" w:rsidRDefault="00621BC9" w:rsidP="00920A0B">
            <w:r>
              <w:t>£252 to £259 including monitoring costs</w:t>
            </w:r>
          </w:p>
        </w:tc>
        <w:tc>
          <w:tcPr>
            <w:tcW w:w="3969" w:type="dxa"/>
          </w:tcPr>
          <w:p w:rsidR="00621BC9" w:rsidRPr="00532F44" w:rsidRDefault="00621BC9" w:rsidP="003225C4">
            <w:r>
              <w:t xml:space="preserve">BNF </w:t>
            </w:r>
            <w:r w:rsidR="00D47742">
              <w:fldChar w:fldCharType="begin" w:fldLock="1"/>
            </w:r>
            <w:r>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"[25]" }, "properties" : { "noteIndex" : 0 }, "schema" : "https://github.com/citation-style-language/schema/raw/master/csl-citation.json" }</w:instrText>
            </w:r>
            <w:r w:rsidR="00D47742">
              <w:fldChar w:fldCharType="separate"/>
            </w:r>
            <w:r w:rsidRPr="00621BC9">
              <w:rPr>
                <w:noProof/>
              </w:rPr>
              <w:t>[25]</w:t>
            </w:r>
            <w:r w:rsidR="00D47742">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621BC9" w:rsidRDefault="0009234A" w:rsidP="00860226">
            <w:r w:rsidRPr="00621BC9">
              <w:t>Cost of TTE</w:t>
            </w:r>
          </w:p>
        </w:tc>
        <w:tc>
          <w:tcPr>
            <w:tcW w:w="4299" w:type="dxa"/>
          </w:tcPr>
          <w:p w:rsidR="0009234A" w:rsidRPr="00532F44" w:rsidRDefault="0009234A" w:rsidP="00860226">
            <w:r w:rsidRPr="00532F44">
              <w:t>£66</w:t>
            </w:r>
          </w:p>
        </w:tc>
        <w:tc>
          <w:tcPr>
            <w:tcW w:w="3969" w:type="dxa"/>
          </w:tcPr>
          <w:p w:rsidR="0009234A" w:rsidRPr="00532F44" w:rsidRDefault="0009234A" w:rsidP="00860226">
            <w:r w:rsidRPr="00532F44">
              <w:t xml:space="preserve">NHS Reference Costs </w:t>
            </w:r>
            <w:r w:rsidR="00D47742">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00D47742">
              <w:fldChar w:fldCharType="separate"/>
            </w:r>
            <w:r w:rsidR="00621BC9" w:rsidRPr="00621BC9">
              <w:rPr>
                <w:noProof/>
              </w:rPr>
              <w:t>[26]</w:t>
            </w:r>
            <w:r w:rsidR="00D47742">
              <w:fldChar w:fldCharType="end"/>
            </w:r>
          </w:p>
        </w:tc>
      </w:tr>
      <w:tr w:rsidR="0009234A" w:rsidRPr="00532F44" w:rsidTr="003225C4">
        <w:trPr>
          <w:divId w:val="1548566716"/>
          <w:trHeight w:val="399"/>
        </w:trPr>
        <w:tc>
          <w:tcPr>
            <w:tcW w:w="1951" w:type="dxa"/>
            <w:vMerge/>
          </w:tcPr>
          <w:p w:rsidR="0009234A" w:rsidRPr="00532F44" w:rsidRDefault="0009234A" w:rsidP="00920A0B"/>
        </w:tc>
        <w:tc>
          <w:tcPr>
            <w:tcW w:w="3497" w:type="dxa"/>
          </w:tcPr>
          <w:p w:rsidR="0009234A" w:rsidRPr="00532F44" w:rsidRDefault="0009234A" w:rsidP="00920A0B">
            <w:r w:rsidRPr="00532F44">
              <w:t>Cost of death due to stroke</w:t>
            </w:r>
          </w:p>
        </w:tc>
        <w:tc>
          <w:tcPr>
            <w:tcW w:w="4299" w:type="dxa"/>
          </w:tcPr>
          <w:p w:rsidR="0009234A" w:rsidRPr="00532F44" w:rsidRDefault="0009234A" w:rsidP="00920A0B">
            <w:r w:rsidRPr="00532F44">
              <w:t>£7,019 (95% CrI £6,975 to £7,064)</w:t>
            </w:r>
          </w:p>
        </w:tc>
        <w:tc>
          <w:tcPr>
            <w:tcW w:w="3969" w:type="dxa"/>
          </w:tcPr>
          <w:p w:rsidR="0009234A" w:rsidRPr="00532F44" w:rsidRDefault="0009234A" w:rsidP="003225C4">
            <w:r w:rsidRPr="00532F44">
              <w:t xml:space="preserve">Sandercock et al 2002 </w:t>
            </w:r>
            <w:r w:rsidR="00D47742" w:rsidRPr="00532F44">
              <w:fldChar w:fldCharType="begin" w:fldLock="1"/>
            </w:r>
            <w:r w:rsidR="00621BC9">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"[27]" }, "properties" : { "noteIndex" : 0 }, "schema" : "https://github.com/citation-style-language/schema/raw/master/csl-citation.json" }</w:instrText>
            </w:r>
            <w:r w:rsidR="00D47742" w:rsidRPr="00532F44">
              <w:fldChar w:fldCharType="separate"/>
            </w:r>
            <w:r w:rsidR="00621BC9" w:rsidRPr="00621BC9">
              <w:rPr>
                <w:noProof/>
              </w:rPr>
              <w:t>[27]</w:t>
            </w:r>
            <w:r w:rsidR="00D47742" w:rsidRPr="00532F44">
              <w:fldChar w:fldCharType="end"/>
            </w:r>
          </w:p>
        </w:tc>
      </w:tr>
      <w:tr w:rsidR="0009234A" w:rsidRPr="00532F44" w:rsidTr="003225C4">
        <w:trPr>
          <w:divId w:val="1548566716"/>
          <w:trHeight w:val="1128"/>
        </w:trPr>
        <w:tc>
          <w:tcPr>
            <w:tcW w:w="1951" w:type="dxa"/>
            <w:vMerge/>
          </w:tcPr>
          <w:p w:rsidR="0009234A" w:rsidRPr="00532F44" w:rsidRDefault="0009234A" w:rsidP="00920A0B"/>
        </w:tc>
        <w:tc>
          <w:tcPr>
            <w:tcW w:w="3497" w:type="dxa"/>
          </w:tcPr>
          <w:p w:rsidR="0009234A" w:rsidRPr="00532F44" w:rsidRDefault="0009234A" w:rsidP="00920A0B">
            <w:r w:rsidRPr="00532F44">
              <w:t>Costs in stroke survivors</w:t>
            </w:r>
          </w:p>
        </w:tc>
        <w:tc>
          <w:tcPr>
            <w:tcW w:w="4299" w:type="dxa"/>
          </w:tcPr>
          <w:p w:rsidR="0009234A" w:rsidRPr="00532F44" w:rsidRDefault="0009234A" w:rsidP="00920A0B">
            <w:r w:rsidRPr="00532F44">
              <w:t>Various. Differing according to dependent and independent states. Subdivided into ongoing and continuing costs</w:t>
            </w:r>
          </w:p>
        </w:tc>
        <w:tc>
          <w:tcPr>
            <w:tcW w:w="3969" w:type="dxa"/>
          </w:tcPr>
          <w:p w:rsidR="0009234A" w:rsidRPr="00532F44" w:rsidRDefault="0009234A" w:rsidP="00920A0B">
            <w:r w:rsidRPr="00532F44">
              <w:t xml:space="preserve">NHS Reference Costs </w:t>
            </w:r>
            <w:r w:rsidR="00D47742" w:rsidRPr="00532F44">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00D47742" w:rsidRPr="00532F44">
              <w:fldChar w:fldCharType="separate"/>
            </w:r>
            <w:r w:rsidR="00621BC9" w:rsidRPr="00621BC9">
              <w:rPr>
                <w:noProof/>
              </w:rPr>
              <w:t>[26]</w:t>
            </w:r>
            <w:r w:rsidR="00D47742" w:rsidRPr="00532F44">
              <w:fldChar w:fldCharType="end"/>
            </w:r>
          </w:p>
          <w:p w:rsidR="0009234A" w:rsidRPr="00532F44" w:rsidRDefault="0009234A" w:rsidP="00920A0B">
            <w:r w:rsidRPr="00532F44">
              <w:t xml:space="preserve">NHS Stroke Strategy Impact Assessment  </w:t>
            </w:r>
            <w:r w:rsidR="00D47742" w:rsidRPr="00532F44">
              <w:fldChar w:fldCharType="begin" w:fldLock="1"/>
            </w:r>
            <w:r w:rsidR="00621BC9">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"[28]" }, "properties" : { "noteIndex" : 0 }, "schema" : "https://github.com/citation-style-language/schema/raw/master/csl-citation.json" }</w:instrText>
            </w:r>
            <w:r w:rsidR="00D47742" w:rsidRPr="00532F44">
              <w:fldChar w:fldCharType="separate"/>
            </w:r>
            <w:r w:rsidR="00621BC9" w:rsidRPr="00621BC9">
              <w:rPr>
                <w:noProof/>
              </w:rPr>
              <w:t>[28]</w:t>
            </w:r>
            <w:r w:rsidR="00D47742" w:rsidRPr="00532F44">
              <w:fldChar w:fldCharType="end"/>
            </w:r>
          </w:p>
          <w:p w:rsidR="0009234A" w:rsidRPr="00532F44" w:rsidRDefault="0009234A" w:rsidP="003225C4">
            <w:r w:rsidRPr="00532F44">
              <w:t xml:space="preserve">Unit Costs of Health and Social Care 2010 </w:t>
            </w:r>
            <w:r w:rsidR="00D47742" w:rsidRPr="00532F44">
              <w:fldChar w:fldCharType="begin" w:fldLock="1"/>
            </w:r>
            <w:r w:rsidR="00621BC9">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"[29]" }, "properties" : { "noteIndex" : 0 }, "schema" : "https://github.com/citation-style-language/schema/raw/master/csl-citation.json" }</w:instrText>
            </w:r>
            <w:r w:rsidR="00D47742" w:rsidRPr="00532F44">
              <w:fldChar w:fldCharType="separate"/>
            </w:r>
            <w:r w:rsidR="00621BC9" w:rsidRPr="00621BC9">
              <w:rPr>
                <w:noProof/>
              </w:rPr>
              <w:t>[29]</w:t>
            </w:r>
            <w:r w:rsidR="00D47742" w:rsidRPr="00532F44">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532F44" w:rsidRDefault="0009234A" w:rsidP="00920A0B">
            <w:r w:rsidRPr="00532F44">
              <w:t>Costs of fatal bleed</w:t>
            </w:r>
          </w:p>
        </w:tc>
        <w:tc>
          <w:tcPr>
            <w:tcW w:w="8268" w:type="dxa"/>
            <w:gridSpan w:val="2"/>
          </w:tcPr>
          <w:p w:rsidR="0009234A" w:rsidRPr="00532F44" w:rsidRDefault="0009234A" w:rsidP="00920A0B">
            <w:r w:rsidRPr="00532F44">
              <w:t>Assumed identical to costs of death due to stroke</w:t>
            </w:r>
          </w:p>
        </w:tc>
      </w:tr>
      <w:tr w:rsidR="0009234A" w:rsidRPr="00532F44" w:rsidTr="003225C4">
        <w:trPr>
          <w:divId w:val="1548566716"/>
          <w:trHeight w:val="122"/>
        </w:trPr>
        <w:tc>
          <w:tcPr>
            <w:tcW w:w="1951" w:type="dxa"/>
            <w:vMerge/>
          </w:tcPr>
          <w:p w:rsidR="0009234A" w:rsidRPr="00532F44" w:rsidRDefault="0009234A" w:rsidP="00920A0B"/>
        </w:tc>
        <w:tc>
          <w:tcPr>
            <w:tcW w:w="3497" w:type="dxa"/>
          </w:tcPr>
          <w:p w:rsidR="0009234A" w:rsidRPr="00532F44" w:rsidRDefault="0009234A" w:rsidP="00920A0B">
            <w:r w:rsidRPr="00532F44">
              <w:t>Costs of nonfatal bleed</w:t>
            </w:r>
          </w:p>
        </w:tc>
        <w:tc>
          <w:tcPr>
            <w:tcW w:w="4299" w:type="dxa"/>
          </w:tcPr>
          <w:p w:rsidR="0009234A" w:rsidRPr="00532F44" w:rsidRDefault="0009234A" w:rsidP="00920A0B">
            <w:r w:rsidRPr="00532F44">
              <w:t>Various</w:t>
            </w:r>
          </w:p>
          <w:p w:rsidR="0009234A" w:rsidRPr="00532F44" w:rsidRDefault="0009234A" w:rsidP="00920A0B">
            <w:pPr>
              <w:jc w:val="left"/>
            </w:pPr>
            <w:r w:rsidRPr="00532F44">
              <w:t>Depends on whether bleed is gastrointestinal or intracranial. If intracranial, depends on severity of resulting disability</w:t>
            </w:r>
          </w:p>
        </w:tc>
        <w:tc>
          <w:tcPr>
            <w:tcW w:w="3969" w:type="dxa"/>
          </w:tcPr>
          <w:p w:rsidR="0009234A" w:rsidRPr="00532F44" w:rsidRDefault="0009234A" w:rsidP="00920A0B">
            <w:pPr>
              <w:keepNext/>
            </w:pPr>
            <w:r w:rsidRPr="00532F44">
              <w:t xml:space="preserve">NHS Reference Costs </w:t>
            </w:r>
            <w:r w:rsidR="00D47742" w:rsidRPr="00532F44">
              <w:fldChar w:fldCharType="begin" w:fldLock="1"/>
            </w:r>
            <w:r w:rsidR="00621BC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"[26]" }, "properties" : { "noteIndex" : 0 }, "schema" : "https://github.com/citation-style-language/schema/raw/master/csl-citation.json" }</w:instrText>
            </w:r>
            <w:r w:rsidR="00D47742" w:rsidRPr="00532F44">
              <w:fldChar w:fldCharType="separate"/>
            </w:r>
            <w:r w:rsidR="00621BC9" w:rsidRPr="00621BC9">
              <w:rPr>
                <w:noProof/>
              </w:rPr>
              <w:t>[26]</w:t>
            </w:r>
            <w:r w:rsidR="00D47742" w:rsidRPr="00532F44">
              <w:fldChar w:fldCharType="end"/>
            </w:r>
          </w:p>
          <w:p w:rsidR="0009234A" w:rsidRPr="00532F44" w:rsidRDefault="0009234A" w:rsidP="00920A0B">
            <w:pPr>
              <w:keepNext/>
            </w:pPr>
          </w:p>
        </w:tc>
      </w:tr>
    </w:tbl>
    <w:p w:rsidR="00834F71" w:rsidRPr="00532F44" w:rsidRDefault="00834F71" w:rsidP="00834F71">
      <w:pPr>
        <w:pStyle w:val="Caption"/>
        <w:divId w:val="1548566716"/>
        <w:rPr>
          <w:color w:val="auto"/>
        </w:rPr>
      </w:pPr>
      <w:bookmarkStart w:id="178" w:name="_Ref321401422"/>
      <w:r w:rsidRPr="00532F44">
        <w:rPr>
          <w:color w:val="auto"/>
        </w:rPr>
        <w:t xml:space="preserve">Table </w:t>
      </w:r>
      <w:r w:rsidR="00D47742" w:rsidRPr="00532F44">
        <w:rPr>
          <w:color w:val="auto"/>
        </w:rPr>
        <w:fldChar w:fldCharType="begin"/>
      </w:r>
      <w:r w:rsidR="00AC692E" w:rsidRPr="00532F44">
        <w:rPr>
          <w:color w:val="auto"/>
        </w:rPr>
        <w:instrText xml:space="preserve"> SEQ Table \* ARABIC </w:instrText>
      </w:r>
      <w:r w:rsidR="00D47742" w:rsidRPr="00532F44">
        <w:rPr>
          <w:color w:val="auto"/>
        </w:rPr>
        <w:fldChar w:fldCharType="separate"/>
      </w:r>
      <w:r w:rsidR="006E20FD">
        <w:rPr>
          <w:noProof/>
          <w:color w:val="auto"/>
        </w:rPr>
        <w:t>2</w:t>
      </w:r>
      <w:r w:rsidR="00D47742" w:rsidRPr="00532F44">
        <w:rPr>
          <w:noProof/>
          <w:color w:val="auto"/>
        </w:rPr>
        <w:fldChar w:fldCharType="end"/>
      </w:r>
      <w:bookmarkEnd w:id="178"/>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firstRow="1" w:lastRow="0" w:firstColumn="1" w:lastColumn="0" w:noHBand="0" w:noVBand="1"/>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55657D" w:rsidP="0055657D">
            <w:pPr>
              <w:ind w:left="29" w:right="113"/>
              <w:rPr>
                <w:rFonts w:ascii="Times New Roman" w:eastAsia="Times New Roman" w:hAnsi="Times New Roman"/>
              </w:rPr>
            </w:pPr>
            <w:r w:rsidRPr="00532F44">
              <w:rPr>
                <w:rFonts w:ascii="Times New Roman" w:eastAsia="Times New Roman" w:hAnsi="Times New Roman"/>
              </w:rPr>
              <w:t>CHADS2of zero</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55657D" w:rsidP="0055657D">
            <w:pPr>
              <w:spacing w:line="276" w:lineRule="auto"/>
              <w:ind w:left="113" w:right="113"/>
              <w:jc w:val="left"/>
              <w:rPr>
                <w:rFonts w:ascii="Times New Roman" w:eastAsia="Times New Roman" w:hAnsi="Times New Roman"/>
              </w:rPr>
            </w:pPr>
            <w:r w:rsidRPr="00532F44">
              <w:rPr>
                <w:rFonts w:ascii="Times New Roman" w:eastAsia="Times New Roman" w:hAnsi="Times New Roman"/>
              </w:rPr>
              <w:t>CHADS2of one</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28.294</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24.6</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3.1</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72.4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0.259</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0.496</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0.021</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0.181</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28.660</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22.8</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73.4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0.243</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0.459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0.027</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0.234</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TTE = Transthoracic Echocardiography; LA ABN = Left Atrial Abnormality; ICH = Intracranial haemorrhage;  NICH = Non- intracranial haemorrhage</w:t>
            </w:r>
          </w:p>
        </w:tc>
      </w:tr>
    </w:tbl>
    <w:p w:rsidR="00834F71" w:rsidRPr="00532F44" w:rsidRDefault="00834F71" w:rsidP="00834F71">
      <w:pPr>
        <w:pStyle w:val="Caption"/>
        <w:divId w:val="1548566716"/>
        <w:rPr>
          <w:color w:val="auto"/>
        </w:rPr>
      </w:pPr>
      <w:bookmarkStart w:id="179" w:name="_Ref321238070"/>
      <w:r w:rsidRPr="00532F44">
        <w:rPr>
          <w:color w:val="auto"/>
        </w:rPr>
        <w:t xml:space="preserve">Table </w:t>
      </w:r>
      <w:r w:rsidR="00D47742" w:rsidRPr="00532F44">
        <w:rPr>
          <w:color w:val="auto"/>
        </w:rPr>
        <w:fldChar w:fldCharType="begin"/>
      </w:r>
      <w:r w:rsidR="00AC692E" w:rsidRPr="00532F44">
        <w:rPr>
          <w:color w:val="auto"/>
        </w:rPr>
        <w:instrText xml:space="preserve"> SEQ Table \* ARABIC </w:instrText>
      </w:r>
      <w:r w:rsidR="00D47742" w:rsidRPr="00532F44">
        <w:rPr>
          <w:color w:val="auto"/>
        </w:rPr>
        <w:fldChar w:fldCharType="separate"/>
      </w:r>
      <w:r w:rsidR="006E20FD">
        <w:rPr>
          <w:noProof/>
          <w:color w:val="auto"/>
        </w:rPr>
        <w:t>3</w:t>
      </w:r>
      <w:r w:rsidR="00D47742" w:rsidRPr="00532F44">
        <w:rPr>
          <w:noProof/>
          <w:color w:val="auto"/>
        </w:rPr>
        <w:fldChar w:fldCharType="end"/>
      </w:r>
      <w:bookmarkEnd w:id="179"/>
      <w:r w:rsidRPr="00532F44">
        <w:rPr>
          <w:color w:val="auto"/>
        </w:rPr>
        <w:t xml:space="preserve"> Simulated patient experience: patients with a clinical prediction rule score of 0</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180" w:name="_Ref335131627"/>
      <w:commentRangeStart w:id="181"/>
      <w:r w:rsidRPr="00532F44">
        <w:rPr>
          <w:color w:val="auto"/>
        </w:rPr>
        <w:lastRenderedPageBreak/>
        <w:t xml:space="preserve">Table </w:t>
      </w:r>
      <w:r w:rsidR="00D47742" w:rsidRPr="00532F44">
        <w:rPr>
          <w:color w:val="auto"/>
        </w:rPr>
        <w:fldChar w:fldCharType="begin"/>
      </w:r>
      <w:r w:rsidRPr="00532F44">
        <w:rPr>
          <w:color w:val="auto"/>
        </w:rPr>
        <w:instrText xml:space="preserve"> SEQ Table \* ARABIC </w:instrText>
      </w:r>
      <w:r w:rsidR="00D47742" w:rsidRPr="00532F44">
        <w:rPr>
          <w:color w:val="auto"/>
        </w:rPr>
        <w:fldChar w:fldCharType="separate"/>
      </w:r>
      <w:r w:rsidR="006E20FD">
        <w:rPr>
          <w:noProof/>
          <w:color w:val="auto"/>
        </w:rPr>
        <w:t>4</w:t>
      </w:r>
      <w:r w:rsidR="00D47742" w:rsidRPr="00532F44">
        <w:rPr>
          <w:color w:val="auto"/>
        </w:rPr>
        <w:fldChar w:fldCharType="end"/>
      </w:r>
      <w:bookmarkEnd w:id="180"/>
      <w:r w:rsidRPr="00532F44">
        <w:rPr>
          <w:color w:val="auto"/>
        </w:rPr>
        <w:t xml:space="preserve"> Cost </w:t>
      </w:r>
      <w:commentRangeEnd w:id="181"/>
      <w:r w:rsidR="00FC49BE">
        <w:rPr>
          <w:rStyle w:val="CommentReference"/>
          <w:rFonts w:ascii="Times New Roman" w:eastAsia="Times New Roman" w:hAnsi="Times New Roman" w:cs="Times New Roman"/>
          <w:b w:val="0"/>
          <w:bCs w:val="0"/>
          <w:color w:val="auto"/>
          <w:lang w:eastAsia="en-GB" w:bidi="ar-SA"/>
        </w:rPr>
        <w:commentReference w:id="181"/>
      </w:r>
      <w:r w:rsidRPr="00532F44">
        <w:rPr>
          <w:color w:val="auto"/>
        </w:rPr>
        <w:t>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Del="00C07FB1" w:rsidRDefault="006D0808" w:rsidP="00273A34">
      <w:pPr>
        <w:pStyle w:val="Caption"/>
        <w:divId w:val="1548566716"/>
        <w:rPr>
          <w:del w:id="182" w:author="Jon Minton" w:date="2012-12-19T15:09:00Z"/>
          <w:color w:val="auto"/>
        </w:rPr>
      </w:pPr>
      <w:bookmarkStart w:id="183" w:name="_Ref335131630"/>
    </w:p>
    <w:p w:rsidR="00273A34" w:rsidRPr="00532F44" w:rsidDel="00C07FB1" w:rsidRDefault="00273A34" w:rsidP="00273A34">
      <w:pPr>
        <w:pStyle w:val="Caption"/>
        <w:divId w:val="1548566716"/>
        <w:rPr>
          <w:del w:id="184" w:author="Jon Minton" w:date="2012-12-19T15:09:00Z"/>
          <w:color w:val="auto"/>
        </w:rPr>
      </w:pPr>
      <w:bookmarkStart w:id="185" w:name="_Ref342550261"/>
      <w:del w:id="186" w:author="Jon Minton" w:date="2012-12-19T15:09:00Z">
        <w:r w:rsidRPr="00532F44" w:rsidDel="00C07FB1">
          <w:rPr>
            <w:color w:val="auto"/>
          </w:rPr>
          <w:delText xml:space="preserve">Table </w:delText>
        </w:r>
        <w:r w:rsidR="00D47742" w:rsidRPr="00532F44" w:rsidDel="00C07FB1">
          <w:rPr>
            <w:color w:val="auto"/>
          </w:rPr>
          <w:fldChar w:fldCharType="begin"/>
        </w:r>
        <w:r w:rsidRPr="00532F44" w:rsidDel="00C07FB1">
          <w:rPr>
            <w:color w:val="auto"/>
          </w:rPr>
          <w:delInstrText xml:space="preserve"> SEQ Table \* ARABIC </w:delInstrText>
        </w:r>
        <w:r w:rsidR="00D47742" w:rsidRPr="00532F44" w:rsidDel="00C07FB1">
          <w:rPr>
            <w:color w:val="auto"/>
          </w:rPr>
          <w:fldChar w:fldCharType="separate"/>
        </w:r>
        <w:r w:rsidR="006E20FD" w:rsidDel="00C07FB1">
          <w:rPr>
            <w:noProof/>
            <w:color w:val="auto"/>
          </w:rPr>
          <w:delText>5</w:delText>
        </w:r>
        <w:r w:rsidR="00D47742" w:rsidRPr="00532F44" w:rsidDel="00C07FB1">
          <w:rPr>
            <w:color w:val="auto"/>
          </w:rPr>
          <w:fldChar w:fldCharType="end"/>
        </w:r>
        <w:bookmarkEnd w:id="183"/>
        <w:bookmarkEnd w:id="185"/>
        <w:r w:rsidRPr="00532F44" w:rsidDel="00C07FB1">
          <w:rPr>
            <w:color w:val="auto"/>
          </w:rPr>
          <w:delText xml:space="preserve"> Cost effectiveness information for the scenario where TTE is used to inform the decision whether to prescribe Warfarin to fifty year old males with an initial CHADS</w:delText>
        </w:r>
        <w:r w:rsidRPr="00532F44" w:rsidDel="00C07FB1">
          <w:rPr>
            <w:color w:val="auto"/>
            <w:vertAlign w:val="subscript"/>
          </w:rPr>
          <w:delText>2</w:delText>
        </w:r>
        <w:r w:rsidRPr="00532F44" w:rsidDel="00C07FB1">
          <w:rPr>
            <w:color w:val="auto"/>
          </w:rPr>
          <w:delText xml:space="preserve"> score of one (Dashed lines in the cost-effectiveness acceptability frontier indicate that the No TTE strategy is optimal, and solid lines indicate that the TTE strategy is optimal)</w:delText>
        </w:r>
      </w:del>
    </w:p>
    <w:tbl>
      <w:tblPr>
        <w:tblStyle w:val="TableGrid"/>
        <w:tblW w:w="0" w:type="auto"/>
        <w:tblLook w:val="04A0" w:firstRow="1" w:lastRow="0" w:firstColumn="1" w:lastColumn="0" w:noHBand="0" w:noVBand="1"/>
      </w:tblPr>
      <w:tblGrid>
        <w:gridCol w:w="7087"/>
        <w:gridCol w:w="7087"/>
      </w:tblGrid>
      <w:tr w:rsidR="004A0CFF" w:rsidRPr="00532F44" w:rsidDel="00C07FB1" w:rsidTr="006D0808">
        <w:trPr>
          <w:divId w:val="1548566716"/>
          <w:trHeight w:val="4527"/>
          <w:del w:id="187" w:author="Jon Minton" w:date="2012-12-19T15:09:00Z"/>
        </w:trPr>
        <w:tc>
          <w:tcPr>
            <w:tcW w:w="7087" w:type="dxa"/>
          </w:tcPr>
          <w:p w:rsidR="004A0CFF" w:rsidRPr="00532F44" w:rsidDel="00C07FB1" w:rsidRDefault="00620AA2" w:rsidP="00920A0B">
            <w:pPr>
              <w:rPr>
                <w:del w:id="188" w:author="Jon Minton" w:date="2012-12-19T15:09:00Z"/>
              </w:rPr>
            </w:pPr>
            <w:del w:id="189" w:author="Jon Minton" w:date="2012-12-19T15:09:00Z">
              <w:r w:rsidDel="00C07FB1">
                <w:rPr>
                  <w:noProof/>
                  <w:lang w:val="en-GB" w:eastAsia="en-GB"/>
                </w:rPr>
                <w:lastRenderedPageBreak/>
                <w:drawing>
                  <wp:inline distT="0" distB="0" distL="0" distR="0" wp14:anchorId="5B114519" wp14:editId="4094C4D2">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856" cy="2838856"/>
                            </a:xfrm>
                            <a:prstGeom prst="rect">
                              <a:avLst/>
                            </a:prstGeom>
                            <a:noFill/>
                            <a:ln>
                              <a:noFill/>
                            </a:ln>
                          </pic:spPr>
                        </pic:pic>
                      </a:graphicData>
                    </a:graphic>
                  </wp:inline>
                </w:drawing>
              </w:r>
            </w:del>
          </w:p>
        </w:tc>
        <w:tc>
          <w:tcPr>
            <w:tcW w:w="7087" w:type="dxa"/>
          </w:tcPr>
          <w:p w:rsidR="004A0CFF" w:rsidRPr="00532F44" w:rsidDel="00C07FB1" w:rsidRDefault="00620AA2" w:rsidP="00920A0B">
            <w:pPr>
              <w:rPr>
                <w:del w:id="190" w:author="Jon Minton" w:date="2012-12-19T15:09:00Z"/>
              </w:rPr>
            </w:pPr>
            <w:del w:id="191" w:author="Jon Minton" w:date="2012-12-19T15:09:00Z">
              <w:r w:rsidDel="00C07FB1">
                <w:rPr>
                  <w:noProof/>
                  <w:lang w:val="en-GB" w:eastAsia="en-GB"/>
                </w:rPr>
                <w:drawing>
                  <wp:inline distT="0" distB="0" distL="0" distR="0" wp14:anchorId="7B5D6600" wp14:editId="491F01D7">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284" cy="2913284"/>
                            </a:xfrm>
                            <a:prstGeom prst="rect">
                              <a:avLst/>
                            </a:prstGeom>
                            <a:noFill/>
                            <a:ln>
                              <a:noFill/>
                            </a:ln>
                          </pic:spPr>
                        </pic:pic>
                      </a:graphicData>
                    </a:graphic>
                  </wp:inline>
                </w:drawing>
              </w:r>
            </w:del>
          </w:p>
        </w:tc>
      </w:tr>
      <w:tr w:rsidR="004A0CFF" w:rsidRPr="00532F44" w:rsidDel="00C07FB1" w:rsidTr="004A0CFF">
        <w:trPr>
          <w:divId w:val="1548566716"/>
          <w:del w:id="192" w:author="Jon Minton" w:date="2012-12-19T15:09:00Z"/>
        </w:trPr>
        <w:tc>
          <w:tcPr>
            <w:tcW w:w="7087" w:type="dxa"/>
          </w:tcPr>
          <w:p w:rsidR="004A0CFF" w:rsidRPr="00532F44" w:rsidDel="00C07FB1" w:rsidRDefault="004A0CFF" w:rsidP="00920A0B">
            <w:pPr>
              <w:rPr>
                <w:del w:id="193" w:author="Jon Minton" w:date="2012-12-19T15:09:00Z"/>
              </w:rPr>
            </w:pPr>
            <w:del w:id="194" w:author="Jon Minton" w:date="2012-12-19T15:09:00Z">
              <w:r w:rsidRPr="00532F44" w:rsidDel="00C07FB1">
                <w:delText>a ) Scatterplot of difference in costs (£) against differences in QALYs</w:delText>
              </w:r>
            </w:del>
          </w:p>
        </w:tc>
        <w:tc>
          <w:tcPr>
            <w:tcW w:w="7087" w:type="dxa"/>
          </w:tcPr>
          <w:p w:rsidR="004A0CFF" w:rsidRPr="00532F44" w:rsidDel="00C07FB1" w:rsidRDefault="004A0CFF" w:rsidP="00920A0B">
            <w:pPr>
              <w:rPr>
                <w:del w:id="195" w:author="Jon Minton" w:date="2012-12-19T15:09:00Z"/>
              </w:rPr>
            </w:pPr>
            <w:del w:id="196" w:author="Jon Minton" w:date="2012-12-19T15:09:00Z">
              <w:r w:rsidRPr="00532F44" w:rsidDel="00C07FB1">
                <w:delText>b) Cost-effectiveness Acceptability Frontier</w:delText>
              </w:r>
            </w:del>
          </w:p>
        </w:tc>
      </w:tr>
      <w:tr w:rsidR="004A0CFF" w:rsidRPr="00532F44" w:rsidDel="00C07FB1" w:rsidTr="006D0808">
        <w:trPr>
          <w:divId w:val="1548566716"/>
          <w:trHeight w:val="1747"/>
          <w:del w:id="197" w:author="Jon Minton" w:date="2012-12-19T15:09:00Z"/>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4A0CFF" w:rsidRPr="00532F44" w:rsidDel="00C07FB1" w:rsidTr="00920A0B">
              <w:trPr>
                <w:trHeight w:val="314"/>
                <w:del w:id="198" w:author="Jon Minton" w:date="2012-12-19T15:09:00Z"/>
              </w:trPr>
              <w:tc>
                <w:tcPr>
                  <w:tcW w:w="1566" w:type="dxa"/>
                  <w:tcBorders>
                    <w:top w:val="nil"/>
                    <w:left w:val="nil"/>
                    <w:bottom w:val="nil"/>
                    <w:right w:val="nil"/>
                  </w:tcBorders>
                  <w:shd w:val="clear" w:color="auto" w:fill="auto"/>
                  <w:noWrap/>
                  <w:vAlign w:val="bottom"/>
                  <w:hideMark/>
                </w:tcPr>
                <w:p w:rsidR="004A0CFF" w:rsidRPr="00532F44" w:rsidDel="00C07FB1" w:rsidRDefault="004A0CFF" w:rsidP="00620AA2">
                  <w:pPr>
                    <w:spacing w:after="0" w:line="240" w:lineRule="auto"/>
                    <w:rPr>
                      <w:del w:id="199" w:author="Jon Minton" w:date="2012-12-19T15:09:00Z"/>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Del="00C07FB1" w:rsidRDefault="004A0CFF" w:rsidP="00920A0B">
                  <w:pPr>
                    <w:spacing w:after="0" w:line="240" w:lineRule="auto"/>
                    <w:rPr>
                      <w:del w:id="200" w:author="Jon Minton" w:date="2012-12-19T15:09:00Z"/>
                      <w:rFonts w:ascii="Calibri" w:eastAsia="Times New Roman" w:hAnsi="Calibri" w:cs="Calibri"/>
                      <w:b/>
                      <w:bCs/>
                      <w:lang w:eastAsia="en-GB"/>
                    </w:rPr>
                  </w:pPr>
                  <w:del w:id="201" w:author="Jon Minton" w:date="2012-12-19T15:09:00Z">
                    <w:r w:rsidRPr="00532F44" w:rsidDel="00C07FB1">
                      <w:rPr>
                        <w:rFonts w:ascii="Calibri" w:eastAsia="Times New Roman" w:hAnsi="Calibri" w:cs="Calibri"/>
                        <w:b/>
                        <w:bCs/>
                        <w:lang w:eastAsia="en-GB"/>
                      </w:rPr>
                      <w:delText>Mean Cost</w:delText>
                    </w:r>
                  </w:del>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Del="00C07FB1" w:rsidRDefault="004A0CFF" w:rsidP="00920A0B">
                  <w:pPr>
                    <w:spacing w:after="0" w:line="240" w:lineRule="auto"/>
                    <w:rPr>
                      <w:del w:id="202" w:author="Jon Minton" w:date="2012-12-19T15:09:00Z"/>
                      <w:rFonts w:ascii="Calibri" w:eastAsia="Times New Roman" w:hAnsi="Calibri" w:cs="Calibri"/>
                      <w:b/>
                      <w:bCs/>
                      <w:lang w:eastAsia="en-GB"/>
                    </w:rPr>
                  </w:pPr>
                  <w:del w:id="203" w:author="Jon Minton" w:date="2012-12-19T15:09:00Z">
                    <w:r w:rsidRPr="00532F44" w:rsidDel="00C07FB1">
                      <w:rPr>
                        <w:rFonts w:ascii="Calibri" w:eastAsia="Times New Roman" w:hAnsi="Calibri" w:cs="Calibri"/>
                        <w:b/>
                        <w:bCs/>
                        <w:lang w:eastAsia="en-GB"/>
                      </w:rPr>
                      <w:delText>Mean QALY</w:delText>
                    </w:r>
                  </w:del>
                </w:p>
              </w:tc>
              <w:tc>
                <w:tcPr>
                  <w:tcW w:w="320"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04" w:author="Jon Minton" w:date="2012-12-19T15:09:00Z"/>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05" w:author="Jon Minton" w:date="2012-12-19T15:09:00Z"/>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06" w:author="Jon Minton" w:date="2012-12-19T15:09:00Z"/>
                      <w:rFonts w:ascii="Calibri" w:eastAsia="Times New Roman" w:hAnsi="Calibri" w:cs="Calibri"/>
                      <w:b/>
                      <w:bCs/>
                      <w:lang w:eastAsia="en-GB"/>
                    </w:rPr>
                  </w:pPr>
                  <w:del w:id="207" w:author="Jon Minton" w:date="2012-12-19T15:09:00Z">
                    <w:r w:rsidRPr="00532F44" w:rsidDel="00C07FB1">
                      <w:rPr>
                        <w:rFonts w:ascii="Calibri" w:eastAsia="Times New Roman" w:hAnsi="Calibri" w:cs="Calibri"/>
                        <w:b/>
                        <w:bCs/>
                        <w:lang w:eastAsia="en-GB"/>
                      </w:rPr>
                      <w:delText>Mean</w:delText>
                    </w:r>
                  </w:del>
                </w:p>
              </w:tc>
              <w:tc>
                <w:tcPr>
                  <w:tcW w:w="3912" w:type="dxa"/>
                  <w:gridSpan w:val="5"/>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08" w:author="Jon Minton" w:date="2012-12-19T15:09:00Z"/>
                      <w:rFonts w:ascii="Calibri" w:eastAsia="Times New Roman" w:hAnsi="Calibri" w:cs="Calibri"/>
                      <w:b/>
                      <w:bCs/>
                      <w:lang w:eastAsia="en-GB"/>
                    </w:rPr>
                  </w:pPr>
                  <w:del w:id="209" w:author="Jon Minton" w:date="2012-12-19T15:09:00Z">
                    <w:r w:rsidRPr="00532F44" w:rsidDel="00C07FB1">
                      <w:rPr>
                        <w:rFonts w:ascii="Calibri" w:eastAsia="Times New Roman" w:hAnsi="Calibri" w:cs="Calibri"/>
                        <w:b/>
                        <w:bCs/>
                        <w:lang w:eastAsia="en-GB"/>
                      </w:rPr>
                      <w:delText>Jackknifed 95% Credible Intervals</w:delText>
                    </w:r>
                  </w:del>
                </w:p>
              </w:tc>
            </w:tr>
            <w:tr w:rsidR="004A0CFF" w:rsidRPr="00532F44" w:rsidDel="00C07FB1" w:rsidTr="00620AA2">
              <w:trPr>
                <w:trHeight w:val="223"/>
                <w:del w:id="210" w:author="Jon Minton" w:date="2012-12-19T15:09:00Z"/>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Del="00C07FB1" w:rsidRDefault="004A0CFF" w:rsidP="00920A0B">
                  <w:pPr>
                    <w:spacing w:after="0" w:line="240" w:lineRule="auto"/>
                    <w:jc w:val="center"/>
                    <w:rPr>
                      <w:del w:id="211" w:author="Jon Minton" w:date="2012-12-19T15:09:00Z"/>
                      <w:rFonts w:ascii="Calibri" w:eastAsia="Times New Roman" w:hAnsi="Calibri" w:cs="Calibri"/>
                      <w:i/>
                      <w:iCs/>
                      <w:lang w:eastAsia="en-GB"/>
                    </w:rPr>
                  </w:pPr>
                  <w:del w:id="212" w:author="Jon Minton" w:date="2012-12-19T15:09:00Z">
                    <w:r w:rsidRPr="00532F44" w:rsidDel="00C07FB1">
                      <w:rPr>
                        <w:rFonts w:ascii="Calibri" w:eastAsia="Times New Roman" w:hAnsi="Calibri" w:cs="Calibri"/>
                        <w:i/>
                        <w:iCs/>
                        <w:lang w:eastAsia="en-GB"/>
                      </w:rPr>
                      <w:delText>No TTE</w:delText>
                    </w:r>
                  </w:del>
                </w:p>
              </w:tc>
              <w:tc>
                <w:tcPr>
                  <w:tcW w:w="1479" w:type="dxa"/>
                  <w:tcBorders>
                    <w:top w:val="nil"/>
                    <w:left w:val="nil"/>
                    <w:bottom w:val="nil"/>
                    <w:right w:val="nil"/>
                  </w:tcBorders>
                  <w:shd w:val="clear" w:color="auto" w:fill="auto"/>
                  <w:noWrap/>
                  <w:vAlign w:val="bottom"/>
                  <w:hideMark/>
                </w:tcPr>
                <w:p w:rsidR="004A0CFF" w:rsidRPr="00532F44" w:rsidDel="00C07FB1" w:rsidRDefault="004A0CFF" w:rsidP="00741D85">
                  <w:pPr>
                    <w:spacing w:after="0" w:line="240" w:lineRule="auto"/>
                    <w:rPr>
                      <w:del w:id="213" w:author="Jon Minton" w:date="2012-12-19T15:09:00Z"/>
                      <w:rFonts w:ascii="Calibri" w:eastAsia="Times New Roman" w:hAnsi="Calibri" w:cs="Calibri"/>
                      <w:lang w:eastAsia="en-GB"/>
                    </w:rPr>
                  </w:pPr>
                  <w:del w:id="214" w:author="Jon Minton" w:date="2012-12-19T15:09:00Z">
                    <w:r w:rsidRPr="00532F44" w:rsidDel="00C07FB1">
                      <w:rPr>
                        <w:rFonts w:ascii="Calibri" w:eastAsia="Times New Roman" w:hAnsi="Calibri" w:cs="Calibri"/>
                        <w:lang w:eastAsia="en-GB"/>
                      </w:rPr>
                      <w:delText xml:space="preserve"> £          </w:delText>
                    </w:r>
                    <w:r w:rsidR="00741D85" w:rsidDel="00C07FB1">
                      <w:rPr>
                        <w:rFonts w:ascii="Calibri" w:eastAsia="Times New Roman" w:hAnsi="Calibri" w:cs="Calibri"/>
                        <w:lang w:eastAsia="en-GB"/>
                      </w:rPr>
                      <w:delText>7</w:delText>
                    </w:r>
                    <w:r w:rsidRPr="00532F44" w:rsidDel="00C07FB1">
                      <w:rPr>
                        <w:rFonts w:ascii="Calibri" w:eastAsia="Times New Roman" w:hAnsi="Calibri" w:cs="Calibri"/>
                        <w:lang w:eastAsia="en-GB"/>
                      </w:rPr>
                      <w:delText>,</w:delText>
                    </w:r>
                    <w:r w:rsidR="00741D85" w:rsidDel="00C07FB1">
                      <w:rPr>
                        <w:rFonts w:ascii="Calibri" w:eastAsia="Times New Roman" w:hAnsi="Calibri" w:cs="Calibri"/>
                        <w:lang w:eastAsia="en-GB"/>
                      </w:rPr>
                      <w:delText>334</w:delText>
                    </w:r>
                  </w:del>
                </w:p>
              </w:tc>
              <w:tc>
                <w:tcPr>
                  <w:tcW w:w="1429" w:type="dxa"/>
                  <w:tcBorders>
                    <w:top w:val="nil"/>
                    <w:left w:val="nil"/>
                    <w:bottom w:val="nil"/>
                    <w:right w:val="single" w:sz="4" w:space="0" w:color="auto"/>
                  </w:tcBorders>
                  <w:shd w:val="clear" w:color="auto" w:fill="auto"/>
                  <w:noWrap/>
                  <w:vAlign w:val="bottom"/>
                  <w:hideMark/>
                </w:tcPr>
                <w:p w:rsidR="004A0CFF" w:rsidRPr="00532F44" w:rsidDel="00C07FB1" w:rsidRDefault="00741D85" w:rsidP="00920A0B">
                  <w:pPr>
                    <w:spacing w:after="0" w:line="240" w:lineRule="auto"/>
                    <w:jc w:val="right"/>
                    <w:rPr>
                      <w:del w:id="215" w:author="Jon Minton" w:date="2012-12-19T15:09:00Z"/>
                      <w:rFonts w:ascii="Calibri" w:eastAsia="Times New Roman" w:hAnsi="Calibri" w:cs="Calibri"/>
                      <w:lang w:eastAsia="en-GB"/>
                    </w:rPr>
                  </w:pPr>
                  <w:del w:id="216" w:author="Jon Minton" w:date="2012-12-19T15:09:00Z">
                    <w:r w:rsidDel="00C07FB1">
                      <w:rPr>
                        <w:rFonts w:ascii="Calibri" w:eastAsia="Times New Roman" w:hAnsi="Calibri" w:cs="Calibri"/>
                        <w:lang w:eastAsia="en-GB"/>
                      </w:rPr>
                      <w:delText>12.00</w:delText>
                    </w:r>
                  </w:del>
                </w:p>
              </w:tc>
              <w:tc>
                <w:tcPr>
                  <w:tcW w:w="320"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17" w:author="Jon Minton" w:date="2012-12-19T15:09:00Z"/>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18" w:author="Jon Minton" w:date="2012-12-19T15:09:00Z"/>
                      <w:rFonts w:ascii="Calibri" w:eastAsia="Times New Roman" w:hAnsi="Calibri" w:cs="Calibri"/>
                      <w:b/>
                      <w:bCs/>
                      <w:i/>
                      <w:iCs/>
                      <w:lang w:eastAsia="en-GB"/>
                    </w:rPr>
                  </w:pPr>
                  <w:del w:id="219" w:author="Jon Minton" w:date="2012-12-19T15:09:00Z">
                    <w:r w:rsidRPr="00532F44" w:rsidDel="00C07FB1">
                      <w:rPr>
                        <w:rFonts w:ascii="Calibri" w:eastAsia="Times New Roman" w:hAnsi="Calibri" w:cs="Calibri"/>
                        <w:b/>
                        <w:bCs/>
                        <w:i/>
                        <w:iCs/>
                        <w:lang w:eastAsia="en-GB"/>
                      </w:rPr>
                      <w:delText>ICER (£/QALY)</w:delText>
                    </w:r>
                  </w:del>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Del="00C07FB1" w:rsidRDefault="004A0CFF" w:rsidP="00640262">
                  <w:pPr>
                    <w:spacing w:after="0" w:line="240" w:lineRule="auto"/>
                    <w:rPr>
                      <w:del w:id="220" w:author="Jon Minton" w:date="2012-12-19T15:09:00Z"/>
                      <w:rFonts w:ascii="Calibri" w:eastAsia="Times New Roman" w:hAnsi="Calibri" w:cs="Calibri"/>
                      <w:lang w:eastAsia="en-GB"/>
                    </w:rPr>
                  </w:pPr>
                  <w:del w:id="221" w:author="Jon Minton" w:date="2012-12-19T15:09:00Z">
                    <w:r w:rsidRPr="00532F44" w:rsidDel="00C07FB1">
                      <w:rPr>
                        <w:rFonts w:ascii="Calibri" w:eastAsia="Times New Roman" w:hAnsi="Calibri" w:cs="Calibri"/>
                        <w:lang w:eastAsia="en-GB"/>
                      </w:rPr>
                      <w:delText xml:space="preserve">£ </w:delText>
                    </w:r>
                    <w:r w:rsidR="00741D85" w:rsidDel="00C07FB1">
                      <w:rPr>
                        <w:rFonts w:ascii="Calibri" w:eastAsia="Times New Roman" w:hAnsi="Calibri" w:cs="Calibri"/>
                        <w:lang w:eastAsia="en-GB"/>
                      </w:rPr>
                      <w:delText>6,274</w:delText>
                    </w:r>
                  </w:del>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Del="00C07FB1" w:rsidRDefault="004A0CFF" w:rsidP="00741D85">
                  <w:pPr>
                    <w:spacing w:after="0" w:line="240" w:lineRule="auto"/>
                    <w:rPr>
                      <w:del w:id="222" w:author="Jon Minton" w:date="2012-12-19T15:09:00Z"/>
                      <w:rFonts w:ascii="Calibri" w:eastAsia="Times New Roman" w:hAnsi="Calibri" w:cs="Calibri"/>
                      <w:lang w:eastAsia="en-GB"/>
                    </w:rPr>
                  </w:pPr>
                  <w:del w:id="223" w:author="Jon Minton" w:date="2012-12-19T15:09:00Z">
                    <w:r w:rsidRPr="00532F44" w:rsidDel="00C07FB1">
                      <w:rPr>
                        <w:rFonts w:ascii="Calibri" w:eastAsia="Times New Roman" w:hAnsi="Calibri" w:cs="Calibri"/>
                        <w:lang w:eastAsia="en-GB"/>
                      </w:rPr>
                      <w:delText>£ 7,</w:delText>
                    </w:r>
                    <w:r w:rsidR="00741D85" w:rsidDel="00C07FB1">
                      <w:rPr>
                        <w:rFonts w:ascii="Calibri" w:eastAsia="Times New Roman" w:hAnsi="Calibri" w:cs="Calibri"/>
                        <w:lang w:eastAsia="en-GB"/>
                      </w:rPr>
                      <w:delText>296</w:delText>
                    </w:r>
                  </w:del>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Del="00C07FB1" w:rsidRDefault="004A0CFF" w:rsidP="00920A0B">
                  <w:pPr>
                    <w:spacing w:after="0" w:line="240" w:lineRule="auto"/>
                    <w:rPr>
                      <w:del w:id="224" w:author="Jon Minton" w:date="2012-12-19T15:09:00Z"/>
                      <w:rFonts w:ascii="Calibri" w:eastAsia="Times New Roman" w:hAnsi="Calibri" w:cs="Calibri"/>
                      <w:lang w:eastAsia="en-GB"/>
                    </w:rPr>
                  </w:pPr>
                  <w:del w:id="225" w:author="Jon Minton" w:date="2012-12-19T15:09:00Z">
                    <w:r w:rsidRPr="00532F44" w:rsidDel="00C07FB1">
                      <w:rPr>
                        <w:rFonts w:ascii="Calibri" w:eastAsia="Times New Roman" w:hAnsi="Calibri" w:cs="Calibri"/>
                        <w:lang w:eastAsia="en-GB"/>
                      </w:rPr>
                      <w:delText xml:space="preserve"> to </w:delText>
                    </w:r>
                  </w:del>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Del="00C07FB1" w:rsidRDefault="004A0CFF" w:rsidP="00741D85">
                  <w:pPr>
                    <w:spacing w:after="0" w:line="240" w:lineRule="auto"/>
                    <w:rPr>
                      <w:del w:id="226" w:author="Jon Minton" w:date="2012-12-19T15:09:00Z"/>
                      <w:rFonts w:ascii="Calibri" w:eastAsia="Times New Roman" w:hAnsi="Calibri" w:cs="Calibri"/>
                      <w:lang w:eastAsia="en-GB"/>
                    </w:rPr>
                  </w:pPr>
                  <w:del w:id="227" w:author="Jon Minton" w:date="2012-12-19T15:09:00Z">
                    <w:r w:rsidRPr="00532F44" w:rsidDel="00C07FB1">
                      <w:rPr>
                        <w:rFonts w:ascii="Calibri" w:eastAsia="Times New Roman" w:hAnsi="Calibri" w:cs="Calibri"/>
                        <w:lang w:eastAsia="en-GB"/>
                      </w:rPr>
                      <w:delText xml:space="preserve">£  </w:delText>
                    </w:r>
                    <w:r w:rsidR="00741D85" w:rsidDel="00C07FB1">
                      <w:rPr>
                        <w:rFonts w:ascii="Calibri" w:eastAsia="Times New Roman" w:hAnsi="Calibri" w:cs="Calibri"/>
                        <w:lang w:eastAsia="en-GB"/>
                      </w:rPr>
                      <w:delText>6</w:delText>
                    </w:r>
                    <w:r w:rsidRPr="00532F44" w:rsidDel="00C07FB1">
                      <w:rPr>
                        <w:rFonts w:ascii="Calibri" w:eastAsia="Times New Roman" w:hAnsi="Calibri" w:cs="Calibri"/>
                        <w:lang w:eastAsia="en-GB"/>
                      </w:rPr>
                      <w:delText>,2</w:delText>
                    </w:r>
                    <w:r w:rsidR="00741D85" w:rsidDel="00C07FB1">
                      <w:rPr>
                        <w:rFonts w:ascii="Calibri" w:eastAsia="Times New Roman" w:hAnsi="Calibri" w:cs="Calibri"/>
                        <w:lang w:eastAsia="en-GB"/>
                      </w:rPr>
                      <w:delText>78</w:delText>
                    </w:r>
                  </w:del>
                </w:p>
              </w:tc>
              <w:tc>
                <w:tcPr>
                  <w:tcW w:w="1025"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28" w:author="Jon Minton" w:date="2012-12-19T15:09:00Z"/>
                      <w:rFonts w:ascii="Calibri" w:eastAsia="Times New Roman" w:hAnsi="Calibri" w:cs="Calibri"/>
                      <w:lang w:eastAsia="en-GB"/>
                    </w:rPr>
                  </w:pPr>
                </w:p>
              </w:tc>
            </w:tr>
            <w:tr w:rsidR="004A0CFF" w:rsidRPr="00532F44" w:rsidDel="00C07FB1" w:rsidTr="00620AA2">
              <w:trPr>
                <w:trHeight w:val="240"/>
                <w:del w:id="229" w:author="Jon Minton" w:date="2012-12-19T15:09:00Z"/>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Del="00C07FB1" w:rsidRDefault="004A0CFF" w:rsidP="00920A0B">
                  <w:pPr>
                    <w:spacing w:after="0" w:line="240" w:lineRule="auto"/>
                    <w:jc w:val="center"/>
                    <w:rPr>
                      <w:del w:id="230" w:author="Jon Minton" w:date="2012-12-19T15:09:00Z"/>
                      <w:rFonts w:ascii="Calibri" w:eastAsia="Times New Roman" w:hAnsi="Calibri" w:cs="Calibri"/>
                      <w:i/>
                      <w:iCs/>
                      <w:lang w:eastAsia="en-GB"/>
                    </w:rPr>
                  </w:pPr>
                  <w:del w:id="231" w:author="Jon Minton" w:date="2012-12-19T15:09:00Z">
                    <w:r w:rsidRPr="00532F44" w:rsidDel="00C07FB1">
                      <w:rPr>
                        <w:rFonts w:ascii="Calibri" w:eastAsia="Times New Roman" w:hAnsi="Calibri" w:cs="Calibri"/>
                        <w:i/>
                        <w:iCs/>
                        <w:lang w:eastAsia="en-GB"/>
                      </w:rPr>
                      <w:delText>TTE</w:delText>
                    </w:r>
                  </w:del>
                </w:p>
              </w:tc>
              <w:tc>
                <w:tcPr>
                  <w:tcW w:w="1479" w:type="dxa"/>
                  <w:tcBorders>
                    <w:top w:val="nil"/>
                    <w:left w:val="nil"/>
                    <w:bottom w:val="single" w:sz="4" w:space="0" w:color="auto"/>
                    <w:right w:val="nil"/>
                  </w:tcBorders>
                  <w:shd w:val="clear" w:color="auto" w:fill="auto"/>
                  <w:noWrap/>
                  <w:vAlign w:val="bottom"/>
                  <w:hideMark/>
                </w:tcPr>
                <w:p w:rsidR="004A0CFF" w:rsidRPr="00532F44" w:rsidDel="00C07FB1" w:rsidRDefault="004A0CFF" w:rsidP="00741D85">
                  <w:pPr>
                    <w:spacing w:after="0" w:line="240" w:lineRule="auto"/>
                    <w:rPr>
                      <w:del w:id="232" w:author="Jon Minton" w:date="2012-12-19T15:09:00Z"/>
                      <w:rFonts w:ascii="Calibri" w:eastAsia="Times New Roman" w:hAnsi="Calibri" w:cs="Calibri"/>
                      <w:lang w:eastAsia="en-GB"/>
                    </w:rPr>
                  </w:pPr>
                  <w:del w:id="233" w:author="Jon Minton" w:date="2012-12-19T15:09:00Z">
                    <w:r w:rsidRPr="00532F44" w:rsidDel="00C07FB1">
                      <w:rPr>
                        <w:rFonts w:ascii="Calibri" w:eastAsia="Times New Roman" w:hAnsi="Calibri" w:cs="Calibri"/>
                        <w:lang w:eastAsia="en-GB"/>
                      </w:rPr>
                      <w:delText xml:space="preserve"> £        </w:delText>
                    </w:r>
                    <w:r w:rsidR="00741D85" w:rsidDel="00C07FB1">
                      <w:rPr>
                        <w:rFonts w:ascii="Calibri" w:eastAsia="Times New Roman" w:hAnsi="Calibri" w:cs="Calibri"/>
                        <w:lang w:eastAsia="en-GB"/>
                      </w:rPr>
                      <w:delText>10</w:delText>
                    </w:r>
                    <w:r w:rsidRPr="00532F44" w:rsidDel="00C07FB1">
                      <w:rPr>
                        <w:rFonts w:ascii="Calibri" w:eastAsia="Times New Roman" w:hAnsi="Calibri" w:cs="Calibri"/>
                        <w:lang w:eastAsia="en-GB"/>
                      </w:rPr>
                      <w:delText>,</w:delText>
                    </w:r>
                    <w:r w:rsidR="00741D85" w:rsidDel="00C07FB1">
                      <w:rPr>
                        <w:rFonts w:ascii="Calibri" w:eastAsia="Times New Roman" w:hAnsi="Calibri" w:cs="Calibri"/>
                        <w:lang w:eastAsia="en-GB"/>
                      </w:rPr>
                      <w:delText>343</w:delText>
                    </w:r>
                  </w:del>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Del="00C07FB1" w:rsidRDefault="00741D85" w:rsidP="00920A0B">
                  <w:pPr>
                    <w:spacing w:after="0" w:line="240" w:lineRule="auto"/>
                    <w:jc w:val="right"/>
                    <w:rPr>
                      <w:del w:id="234" w:author="Jon Minton" w:date="2012-12-19T15:09:00Z"/>
                      <w:rFonts w:ascii="Calibri" w:eastAsia="Times New Roman" w:hAnsi="Calibri" w:cs="Calibri"/>
                      <w:lang w:eastAsia="en-GB"/>
                    </w:rPr>
                  </w:pPr>
                  <w:del w:id="235" w:author="Jon Minton" w:date="2012-12-19T15:09:00Z">
                    <w:r w:rsidDel="00C07FB1">
                      <w:rPr>
                        <w:rFonts w:ascii="Calibri" w:eastAsia="Times New Roman" w:hAnsi="Calibri" w:cs="Calibri"/>
                        <w:lang w:eastAsia="en-GB"/>
                      </w:rPr>
                      <w:delText>12.48</w:delText>
                    </w:r>
                  </w:del>
                </w:p>
              </w:tc>
              <w:tc>
                <w:tcPr>
                  <w:tcW w:w="320"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36" w:author="Jon Minton" w:date="2012-12-19T15:09:00Z"/>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37" w:author="Jon Minton" w:date="2012-12-19T15:09:00Z"/>
                      <w:rFonts w:ascii="Calibri" w:eastAsia="Times New Roman" w:hAnsi="Calibri" w:cs="Calibri"/>
                      <w:i/>
                      <w:iCs/>
                      <w:lang w:eastAsia="en-GB"/>
                    </w:rPr>
                  </w:pPr>
                  <w:del w:id="238" w:author="Jon Minton" w:date="2012-12-19T15:09:00Z">
                    <w:r w:rsidRPr="00532F44" w:rsidDel="00C07FB1">
                      <w:rPr>
                        <w:rFonts w:ascii="Calibri" w:eastAsia="Times New Roman" w:hAnsi="Calibri" w:cs="Calibri"/>
                        <w:i/>
                        <w:iCs/>
                        <w:lang w:eastAsia="en-GB"/>
                      </w:rPr>
                      <w:delText>Interpretation:</w:delText>
                    </w:r>
                  </w:del>
                </w:p>
              </w:tc>
              <w:tc>
                <w:tcPr>
                  <w:tcW w:w="3812" w:type="dxa"/>
                  <w:gridSpan w:val="4"/>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39" w:author="Jon Minton" w:date="2012-12-19T15:09:00Z"/>
                      <w:rFonts w:ascii="Calibri" w:eastAsia="Times New Roman" w:hAnsi="Calibri" w:cs="Calibri"/>
                      <w:i/>
                      <w:lang w:eastAsia="en-GB"/>
                    </w:rPr>
                  </w:pPr>
                  <w:del w:id="240" w:author="Jon Minton" w:date="2012-12-19T15:09:00Z">
                    <w:r w:rsidRPr="00532F44" w:rsidDel="00C07FB1">
                      <w:rPr>
                        <w:rFonts w:ascii="Calibri" w:eastAsia="Times New Roman" w:hAnsi="Calibri" w:cs="Calibri"/>
                        <w:i/>
                        <w:lang w:eastAsia="en-GB"/>
                      </w:rPr>
                      <w:delText>Neither dominated nor dominating</w:delText>
                    </w:r>
                    <w:r w:rsidR="005468D5" w:rsidRPr="00532F44" w:rsidDel="00C07FB1">
                      <w:rPr>
                        <w:rFonts w:ascii="Calibri" w:eastAsia="Times New Roman" w:hAnsi="Calibri" w:cs="Calibri"/>
                        <w:i/>
                        <w:lang w:eastAsia="en-GB"/>
                      </w:rPr>
                      <w:delText>. Appears cost effective at £20,000/QALY</w:delText>
                    </w:r>
                  </w:del>
                </w:p>
              </w:tc>
              <w:tc>
                <w:tcPr>
                  <w:tcW w:w="283"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41" w:author="Jon Minton" w:date="2012-12-19T15:09:00Z"/>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Del="00C07FB1" w:rsidRDefault="004A0CFF" w:rsidP="00920A0B">
                  <w:pPr>
                    <w:spacing w:after="0" w:line="240" w:lineRule="auto"/>
                    <w:rPr>
                      <w:del w:id="242" w:author="Jon Minton" w:date="2012-12-19T15:09:00Z"/>
                      <w:rFonts w:ascii="Calibri" w:eastAsia="Times New Roman" w:hAnsi="Calibri" w:cs="Calibri"/>
                      <w:lang w:eastAsia="en-GB"/>
                    </w:rPr>
                  </w:pPr>
                </w:p>
              </w:tc>
            </w:tr>
          </w:tbl>
          <w:p w:rsidR="004A0CFF" w:rsidRPr="00532F44" w:rsidDel="00C07FB1" w:rsidRDefault="004A0CFF" w:rsidP="00920A0B">
            <w:pPr>
              <w:rPr>
                <w:del w:id="243" w:author="Jon Minton" w:date="2012-12-19T15:09:00Z"/>
              </w:rPr>
            </w:pPr>
          </w:p>
        </w:tc>
      </w:tr>
      <w:tr w:rsidR="004A0CFF" w:rsidRPr="00532F44" w:rsidDel="00C07FB1" w:rsidTr="004A0CFF">
        <w:trPr>
          <w:divId w:val="1548566716"/>
          <w:trHeight w:val="203"/>
          <w:del w:id="244" w:author="Jon Minton" w:date="2012-12-19T15:09:00Z"/>
        </w:trPr>
        <w:tc>
          <w:tcPr>
            <w:tcW w:w="14174" w:type="dxa"/>
            <w:gridSpan w:val="2"/>
          </w:tcPr>
          <w:p w:rsidR="004A0CFF" w:rsidRPr="00532F44" w:rsidDel="00C07FB1" w:rsidRDefault="004A0CFF" w:rsidP="00920A0B">
            <w:pPr>
              <w:jc w:val="center"/>
              <w:rPr>
                <w:del w:id="245" w:author="Jon Minton" w:date="2012-12-19T15:09:00Z"/>
                <w:rFonts w:eastAsia="Times New Roman" w:cs="Calibri"/>
                <w:b/>
                <w:bCs/>
                <w:i/>
                <w:iCs/>
                <w:lang w:eastAsia="en-GB"/>
              </w:rPr>
            </w:pPr>
            <w:del w:id="246" w:author="Jon Minton" w:date="2012-12-19T15:09:00Z">
              <w:r w:rsidRPr="00532F44" w:rsidDel="00C07FB1">
                <w:delText>c) Mean costs, QALYs and ICERs</w:delText>
              </w:r>
            </w:del>
          </w:p>
        </w:tc>
      </w:tr>
    </w:tbl>
    <w:p w:rsidR="006D0808" w:rsidRPr="00532F44" w:rsidRDefault="00C07FB1"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ins w:id="247" w:author="Jon Minton" w:date="2012-12-19T15:10:00Z">
        <w:r>
          <w:rPr>
            <w:lang w:val="en-GB"/>
          </w:rPr>
          <w:t>[Replace table 5 with CHADS2 Riva/Dabigatran</w:t>
        </w:r>
      </w:ins>
      <w:ins w:id="248" w:author="Jon Minton" w:date="2012-12-19T15:14:00Z">
        <w:r w:rsidR="00BA12C1">
          <w:rPr>
            <w:lang w:val="en-GB"/>
          </w:rPr>
          <w:t xml:space="preserve"> () on pages 32 </w:t>
        </w:r>
      </w:ins>
      <w:ins w:id="249" w:author="Jon Minton" w:date="2012-12-19T15:10:00Z">
        <w:r>
          <w:rPr>
            <w:lang w:val="en-GB"/>
          </w:rPr>
          <w:t>]</w:t>
        </w:r>
      </w:ins>
      <w:ins w:id="250" w:author="Jon Minton" w:date="2012-12-19T15:14:00Z">
        <w:r w:rsidR="00BA12C1">
          <w:rPr>
            <w:lang w:val="en-GB"/>
          </w:rPr>
          <w:t xml:space="preserve"> </w:t>
        </w:r>
      </w:ins>
    </w:p>
    <w:p w:rsidR="00920A0B" w:rsidRPr="00532F44" w:rsidRDefault="0098691C" w:rsidP="0098691C">
      <w:pPr>
        <w:pStyle w:val="Caption"/>
        <w:divId w:val="1548566716"/>
        <w:rPr>
          <w:color w:val="auto"/>
        </w:rPr>
      </w:pPr>
      <w:bookmarkStart w:id="251" w:name="_Ref335141468"/>
      <w:r w:rsidRPr="00532F44">
        <w:rPr>
          <w:color w:val="auto"/>
        </w:rPr>
        <w:lastRenderedPageBreak/>
        <w:t xml:space="preserve">Table </w:t>
      </w:r>
      <w:r w:rsidR="00D47742" w:rsidRPr="00532F44">
        <w:rPr>
          <w:color w:val="auto"/>
        </w:rPr>
        <w:fldChar w:fldCharType="begin"/>
      </w:r>
      <w:r w:rsidRPr="00532F44">
        <w:rPr>
          <w:color w:val="auto"/>
        </w:rPr>
        <w:instrText xml:space="preserve"> SEQ Table \* ARABIC </w:instrText>
      </w:r>
      <w:r w:rsidR="00D47742" w:rsidRPr="00532F44">
        <w:rPr>
          <w:color w:val="auto"/>
        </w:rPr>
        <w:fldChar w:fldCharType="separate"/>
      </w:r>
      <w:r w:rsidR="006E20FD">
        <w:rPr>
          <w:noProof/>
          <w:color w:val="auto"/>
        </w:rPr>
        <w:t>7</w:t>
      </w:r>
      <w:r w:rsidR="00D47742" w:rsidRPr="00532F44">
        <w:rPr>
          <w:color w:val="auto"/>
        </w:rPr>
        <w:fldChar w:fldCharType="end"/>
      </w:r>
      <w:bookmarkEnd w:id="251"/>
      <w:r w:rsidRPr="00532F44">
        <w:rPr>
          <w:color w:val="auto"/>
        </w:rPr>
        <w:t xml:space="preserve"> Illustration of the effect of different levels of sensitivity and specificity on ICER of TTE compared with no TTE in cohorts of male patients aged fifty in making the decision whether to prescribe warfarin.</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a)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Del="009B15EE" w:rsidRDefault="006D0808">
      <w:pPr>
        <w:spacing w:line="276" w:lineRule="auto"/>
        <w:jc w:val="left"/>
        <w:rPr>
          <w:del w:id="252" w:author="Jon Minton" w:date="2012-12-19T15:34:00Z"/>
        </w:rPr>
      </w:pPr>
    </w:p>
    <w:tbl>
      <w:tblPr>
        <w:tblpPr w:leftFromText="180" w:rightFromText="180" w:vertAnchor="text" w:horzAnchor="margin" w:tblpY="106"/>
        <w:tblW w:w="7638" w:type="dxa"/>
        <w:tblLook w:val="04A0" w:firstRow="1" w:lastRow="0" w:firstColumn="1" w:lastColumn="0" w:noHBand="0" w:noVBand="1"/>
      </w:tblPr>
      <w:tblGrid>
        <w:gridCol w:w="658"/>
        <w:gridCol w:w="618"/>
        <w:gridCol w:w="495"/>
        <w:gridCol w:w="529"/>
        <w:gridCol w:w="529"/>
        <w:gridCol w:w="529"/>
        <w:gridCol w:w="529"/>
        <w:gridCol w:w="645"/>
        <w:gridCol w:w="645"/>
        <w:gridCol w:w="645"/>
        <w:gridCol w:w="645"/>
        <w:gridCol w:w="645"/>
        <w:gridCol w:w="526"/>
      </w:tblGrid>
      <w:tr w:rsidR="00DB7C63" w:rsidRPr="00532F44" w:rsidDel="009B15EE" w:rsidTr="00DB7C63">
        <w:trPr>
          <w:trHeight w:val="293"/>
          <w:del w:id="253" w:author="Jon Minton" w:date="2012-12-19T15:34:00Z"/>
        </w:trPr>
        <w:tc>
          <w:tcPr>
            <w:tcW w:w="1276"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Del="009B15EE" w:rsidRDefault="00DB7C63" w:rsidP="00DB7C63">
            <w:pPr>
              <w:spacing w:after="0" w:line="240" w:lineRule="auto"/>
              <w:jc w:val="center"/>
              <w:rPr>
                <w:del w:id="254" w:author="Jon Minton" w:date="2012-12-19T15:34:00Z"/>
                <w:rFonts w:ascii="Calibri" w:eastAsia="Times New Roman" w:hAnsi="Calibri" w:cs="Calibri"/>
                <w:b/>
                <w:bCs/>
                <w:i/>
                <w:iCs/>
                <w:lang w:eastAsia="en-GB"/>
              </w:rPr>
            </w:pPr>
            <w:del w:id="255" w:author="Jon Minton" w:date="2012-12-19T15:34:00Z">
              <w:r w:rsidRPr="00532F44" w:rsidDel="009B15EE">
                <w:rPr>
                  <w:rFonts w:ascii="Calibri" w:eastAsia="Times New Roman" w:hAnsi="Calibri" w:cs="Calibri"/>
                  <w:b/>
                  <w:bCs/>
                  <w:i/>
                  <w:iCs/>
                  <w:lang w:eastAsia="en-GB"/>
                </w:rPr>
                <w:delText>b) CHADS</w:delText>
              </w:r>
              <w:r w:rsidRPr="00532F44" w:rsidDel="009B15EE">
                <w:rPr>
                  <w:rFonts w:ascii="Calibri" w:eastAsia="Times New Roman" w:hAnsi="Calibri" w:cs="Calibri"/>
                  <w:b/>
                  <w:bCs/>
                  <w:i/>
                  <w:iCs/>
                  <w:vertAlign w:val="subscript"/>
                  <w:lang w:eastAsia="en-GB"/>
                </w:rPr>
                <w:delText>2</w:delText>
              </w:r>
            </w:del>
          </w:p>
        </w:tc>
        <w:tc>
          <w:tcPr>
            <w:tcW w:w="6362"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Del="009B15EE" w:rsidRDefault="00DB7C63" w:rsidP="00DB7C63">
            <w:pPr>
              <w:spacing w:after="0" w:line="240" w:lineRule="auto"/>
              <w:jc w:val="center"/>
              <w:rPr>
                <w:del w:id="256" w:author="Jon Minton" w:date="2012-12-19T15:34:00Z"/>
                <w:rFonts w:ascii="Calibri" w:eastAsia="Times New Roman" w:hAnsi="Calibri" w:cs="Calibri"/>
                <w:i/>
                <w:iCs/>
                <w:lang w:eastAsia="en-GB"/>
              </w:rPr>
            </w:pPr>
            <w:del w:id="257" w:author="Jon Minton" w:date="2012-12-19T15:34:00Z">
              <w:r w:rsidRPr="00532F44" w:rsidDel="009B15EE">
                <w:rPr>
                  <w:rFonts w:ascii="Calibri" w:eastAsia="Times New Roman" w:hAnsi="Calibri" w:cs="Calibri"/>
                  <w:i/>
                  <w:iCs/>
                  <w:lang w:eastAsia="en-GB"/>
                </w:rPr>
                <w:delText>Sensitivity</w:delText>
              </w:r>
            </w:del>
          </w:p>
        </w:tc>
      </w:tr>
      <w:tr w:rsidR="00DB7C63" w:rsidRPr="00532F44" w:rsidDel="009B15EE" w:rsidTr="00DB7C63">
        <w:trPr>
          <w:trHeight w:val="293"/>
          <w:del w:id="258" w:author="Jon Minton" w:date="2012-12-19T15:34:00Z"/>
        </w:trPr>
        <w:tc>
          <w:tcPr>
            <w:tcW w:w="1276"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Del="009B15EE" w:rsidRDefault="00DB7C63" w:rsidP="00DB7C63">
            <w:pPr>
              <w:spacing w:after="0" w:line="240" w:lineRule="auto"/>
              <w:jc w:val="center"/>
              <w:rPr>
                <w:del w:id="259" w:author="Jon Minton" w:date="2012-12-19T15:34:00Z"/>
                <w:rFonts w:ascii="Calibri" w:eastAsia="Times New Roman" w:hAnsi="Calibri" w:cs="Calibri"/>
                <w:b/>
                <w:bCs/>
                <w:i/>
                <w:iCs/>
                <w:lang w:eastAsia="en-GB"/>
              </w:rPr>
            </w:pPr>
            <w:del w:id="260" w:author="Jon Minton" w:date="2012-12-19T15:34:00Z">
              <w:r w:rsidRPr="00532F44" w:rsidDel="009B15EE">
                <w:rPr>
                  <w:rFonts w:ascii="Calibri" w:eastAsia="Times New Roman" w:hAnsi="Calibri" w:cs="Calibri"/>
                  <w:b/>
                  <w:bCs/>
                  <w:i/>
                  <w:iCs/>
                  <w:lang w:eastAsia="en-GB"/>
                </w:rPr>
                <w:delText>of one</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61" w:author="Jon Minton" w:date="2012-12-19T15:34:00Z"/>
                <w:rFonts w:ascii="Calibri" w:eastAsia="Times New Roman" w:hAnsi="Calibri" w:cs="Calibri"/>
                <w:b/>
                <w:bCs/>
                <w:lang w:eastAsia="en-GB"/>
              </w:rPr>
            </w:pPr>
            <w:del w:id="262" w:author="Jon Minton" w:date="2012-12-19T15:34:00Z">
              <w:r w:rsidRPr="00532F44" w:rsidDel="009B15EE">
                <w:rPr>
                  <w:rFonts w:ascii="Calibri" w:eastAsia="Times New Roman" w:hAnsi="Calibri" w:cs="Calibri"/>
                  <w:b/>
                  <w:bCs/>
                  <w:lang w:eastAsia="en-GB"/>
                </w:rPr>
                <w:delText>0</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63" w:author="Jon Minton" w:date="2012-12-19T15:34:00Z"/>
                <w:rFonts w:ascii="Calibri" w:eastAsia="Times New Roman" w:hAnsi="Calibri" w:cs="Calibri"/>
                <w:b/>
                <w:bCs/>
                <w:lang w:eastAsia="en-GB"/>
              </w:rPr>
            </w:pPr>
            <w:del w:id="264" w:author="Jon Minton" w:date="2012-12-19T15:34:00Z">
              <w:r w:rsidRPr="00532F44" w:rsidDel="009B15EE">
                <w:rPr>
                  <w:rFonts w:ascii="Calibri" w:eastAsia="Times New Roman" w:hAnsi="Calibri" w:cs="Calibri"/>
                  <w:b/>
                  <w:bCs/>
                  <w:lang w:eastAsia="en-GB"/>
                </w:rPr>
                <w:delText>0.1</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65" w:author="Jon Minton" w:date="2012-12-19T15:34:00Z"/>
                <w:rFonts w:ascii="Calibri" w:eastAsia="Times New Roman" w:hAnsi="Calibri" w:cs="Calibri"/>
                <w:b/>
                <w:bCs/>
                <w:lang w:eastAsia="en-GB"/>
              </w:rPr>
            </w:pPr>
            <w:del w:id="266" w:author="Jon Minton" w:date="2012-12-19T15:34:00Z">
              <w:r w:rsidRPr="00532F44" w:rsidDel="009B15EE">
                <w:rPr>
                  <w:rFonts w:ascii="Calibri" w:eastAsia="Times New Roman" w:hAnsi="Calibri" w:cs="Calibri"/>
                  <w:b/>
                  <w:bCs/>
                  <w:lang w:eastAsia="en-GB"/>
                </w:rPr>
                <w:delText>0.2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67" w:author="Jon Minton" w:date="2012-12-19T15:34:00Z"/>
                <w:rFonts w:ascii="Calibri" w:eastAsia="Times New Roman" w:hAnsi="Calibri" w:cs="Calibri"/>
                <w:b/>
                <w:bCs/>
                <w:lang w:eastAsia="en-GB"/>
              </w:rPr>
            </w:pPr>
            <w:del w:id="268" w:author="Jon Minton" w:date="2012-12-19T15:34:00Z">
              <w:r w:rsidRPr="00532F44" w:rsidDel="009B15EE">
                <w:rPr>
                  <w:rFonts w:ascii="Calibri" w:eastAsia="Times New Roman" w:hAnsi="Calibri" w:cs="Calibri"/>
                  <w:b/>
                  <w:bCs/>
                  <w:lang w:eastAsia="en-GB"/>
                </w:rPr>
                <w:delText>0.3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69" w:author="Jon Minton" w:date="2012-12-19T15:34:00Z"/>
                <w:rFonts w:ascii="Calibri" w:eastAsia="Times New Roman" w:hAnsi="Calibri" w:cs="Calibri"/>
                <w:b/>
                <w:bCs/>
                <w:lang w:eastAsia="en-GB"/>
              </w:rPr>
            </w:pPr>
            <w:del w:id="270" w:author="Jon Minton" w:date="2012-12-19T15:34:00Z">
              <w:r w:rsidRPr="00532F44" w:rsidDel="009B15EE">
                <w:rPr>
                  <w:rFonts w:ascii="Calibri" w:eastAsia="Times New Roman" w:hAnsi="Calibri" w:cs="Calibri"/>
                  <w:b/>
                  <w:bCs/>
                  <w:lang w:eastAsia="en-GB"/>
                </w:rPr>
                <w:delText>0.4</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71" w:author="Jon Minton" w:date="2012-12-19T15:34:00Z"/>
                <w:rFonts w:ascii="Calibri" w:eastAsia="Times New Roman" w:hAnsi="Calibri" w:cs="Calibri"/>
                <w:b/>
                <w:bCs/>
                <w:lang w:eastAsia="en-GB"/>
              </w:rPr>
            </w:pPr>
            <w:del w:id="272" w:author="Jon Minton" w:date="2012-12-19T15:34:00Z">
              <w:r w:rsidRPr="00532F44" w:rsidDel="009B15EE">
                <w:rPr>
                  <w:rFonts w:ascii="Calibri" w:eastAsia="Times New Roman" w:hAnsi="Calibri" w:cs="Calibri"/>
                  <w:b/>
                  <w:bCs/>
                  <w:lang w:eastAsia="en-GB"/>
                </w:rPr>
                <w:delText>0.5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73" w:author="Jon Minton" w:date="2012-12-19T15:34:00Z"/>
                <w:rFonts w:ascii="Calibri" w:eastAsia="Times New Roman" w:hAnsi="Calibri" w:cs="Calibri"/>
                <w:b/>
                <w:bCs/>
                <w:lang w:eastAsia="en-GB"/>
              </w:rPr>
            </w:pPr>
            <w:del w:id="274" w:author="Jon Minton" w:date="2012-12-19T15:34:00Z">
              <w:r w:rsidRPr="00532F44" w:rsidDel="009B15EE">
                <w:rPr>
                  <w:rFonts w:ascii="Calibri" w:eastAsia="Times New Roman" w:hAnsi="Calibri" w:cs="Calibri"/>
                  <w:b/>
                  <w:bCs/>
                  <w:lang w:eastAsia="en-GB"/>
                </w:rPr>
                <w:delText>0.6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75" w:author="Jon Minton" w:date="2012-12-19T15:34:00Z"/>
                <w:rFonts w:ascii="Calibri" w:eastAsia="Times New Roman" w:hAnsi="Calibri" w:cs="Calibri"/>
                <w:b/>
                <w:bCs/>
                <w:lang w:eastAsia="en-GB"/>
              </w:rPr>
            </w:pPr>
            <w:del w:id="276" w:author="Jon Minton" w:date="2012-12-19T15:34:00Z">
              <w:r w:rsidRPr="00532F44" w:rsidDel="009B15EE">
                <w:rPr>
                  <w:rFonts w:ascii="Calibri" w:eastAsia="Times New Roman" w:hAnsi="Calibri" w:cs="Calibri"/>
                  <w:b/>
                  <w:bCs/>
                  <w:lang w:eastAsia="en-GB"/>
                </w:rPr>
                <w:delText>0.7</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77" w:author="Jon Minton" w:date="2012-12-19T15:34:00Z"/>
                <w:rFonts w:ascii="Calibri" w:eastAsia="Times New Roman" w:hAnsi="Calibri" w:cs="Calibri"/>
                <w:b/>
                <w:bCs/>
                <w:lang w:eastAsia="en-GB"/>
              </w:rPr>
            </w:pPr>
            <w:del w:id="278" w:author="Jon Minton" w:date="2012-12-19T15:34:00Z">
              <w:r w:rsidRPr="00532F44" w:rsidDel="009B15EE">
                <w:rPr>
                  <w:rFonts w:ascii="Calibri" w:eastAsia="Times New Roman" w:hAnsi="Calibri" w:cs="Calibri"/>
                  <w:b/>
                  <w:bCs/>
                  <w:lang w:eastAsia="en-GB"/>
                </w:rPr>
                <w:delText>0.8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79" w:author="Jon Minton" w:date="2012-12-19T15:34:00Z"/>
                <w:rFonts w:ascii="Calibri" w:eastAsia="Times New Roman" w:hAnsi="Calibri" w:cs="Calibri"/>
                <w:b/>
                <w:bCs/>
                <w:lang w:eastAsia="en-GB"/>
              </w:rPr>
            </w:pPr>
            <w:del w:id="280" w:author="Jon Minton" w:date="2012-12-19T15:34:00Z">
              <w:r w:rsidRPr="00532F44" w:rsidDel="009B15EE">
                <w:rPr>
                  <w:rFonts w:ascii="Calibri" w:eastAsia="Times New Roman" w:hAnsi="Calibri" w:cs="Calibri"/>
                  <w:b/>
                  <w:bCs/>
                  <w:lang w:eastAsia="en-GB"/>
                </w:rPr>
                <w:delText>0.9</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81" w:author="Jon Minton" w:date="2012-12-19T15:34:00Z"/>
                <w:rFonts w:ascii="Calibri" w:eastAsia="Times New Roman" w:hAnsi="Calibri" w:cs="Calibri"/>
                <w:b/>
                <w:bCs/>
                <w:lang w:eastAsia="en-GB"/>
              </w:rPr>
            </w:pPr>
            <w:del w:id="282" w:author="Jon Minton" w:date="2012-12-19T15:34:00Z">
              <w:r w:rsidRPr="00532F44" w:rsidDel="009B15EE">
                <w:rPr>
                  <w:rFonts w:ascii="Calibri" w:eastAsia="Times New Roman" w:hAnsi="Calibri" w:cs="Calibri"/>
                  <w:b/>
                  <w:bCs/>
                  <w:lang w:eastAsia="en-GB"/>
                </w:rPr>
                <w:delText>1</w:delText>
              </w:r>
            </w:del>
          </w:p>
        </w:tc>
      </w:tr>
      <w:tr w:rsidR="00DB7C63" w:rsidRPr="00532F44" w:rsidDel="009B15EE" w:rsidTr="00DB7C63">
        <w:trPr>
          <w:trHeight w:val="293"/>
          <w:del w:id="283" w:author="Jon Minton" w:date="2012-12-19T15:34:00Z"/>
        </w:trPr>
        <w:tc>
          <w:tcPr>
            <w:tcW w:w="65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Del="009B15EE" w:rsidRDefault="00DB7C63" w:rsidP="00DB7C63">
            <w:pPr>
              <w:spacing w:after="0" w:line="240" w:lineRule="auto"/>
              <w:jc w:val="center"/>
              <w:rPr>
                <w:del w:id="284" w:author="Jon Minton" w:date="2012-12-19T15:34:00Z"/>
                <w:rFonts w:ascii="Calibri" w:eastAsia="Times New Roman" w:hAnsi="Calibri" w:cs="Calibri"/>
                <w:i/>
                <w:iCs/>
                <w:lang w:eastAsia="en-GB"/>
              </w:rPr>
            </w:pPr>
            <w:del w:id="285" w:author="Jon Minton" w:date="2012-12-19T15:34:00Z">
              <w:r w:rsidRPr="00532F44" w:rsidDel="009B15EE">
                <w:rPr>
                  <w:rFonts w:ascii="Calibri" w:eastAsia="Times New Roman" w:hAnsi="Calibri" w:cs="Calibri"/>
                  <w:i/>
                  <w:iCs/>
                  <w:lang w:eastAsia="en-GB"/>
                </w:rPr>
                <w:delText>Specificity</w:delText>
              </w:r>
            </w:del>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86" w:author="Jon Minton" w:date="2012-12-19T15:34:00Z"/>
                <w:rFonts w:ascii="Calibri" w:eastAsia="Times New Roman" w:hAnsi="Calibri" w:cs="Calibri"/>
                <w:b/>
                <w:bCs/>
                <w:lang w:eastAsia="en-GB"/>
              </w:rPr>
            </w:pPr>
            <w:del w:id="287" w:author="Jon Minton" w:date="2012-12-19T15:34:00Z">
              <w:r w:rsidRPr="00532F44" w:rsidDel="009B15EE">
                <w:rPr>
                  <w:rFonts w:ascii="Calibri" w:eastAsia="Times New Roman" w:hAnsi="Calibri" w:cs="Calibri"/>
                  <w:b/>
                  <w:bCs/>
                  <w:lang w:eastAsia="en-GB"/>
                </w:rPr>
                <w:delText>0</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88" w:author="Jon Minton" w:date="2012-12-19T15:34:00Z"/>
                <w:rFonts w:ascii="Calibri" w:eastAsia="Times New Roman" w:hAnsi="Calibri" w:cs="Calibri"/>
                <w:lang w:eastAsia="en-GB"/>
              </w:rPr>
            </w:pPr>
            <w:del w:id="289" w:author="Jon Minton" w:date="2012-12-19T15:34:00Z">
              <w:r w:rsidRPr="00532F44" w:rsidDel="009B15EE">
                <w:rPr>
                  <w:rFonts w:ascii="Calibri" w:eastAsia="Times New Roman" w:hAnsi="Calibri" w:cs="Calibri"/>
                  <w:lang w:eastAsia="en-GB"/>
                </w:rPr>
                <w:delText>9.8</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90" w:author="Jon Minton" w:date="2012-12-19T15:34:00Z"/>
                <w:rFonts w:ascii="Calibri" w:eastAsia="Times New Roman" w:hAnsi="Calibri" w:cs="Calibri"/>
                <w:lang w:eastAsia="en-GB"/>
              </w:rPr>
            </w:pPr>
            <w:del w:id="291" w:author="Jon Minton" w:date="2012-12-19T15:34:00Z">
              <w:r w:rsidRPr="00532F44" w:rsidDel="009B15EE">
                <w:rPr>
                  <w:rFonts w:ascii="Calibri" w:eastAsia="Times New Roman" w:hAnsi="Calibri" w:cs="Calibri"/>
                  <w:lang w:eastAsia="en-GB"/>
                </w:rPr>
                <w:delText>9.8</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92" w:author="Jon Minton" w:date="2012-12-19T15:34:00Z"/>
                <w:rFonts w:ascii="Calibri" w:eastAsia="Times New Roman" w:hAnsi="Calibri" w:cs="Calibri"/>
                <w:lang w:eastAsia="en-GB"/>
              </w:rPr>
            </w:pPr>
            <w:del w:id="293" w:author="Jon Minton" w:date="2012-12-19T15:34:00Z">
              <w:r w:rsidRPr="00532F44" w:rsidDel="009B15EE">
                <w:rPr>
                  <w:rFonts w:ascii="Calibri" w:eastAsia="Times New Roman" w:hAnsi="Calibri" w:cs="Calibri"/>
                  <w:lang w:eastAsia="en-GB"/>
                </w:rPr>
                <w:delText>9.9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94" w:author="Jon Minton" w:date="2012-12-19T15:34:00Z"/>
                <w:rFonts w:ascii="Calibri" w:eastAsia="Times New Roman" w:hAnsi="Calibri" w:cs="Calibri"/>
                <w:lang w:eastAsia="en-GB"/>
              </w:rPr>
            </w:pPr>
            <w:del w:id="295" w:author="Jon Minton" w:date="2012-12-19T15:34:00Z">
              <w:r w:rsidRPr="00532F44" w:rsidDel="009B15EE">
                <w:rPr>
                  <w:rFonts w:ascii="Calibri" w:eastAsia="Times New Roman" w:hAnsi="Calibri" w:cs="Calibri"/>
                  <w:lang w:eastAsia="en-GB"/>
                </w:rPr>
                <w:delText>9.9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96" w:author="Jon Minton" w:date="2012-12-19T15:34:00Z"/>
                <w:rFonts w:ascii="Calibri" w:eastAsia="Times New Roman" w:hAnsi="Calibri" w:cs="Calibri"/>
                <w:lang w:eastAsia="en-GB"/>
              </w:rPr>
            </w:pPr>
            <w:del w:id="297" w:author="Jon Minton" w:date="2012-12-19T15:34:00Z">
              <w:r w:rsidRPr="00532F44" w:rsidDel="009B15EE">
                <w:rPr>
                  <w:rFonts w:ascii="Calibri" w:eastAsia="Times New Roman" w:hAnsi="Calibri" w:cs="Calibri"/>
                  <w:lang w:eastAsia="en-GB"/>
                </w:rPr>
                <w:delText>9.9</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298" w:author="Jon Minton" w:date="2012-12-19T15:34:00Z"/>
                <w:rFonts w:ascii="Calibri" w:eastAsia="Times New Roman" w:hAnsi="Calibri" w:cs="Calibri"/>
                <w:lang w:eastAsia="en-GB"/>
              </w:rPr>
            </w:pPr>
            <w:del w:id="299" w:author="Jon Minton" w:date="2012-12-19T15:34:00Z">
              <w:r w:rsidRPr="00532F44" w:rsidDel="009B15EE">
                <w:rPr>
                  <w:rFonts w:ascii="Calibri" w:eastAsia="Times New Roman" w:hAnsi="Calibri" w:cs="Calibri"/>
                  <w:lang w:eastAsia="en-GB"/>
                </w:rPr>
                <w:delText>10.0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00" w:author="Jon Minton" w:date="2012-12-19T15:34:00Z"/>
                <w:rFonts w:ascii="Calibri" w:eastAsia="Times New Roman" w:hAnsi="Calibri" w:cs="Calibri"/>
                <w:lang w:eastAsia="en-GB"/>
              </w:rPr>
            </w:pPr>
            <w:del w:id="301" w:author="Jon Minton" w:date="2012-12-19T15:34:00Z">
              <w:r w:rsidRPr="00532F44" w:rsidDel="009B15EE">
                <w:rPr>
                  <w:rFonts w:ascii="Calibri" w:eastAsia="Times New Roman" w:hAnsi="Calibri" w:cs="Calibri"/>
                  <w:lang w:eastAsia="en-GB"/>
                </w:rPr>
                <w:delText>10.1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02" w:author="Jon Minton" w:date="2012-12-19T15:34:00Z"/>
                <w:rFonts w:ascii="Calibri" w:eastAsia="Times New Roman" w:hAnsi="Calibri" w:cs="Calibri"/>
                <w:lang w:eastAsia="en-GB"/>
              </w:rPr>
            </w:pPr>
            <w:del w:id="303" w:author="Jon Minton" w:date="2012-12-19T15:34:00Z">
              <w:r w:rsidRPr="00532F44" w:rsidDel="009B15EE">
                <w:rPr>
                  <w:rFonts w:ascii="Calibri" w:eastAsia="Times New Roman" w:hAnsi="Calibri" w:cs="Calibri"/>
                  <w:lang w:eastAsia="en-GB"/>
                </w:rPr>
                <w:delText>10.3</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04" w:author="Jon Minton" w:date="2012-12-19T15:34:00Z"/>
                <w:rFonts w:ascii="Calibri" w:eastAsia="Times New Roman" w:hAnsi="Calibri" w:cs="Calibri"/>
                <w:lang w:eastAsia="en-GB"/>
              </w:rPr>
            </w:pPr>
            <w:del w:id="305" w:author="Jon Minton" w:date="2012-12-19T15:34:00Z">
              <w:r w:rsidRPr="00532F44" w:rsidDel="009B15EE">
                <w:rPr>
                  <w:rFonts w:ascii="Calibri" w:eastAsia="Times New Roman" w:hAnsi="Calibri" w:cs="Calibri"/>
                  <w:lang w:eastAsia="en-GB"/>
                </w:rPr>
                <w:delText>10.6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06" w:author="Jon Minton" w:date="2012-12-19T15:34:00Z"/>
                <w:rFonts w:ascii="Calibri" w:eastAsia="Times New Roman" w:hAnsi="Calibri" w:cs="Calibri"/>
                <w:lang w:eastAsia="en-GB"/>
              </w:rPr>
            </w:pPr>
            <w:del w:id="307" w:author="Jon Minton" w:date="2012-12-19T15:34:00Z">
              <w:r w:rsidRPr="00532F44" w:rsidDel="009B15EE">
                <w:rPr>
                  <w:rFonts w:ascii="Calibri" w:eastAsia="Times New Roman" w:hAnsi="Calibri" w:cs="Calibri"/>
                  <w:lang w:eastAsia="en-GB"/>
                </w:rPr>
                <w:delText>11.6</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08" w:author="Jon Minton" w:date="2012-12-19T15:34:00Z"/>
                <w:rFonts w:ascii="Calibri" w:eastAsia="Times New Roman" w:hAnsi="Calibri" w:cs="Calibri"/>
                <w:lang w:eastAsia="en-GB"/>
              </w:rPr>
            </w:pPr>
            <w:del w:id="309" w:author="Jon Minton" w:date="2012-12-19T15:34:00Z">
              <w:r w:rsidRPr="00532F44" w:rsidDel="009B15EE">
                <w:rPr>
                  <w:rFonts w:ascii="Calibri" w:eastAsia="Times New Roman" w:hAnsi="Calibri" w:cs="Calibri"/>
                  <w:lang w:eastAsia="en-GB"/>
                </w:rPr>
                <w:delText>∞</w:delText>
              </w:r>
            </w:del>
          </w:p>
        </w:tc>
      </w:tr>
      <w:tr w:rsidR="00DB7C63" w:rsidRPr="00532F44" w:rsidDel="009B15EE" w:rsidTr="00DB7C63">
        <w:trPr>
          <w:trHeight w:val="293"/>
          <w:del w:id="310"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311"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12" w:author="Jon Minton" w:date="2012-12-19T15:34:00Z"/>
                <w:rFonts w:ascii="Calibri" w:eastAsia="Times New Roman" w:hAnsi="Calibri" w:cs="Calibri"/>
                <w:b/>
                <w:bCs/>
                <w:lang w:eastAsia="en-GB"/>
              </w:rPr>
            </w:pPr>
            <w:del w:id="313" w:author="Jon Minton" w:date="2012-12-19T15:34:00Z">
              <w:r w:rsidRPr="00532F44" w:rsidDel="009B15EE">
                <w:rPr>
                  <w:rFonts w:ascii="Calibri" w:eastAsia="Times New Roman" w:hAnsi="Calibri" w:cs="Calibri"/>
                  <w:b/>
                  <w:bCs/>
                  <w:lang w:eastAsia="en-GB"/>
                </w:rPr>
                <w:delText>0.1</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14" w:author="Jon Minton" w:date="2012-12-19T15:34:00Z"/>
                <w:rFonts w:ascii="Calibri" w:eastAsia="Times New Roman" w:hAnsi="Calibri" w:cs="Calibri"/>
                <w:lang w:eastAsia="en-GB"/>
              </w:rPr>
            </w:pPr>
            <w:del w:id="315" w:author="Jon Minton" w:date="2012-12-19T15:34:00Z">
              <w:r w:rsidRPr="00532F44" w:rsidDel="009B15EE">
                <w:rPr>
                  <w:rFonts w:ascii="Calibri" w:eastAsia="Times New Roman" w:hAnsi="Calibri" w:cs="Calibri"/>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16" w:author="Jon Minton" w:date="2012-12-19T15:34:00Z"/>
                <w:rFonts w:ascii="Calibri" w:eastAsia="Times New Roman" w:hAnsi="Calibri" w:cs="Calibri"/>
                <w:lang w:eastAsia="en-GB"/>
              </w:rPr>
            </w:pPr>
            <w:del w:id="317" w:author="Jon Minton" w:date="2012-12-19T15:34:00Z">
              <w:r w:rsidRPr="00532F44" w:rsidDel="009B15EE">
                <w:rPr>
                  <w:rFonts w:ascii="Calibri" w:eastAsia="Times New Roman" w:hAnsi="Calibri" w:cs="Calibri"/>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18" w:author="Jon Minton" w:date="2012-12-19T15:34:00Z"/>
                <w:rFonts w:ascii="Calibri" w:eastAsia="Times New Roman" w:hAnsi="Calibri" w:cs="Calibri"/>
                <w:lang w:eastAsia="en-GB"/>
              </w:rPr>
            </w:pPr>
            <w:del w:id="319" w:author="Jon Minton" w:date="2012-12-19T15:34:00Z">
              <w:r w:rsidRPr="00532F44" w:rsidDel="009B15EE">
                <w:rPr>
                  <w:rFonts w:ascii="Calibri" w:eastAsia="Times New Roman" w:hAnsi="Calibri" w:cs="Calibri"/>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20" w:author="Jon Minton" w:date="2012-12-19T15:34:00Z"/>
                <w:rFonts w:ascii="Calibri" w:eastAsia="Times New Roman" w:hAnsi="Calibri" w:cs="Calibri"/>
                <w:lang w:eastAsia="en-GB"/>
              </w:rPr>
            </w:pPr>
            <w:del w:id="321" w:author="Jon Minton" w:date="2012-12-19T15:34:00Z">
              <w:r w:rsidRPr="00532F44" w:rsidDel="009B15EE">
                <w:rPr>
                  <w:rFonts w:ascii="Calibri" w:eastAsia="Times New Roman" w:hAnsi="Calibri" w:cs="Calibri"/>
                  <w:lang w:eastAsia="en-GB"/>
                </w:rPr>
                <w:delText>9.2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22" w:author="Jon Minton" w:date="2012-12-19T15:34:00Z"/>
                <w:rFonts w:ascii="Calibri" w:eastAsia="Times New Roman" w:hAnsi="Calibri" w:cs="Calibri"/>
                <w:lang w:eastAsia="en-GB"/>
              </w:rPr>
            </w:pPr>
            <w:del w:id="323" w:author="Jon Minton" w:date="2012-12-19T15:34:00Z">
              <w:r w:rsidRPr="00532F44" w:rsidDel="009B15EE">
                <w:rPr>
                  <w:rFonts w:ascii="Calibri" w:eastAsia="Times New Roman" w:hAnsi="Calibri" w:cs="Calibri"/>
                  <w:lang w:eastAsia="en-GB"/>
                </w:rPr>
                <w:delText>9.1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24" w:author="Jon Minton" w:date="2012-12-19T15:34:00Z"/>
                <w:rFonts w:ascii="Calibri" w:eastAsia="Times New Roman" w:hAnsi="Calibri" w:cs="Calibri"/>
                <w:lang w:eastAsia="en-GB"/>
              </w:rPr>
            </w:pPr>
            <w:del w:id="325" w:author="Jon Minton" w:date="2012-12-19T15:34:00Z">
              <w:r w:rsidRPr="00532F44" w:rsidDel="009B15EE">
                <w:rPr>
                  <w:rFonts w:ascii="Calibri" w:eastAsia="Times New Roman" w:hAnsi="Calibri" w:cs="Calibri"/>
                  <w:lang w:eastAsia="en-GB"/>
                </w:rPr>
                <w:delText>9.1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26" w:author="Jon Minton" w:date="2012-12-19T15:34:00Z"/>
                <w:rFonts w:ascii="Calibri" w:eastAsia="Times New Roman" w:hAnsi="Calibri" w:cs="Calibri"/>
                <w:lang w:eastAsia="en-GB"/>
              </w:rPr>
            </w:pPr>
            <w:del w:id="327" w:author="Jon Minton" w:date="2012-12-19T15:34:00Z">
              <w:r w:rsidRPr="00532F44" w:rsidDel="009B15EE">
                <w:rPr>
                  <w:rFonts w:ascii="Calibri" w:eastAsia="Times New Roman" w:hAnsi="Calibri" w:cs="Calibri"/>
                  <w:lang w:eastAsia="en-GB"/>
                </w:rPr>
                <w:delText>9.0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28" w:author="Jon Minton" w:date="2012-12-19T15:34:00Z"/>
                <w:rFonts w:ascii="Calibri" w:eastAsia="Times New Roman" w:hAnsi="Calibri" w:cs="Calibri"/>
                <w:lang w:eastAsia="en-GB"/>
              </w:rPr>
            </w:pPr>
            <w:del w:id="329" w:author="Jon Minton" w:date="2012-12-19T15:34:00Z">
              <w:r w:rsidRPr="00532F44" w:rsidDel="009B15EE">
                <w:rPr>
                  <w:rFonts w:ascii="Calibri" w:eastAsia="Times New Roman" w:hAnsi="Calibri" w:cs="Calibri"/>
                  <w:lang w:eastAsia="en-GB"/>
                </w:rPr>
                <w:delText>8.8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30" w:author="Jon Minton" w:date="2012-12-19T15:34:00Z"/>
                <w:rFonts w:ascii="Calibri" w:eastAsia="Times New Roman" w:hAnsi="Calibri" w:cs="Calibri"/>
                <w:lang w:eastAsia="en-GB"/>
              </w:rPr>
            </w:pPr>
            <w:del w:id="331" w:author="Jon Minton" w:date="2012-12-19T15:34:00Z">
              <w:r w:rsidRPr="00532F44" w:rsidDel="009B15EE">
                <w:rPr>
                  <w:rFonts w:ascii="Calibri" w:eastAsia="Times New Roman" w:hAnsi="Calibri" w:cs="Calibri"/>
                  <w:lang w:eastAsia="en-GB"/>
                </w:rPr>
                <w:delText>8.5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32" w:author="Jon Minton" w:date="2012-12-19T15:34:00Z"/>
                <w:rFonts w:ascii="Calibri" w:eastAsia="Times New Roman" w:hAnsi="Calibri" w:cs="Calibri"/>
                <w:lang w:eastAsia="en-GB"/>
              </w:rPr>
            </w:pPr>
            <w:del w:id="333" w:author="Jon Minton" w:date="2012-12-19T15:34:00Z">
              <w:r w:rsidRPr="00532F44" w:rsidDel="009B15EE">
                <w:rPr>
                  <w:rFonts w:ascii="Calibri" w:eastAsia="Times New Roman" w:hAnsi="Calibri" w:cs="Calibri"/>
                  <w:lang w:eastAsia="en-GB"/>
                </w:rPr>
                <w:delText>7.8</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34" w:author="Jon Minton" w:date="2012-12-19T15:34:00Z"/>
                <w:rFonts w:ascii="Calibri" w:eastAsia="Times New Roman" w:hAnsi="Calibri" w:cs="Calibri"/>
                <w:lang w:eastAsia="en-GB"/>
              </w:rPr>
            </w:pPr>
            <w:del w:id="335" w:author="Jon Minton" w:date="2012-12-19T15:34:00Z">
              <w:r w:rsidRPr="00532F44" w:rsidDel="009B15EE">
                <w:rPr>
                  <w:rFonts w:ascii="Calibri" w:eastAsia="Times New Roman" w:hAnsi="Calibri" w:cs="Calibri"/>
                  <w:lang w:eastAsia="en-GB"/>
                </w:rPr>
                <w:delText>5.6</w:delText>
              </w:r>
            </w:del>
          </w:p>
        </w:tc>
      </w:tr>
      <w:tr w:rsidR="00DB7C63" w:rsidRPr="00532F44" w:rsidDel="009B15EE" w:rsidTr="00DB7C63">
        <w:trPr>
          <w:trHeight w:val="293"/>
          <w:del w:id="336"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337"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38" w:author="Jon Minton" w:date="2012-12-19T15:34:00Z"/>
                <w:rFonts w:ascii="Calibri" w:eastAsia="Times New Roman" w:hAnsi="Calibri" w:cs="Calibri"/>
                <w:b/>
                <w:bCs/>
                <w:lang w:eastAsia="en-GB"/>
              </w:rPr>
            </w:pPr>
            <w:del w:id="339" w:author="Jon Minton" w:date="2012-12-19T15:34:00Z">
              <w:r w:rsidRPr="00532F44" w:rsidDel="009B15EE">
                <w:rPr>
                  <w:rFonts w:ascii="Calibri" w:eastAsia="Times New Roman" w:hAnsi="Calibri" w:cs="Calibri"/>
                  <w:b/>
                  <w:bCs/>
                  <w:lang w:eastAsia="en-GB"/>
                </w:rPr>
                <w:delText>0.2</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40" w:author="Jon Minton" w:date="2012-12-19T15:34:00Z"/>
                <w:rFonts w:ascii="Calibri" w:eastAsia="Times New Roman" w:hAnsi="Calibri" w:cs="Calibri"/>
                <w:lang w:eastAsia="en-GB"/>
              </w:rPr>
            </w:pPr>
            <w:del w:id="341" w:author="Jon Minton" w:date="2012-12-19T15:34:00Z">
              <w:r w:rsidRPr="00532F44" w:rsidDel="009B15EE">
                <w:rPr>
                  <w:rFonts w:ascii="Calibri" w:eastAsia="Times New Roman" w:hAnsi="Calibri" w:cs="Calibri"/>
                  <w:lang w:eastAsia="en-GB"/>
                </w:rPr>
                <w:delText>8.9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42" w:author="Jon Minton" w:date="2012-12-19T15:34:00Z"/>
                <w:rFonts w:ascii="Calibri" w:eastAsia="Times New Roman" w:hAnsi="Calibri" w:cs="Calibri"/>
                <w:lang w:eastAsia="en-GB"/>
              </w:rPr>
            </w:pPr>
            <w:del w:id="343" w:author="Jon Minton" w:date="2012-12-19T15:34:00Z">
              <w:r w:rsidRPr="00532F44" w:rsidDel="009B15EE">
                <w:rPr>
                  <w:rFonts w:ascii="Calibri" w:eastAsia="Times New Roman" w:hAnsi="Calibri" w:cs="Calibri"/>
                  <w:lang w:eastAsia="en-GB"/>
                </w:rPr>
                <w:delText>8.8</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44" w:author="Jon Minton" w:date="2012-12-19T15:34:00Z"/>
                <w:rFonts w:ascii="Calibri" w:eastAsia="Times New Roman" w:hAnsi="Calibri" w:cs="Calibri"/>
                <w:lang w:eastAsia="en-GB"/>
              </w:rPr>
            </w:pPr>
            <w:del w:id="345" w:author="Jon Minton" w:date="2012-12-19T15:34:00Z">
              <w:r w:rsidRPr="00532F44" w:rsidDel="009B15EE">
                <w:rPr>
                  <w:rFonts w:ascii="Calibri" w:eastAsia="Times New Roman" w:hAnsi="Calibri" w:cs="Calibri"/>
                  <w:lang w:eastAsia="en-GB"/>
                </w:rPr>
                <w:delText>8.7</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46" w:author="Jon Minton" w:date="2012-12-19T15:34:00Z"/>
                <w:rFonts w:ascii="Calibri" w:eastAsia="Times New Roman" w:hAnsi="Calibri" w:cs="Calibri"/>
                <w:lang w:eastAsia="en-GB"/>
              </w:rPr>
            </w:pPr>
            <w:del w:id="347" w:author="Jon Minton" w:date="2012-12-19T15:34:00Z">
              <w:r w:rsidRPr="00532F44" w:rsidDel="009B15EE">
                <w:rPr>
                  <w:rFonts w:ascii="Calibri" w:eastAsia="Times New Roman" w:hAnsi="Calibri" w:cs="Calibri"/>
                  <w:lang w:eastAsia="en-GB"/>
                </w:rPr>
                <w:delText>8.6</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48" w:author="Jon Minton" w:date="2012-12-19T15:34:00Z"/>
                <w:rFonts w:ascii="Calibri" w:eastAsia="Times New Roman" w:hAnsi="Calibri" w:cs="Calibri"/>
                <w:lang w:eastAsia="en-GB"/>
              </w:rPr>
            </w:pPr>
            <w:del w:id="349" w:author="Jon Minton" w:date="2012-12-19T15:34:00Z">
              <w:r w:rsidRPr="00532F44" w:rsidDel="009B15EE">
                <w:rPr>
                  <w:rFonts w:ascii="Calibri" w:eastAsia="Times New Roman" w:hAnsi="Calibri" w:cs="Calibri"/>
                  <w:lang w:eastAsia="en-GB"/>
                </w:rPr>
                <w:delText>8.5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50" w:author="Jon Minton" w:date="2012-12-19T15:34:00Z"/>
                <w:rFonts w:ascii="Calibri" w:eastAsia="Times New Roman" w:hAnsi="Calibri" w:cs="Calibri"/>
                <w:lang w:eastAsia="en-GB"/>
              </w:rPr>
            </w:pPr>
            <w:del w:id="351" w:author="Jon Minton" w:date="2012-12-19T15:34:00Z">
              <w:r w:rsidRPr="00532F44" w:rsidDel="009B15EE">
                <w:rPr>
                  <w:rFonts w:ascii="Calibri" w:eastAsia="Times New Roman" w:hAnsi="Calibri" w:cs="Calibri"/>
                  <w:lang w:eastAsia="en-GB"/>
                </w:rPr>
                <w:delText>8.4</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52" w:author="Jon Minton" w:date="2012-12-19T15:34:00Z"/>
                <w:rFonts w:ascii="Calibri" w:eastAsia="Times New Roman" w:hAnsi="Calibri" w:cs="Calibri"/>
                <w:lang w:eastAsia="en-GB"/>
              </w:rPr>
            </w:pPr>
            <w:del w:id="353" w:author="Jon Minton" w:date="2012-12-19T15:34:00Z">
              <w:r w:rsidRPr="00532F44" w:rsidDel="009B15EE">
                <w:rPr>
                  <w:rFonts w:ascii="Calibri" w:eastAsia="Times New Roman" w:hAnsi="Calibri" w:cs="Calibri"/>
                  <w:lang w:eastAsia="en-GB"/>
                </w:rPr>
                <w:delText>8.1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54" w:author="Jon Minton" w:date="2012-12-19T15:34:00Z"/>
                <w:rFonts w:ascii="Calibri" w:eastAsia="Times New Roman" w:hAnsi="Calibri" w:cs="Calibri"/>
                <w:lang w:eastAsia="en-GB"/>
              </w:rPr>
            </w:pPr>
            <w:del w:id="355" w:author="Jon Minton" w:date="2012-12-19T15:34:00Z">
              <w:r w:rsidRPr="00532F44" w:rsidDel="009B15EE">
                <w:rPr>
                  <w:rFonts w:ascii="Calibri" w:eastAsia="Times New Roman" w:hAnsi="Calibri" w:cs="Calibri"/>
                  <w:lang w:eastAsia="en-GB"/>
                </w:rPr>
                <w:delText>7.8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56" w:author="Jon Minton" w:date="2012-12-19T15:34:00Z"/>
                <w:rFonts w:ascii="Calibri" w:eastAsia="Times New Roman" w:hAnsi="Calibri" w:cs="Calibri"/>
                <w:lang w:eastAsia="en-GB"/>
              </w:rPr>
            </w:pPr>
            <w:del w:id="357" w:author="Jon Minton" w:date="2012-12-19T15:34:00Z">
              <w:r w:rsidRPr="00532F44" w:rsidDel="009B15EE">
                <w:rPr>
                  <w:rFonts w:ascii="Calibri" w:eastAsia="Times New Roman" w:hAnsi="Calibri" w:cs="Calibri"/>
                  <w:lang w:eastAsia="en-GB"/>
                </w:rPr>
                <w:delText>7.3</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58" w:author="Jon Minton" w:date="2012-12-19T15:34:00Z"/>
                <w:rFonts w:ascii="Calibri" w:eastAsia="Times New Roman" w:hAnsi="Calibri" w:cs="Calibri"/>
                <w:lang w:eastAsia="en-GB"/>
              </w:rPr>
            </w:pPr>
            <w:del w:id="359" w:author="Jon Minton" w:date="2012-12-19T15:34:00Z">
              <w:r w:rsidRPr="00532F44" w:rsidDel="009B15EE">
                <w:rPr>
                  <w:rFonts w:ascii="Calibri" w:eastAsia="Times New Roman" w:hAnsi="Calibri" w:cs="Calibri"/>
                  <w:lang w:eastAsia="en-GB"/>
                </w:rPr>
                <w:delText>6.4</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60" w:author="Jon Minton" w:date="2012-12-19T15:34:00Z"/>
                <w:rFonts w:ascii="Calibri" w:eastAsia="Times New Roman" w:hAnsi="Calibri" w:cs="Calibri"/>
                <w:lang w:eastAsia="en-GB"/>
              </w:rPr>
            </w:pPr>
            <w:del w:id="361" w:author="Jon Minton" w:date="2012-12-19T15:34:00Z">
              <w:r w:rsidRPr="00532F44" w:rsidDel="009B15EE">
                <w:rPr>
                  <w:rFonts w:ascii="Calibri" w:eastAsia="Times New Roman" w:hAnsi="Calibri" w:cs="Calibri"/>
                  <w:lang w:eastAsia="en-GB"/>
                </w:rPr>
                <w:delText>4.3</w:delText>
              </w:r>
            </w:del>
          </w:p>
        </w:tc>
      </w:tr>
      <w:tr w:rsidR="00DB7C63" w:rsidRPr="00532F44" w:rsidDel="009B15EE" w:rsidTr="00DB7C63">
        <w:trPr>
          <w:trHeight w:val="293"/>
          <w:del w:id="362"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363"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64" w:author="Jon Minton" w:date="2012-12-19T15:34:00Z"/>
                <w:rFonts w:ascii="Calibri" w:eastAsia="Times New Roman" w:hAnsi="Calibri" w:cs="Calibri"/>
                <w:b/>
                <w:bCs/>
                <w:lang w:eastAsia="en-GB"/>
              </w:rPr>
            </w:pPr>
            <w:del w:id="365" w:author="Jon Minton" w:date="2012-12-19T15:34:00Z">
              <w:r w:rsidRPr="00532F44" w:rsidDel="009B15EE">
                <w:rPr>
                  <w:rFonts w:ascii="Calibri" w:eastAsia="Times New Roman" w:hAnsi="Calibri" w:cs="Calibri"/>
                  <w:b/>
                  <w:bCs/>
                  <w:lang w:eastAsia="en-GB"/>
                </w:rPr>
                <w:delText>0.3</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66" w:author="Jon Minton" w:date="2012-12-19T15:34:00Z"/>
                <w:rFonts w:ascii="Calibri" w:eastAsia="Times New Roman" w:hAnsi="Calibri" w:cs="Calibri"/>
                <w:lang w:eastAsia="en-GB"/>
              </w:rPr>
            </w:pPr>
            <w:del w:id="367" w:author="Jon Minton" w:date="2012-12-19T15:34:00Z">
              <w:r w:rsidRPr="00532F44" w:rsidDel="009B15EE">
                <w:rPr>
                  <w:rFonts w:ascii="Calibri" w:eastAsia="Times New Roman" w:hAnsi="Calibri" w:cs="Calibri"/>
                  <w:lang w:eastAsia="en-GB"/>
                </w:rPr>
                <w:delText>8.5</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68" w:author="Jon Minton" w:date="2012-12-19T15:34:00Z"/>
                <w:rFonts w:ascii="Calibri" w:eastAsia="Times New Roman" w:hAnsi="Calibri" w:cs="Calibri"/>
                <w:lang w:eastAsia="en-GB"/>
              </w:rPr>
            </w:pPr>
            <w:del w:id="369" w:author="Jon Minton" w:date="2012-12-19T15:34:00Z">
              <w:r w:rsidRPr="00532F44" w:rsidDel="009B15EE">
                <w:rPr>
                  <w:rFonts w:ascii="Calibri" w:eastAsia="Times New Roman" w:hAnsi="Calibri" w:cs="Calibri"/>
                  <w:lang w:eastAsia="en-GB"/>
                </w:rPr>
                <w:delText>8.4</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70" w:author="Jon Minton" w:date="2012-12-19T15:34:00Z"/>
                <w:rFonts w:ascii="Calibri" w:eastAsia="Times New Roman" w:hAnsi="Calibri" w:cs="Calibri"/>
                <w:lang w:eastAsia="en-GB"/>
              </w:rPr>
            </w:pPr>
            <w:del w:id="371" w:author="Jon Minton" w:date="2012-12-19T15:34:00Z">
              <w:r w:rsidRPr="00532F44" w:rsidDel="009B15EE">
                <w:rPr>
                  <w:rFonts w:ascii="Calibri" w:eastAsia="Times New Roman" w:hAnsi="Calibri" w:cs="Calibri"/>
                  <w:lang w:eastAsia="en-GB"/>
                </w:rPr>
                <w:delText>8.3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72" w:author="Jon Minton" w:date="2012-12-19T15:34:00Z"/>
                <w:rFonts w:ascii="Calibri" w:eastAsia="Times New Roman" w:hAnsi="Calibri" w:cs="Calibri"/>
                <w:lang w:eastAsia="en-GB"/>
              </w:rPr>
            </w:pPr>
            <w:del w:id="373" w:author="Jon Minton" w:date="2012-12-19T15:34:00Z">
              <w:r w:rsidRPr="00532F44" w:rsidDel="009B15EE">
                <w:rPr>
                  <w:rFonts w:ascii="Calibri" w:eastAsia="Times New Roman" w:hAnsi="Calibri" w:cs="Calibri"/>
                  <w:lang w:eastAsia="en-GB"/>
                </w:rPr>
                <w:delText>8.2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74" w:author="Jon Minton" w:date="2012-12-19T15:34:00Z"/>
                <w:rFonts w:ascii="Calibri" w:eastAsia="Times New Roman" w:hAnsi="Calibri" w:cs="Calibri"/>
                <w:lang w:eastAsia="en-GB"/>
              </w:rPr>
            </w:pPr>
            <w:del w:id="375" w:author="Jon Minton" w:date="2012-12-19T15:34:00Z">
              <w:r w:rsidRPr="00532F44" w:rsidDel="009B15EE">
                <w:rPr>
                  <w:rFonts w:ascii="Calibri" w:eastAsia="Times New Roman" w:hAnsi="Calibri" w:cs="Calibri"/>
                  <w:lang w:eastAsia="en-GB"/>
                </w:rPr>
                <w:delText>8.0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76" w:author="Jon Minton" w:date="2012-12-19T15:34:00Z"/>
                <w:rFonts w:ascii="Calibri" w:eastAsia="Times New Roman" w:hAnsi="Calibri" w:cs="Calibri"/>
                <w:lang w:eastAsia="en-GB"/>
              </w:rPr>
            </w:pPr>
            <w:del w:id="377" w:author="Jon Minton" w:date="2012-12-19T15:34:00Z">
              <w:r w:rsidRPr="00532F44" w:rsidDel="009B15EE">
                <w:rPr>
                  <w:rFonts w:ascii="Calibri" w:eastAsia="Times New Roman" w:hAnsi="Calibri" w:cs="Calibri"/>
                  <w:lang w:eastAsia="en-GB"/>
                </w:rPr>
                <w:delText>7.8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78" w:author="Jon Minton" w:date="2012-12-19T15:34:00Z"/>
                <w:rFonts w:ascii="Calibri" w:eastAsia="Times New Roman" w:hAnsi="Calibri" w:cs="Calibri"/>
                <w:lang w:eastAsia="en-GB"/>
              </w:rPr>
            </w:pPr>
            <w:del w:id="379" w:author="Jon Minton" w:date="2012-12-19T15:34:00Z">
              <w:r w:rsidRPr="00532F44" w:rsidDel="009B15EE">
                <w:rPr>
                  <w:rFonts w:ascii="Calibri" w:eastAsia="Times New Roman" w:hAnsi="Calibri" w:cs="Calibri"/>
                  <w:lang w:eastAsia="en-GB"/>
                </w:rPr>
                <w:delText>7.5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80" w:author="Jon Minton" w:date="2012-12-19T15:34:00Z"/>
                <w:rFonts w:ascii="Calibri" w:eastAsia="Times New Roman" w:hAnsi="Calibri" w:cs="Calibri"/>
                <w:lang w:eastAsia="en-GB"/>
              </w:rPr>
            </w:pPr>
            <w:del w:id="381" w:author="Jon Minton" w:date="2012-12-19T15:34:00Z">
              <w:r w:rsidRPr="00532F44" w:rsidDel="009B15EE">
                <w:rPr>
                  <w:rFonts w:ascii="Calibri" w:eastAsia="Times New Roman" w:hAnsi="Calibri" w:cs="Calibri"/>
                  <w:lang w:eastAsia="en-GB"/>
                </w:rPr>
                <w:delText>7.1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82" w:author="Jon Minton" w:date="2012-12-19T15:34:00Z"/>
                <w:rFonts w:ascii="Calibri" w:eastAsia="Times New Roman" w:hAnsi="Calibri" w:cs="Calibri"/>
                <w:lang w:eastAsia="en-GB"/>
              </w:rPr>
            </w:pPr>
            <w:del w:id="383" w:author="Jon Minton" w:date="2012-12-19T15:34:00Z">
              <w:r w:rsidRPr="00532F44" w:rsidDel="009B15EE">
                <w:rPr>
                  <w:rFonts w:ascii="Calibri" w:eastAsia="Times New Roman" w:hAnsi="Calibri" w:cs="Calibri"/>
                  <w:lang w:eastAsia="en-GB"/>
                </w:rPr>
                <w:delText>6.5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84" w:author="Jon Minton" w:date="2012-12-19T15:34:00Z"/>
                <w:rFonts w:ascii="Calibri" w:eastAsia="Times New Roman" w:hAnsi="Calibri" w:cs="Calibri"/>
                <w:u w:val="single"/>
                <w:lang w:eastAsia="en-GB"/>
              </w:rPr>
            </w:pPr>
            <w:del w:id="385" w:author="Jon Minton" w:date="2012-12-19T15:34:00Z">
              <w:r w:rsidRPr="00532F44" w:rsidDel="009B15EE">
                <w:rPr>
                  <w:rFonts w:ascii="Calibri" w:eastAsia="Times New Roman" w:hAnsi="Calibri" w:cs="Calibri"/>
                  <w:u w:val="single"/>
                  <w:lang w:eastAsia="en-GB"/>
                </w:rPr>
                <w:delText>5.6</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86" w:author="Jon Minton" w:date="2012-12-19T15:34:00Z"/>
                <w:rFonts w:ascii="Calibri" w:eastAsia="Times New Roman" w:hAnsi="Calibri" w:cs="Calibri"/>
                <w:u w:val="single"/>
                <w:lang w:eastAsia="en-GB"/>
              </w:rPr>
            </w:pPr>
            <w:del w:id="387" w:author="Jon Minton" w:date="2012-12-19T15:34:00Z">
              <w:r w:rsidRPr="00532F44" w:rsidDel="009B15EE">
                <w:rPr>
                  <w:rFonts w:ascii="Calibri" w:eastAsia="Times New Roman" w:hAnsi="Calibri" w:cs="Calibri"/>
                  <w:u w:val="single"/>
                  <w:lang w:eastAsia="en-GB"/>
                </w:rPr>
                <w:delText>3.9</w:delText>
              </w:r>
            </w:del>
          </w:p>
        </w:tc>
      </w:tr>
      <w:tr w:rsidR="00DB7C63" w:rsidRPr="00532F44" w:rsidDel="009B15EE" w:rsidTr="00DB7C63">
        <w:trPr>
          <w:trHeight w:val="293"/>
          <w:del w:id="388"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389"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90" w:author="Jon Minton" w:date="2012-12-19T15:34:00Z"/>
                <w:rFonts w:ascii="Calibri" w:eastAsia="Times New Roman" w:hAnsi="Calibri" w:cs="Calibri"/>
                <w:b/>
                <w:bCs/>
                <w:lang w:eastAsia="en-GB"/>
              </w:rPr>
            </w:pPr>
            <w:del w:id="391" w:author="Jon Minton" w:date="2012-12-19T15:34:00Z">
              <w:r w:rsidRPr="00532F44" w:rsidDel="009B15EE">
                <w:rPr>
                  <w:rFonts w:ascii="Calibri" w:eastAsia="Times New Roman" w:hAnsi="Calibri" w:cs="Calibri"/>
                  <w:b/>
                  <w:bCs/>
                  <w:lang w:eastAsia="en-GB"/>
                </w:rPr>
                <w:delText>0.4</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92" w:author="Jon Minton" w:date="2012-12-19T15:34:00Z"/>
                <w:rFonts w:ascii="Calibri" w:eastAsia="Times New Roman" w:hAnsi="Calibri" w:cs="Calibri"/>
                <w:lang w:eastAsia="en-GB"/>
              </w:rPr>
            </w:pPr>
            <w:del w:id="393" w:author="Jon Minton" w:date="2012-12-19T15:34:00Z">
              <w:r w:rsidRPr="00532F44" w:rsidDel="009B15EE">
                <w:rPr>
                  <w:rFonts w:ascii="Calibri" w:eastAsia="Times New Roman" w:hAnsi="Calibri" w:cs="Calibri"/>
                  <w:lang w:eastAsia="en-GB"/>
                </w:rPr>
                <w:delText>8.2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94" w:author="Jon Minton" w:date="2012-12-19T15:34:00Z"/>
                <w:rFonts w:ascii="Calibri" w:eastAsia="Times New Roman" w:hAnsi="Calibri" w:cs="Calibri"/>
                <w:lang w:eastAsia="en-GB"/>
              </w:rPr>
            </w:pPr>
            <w:del w:id="395" w:author="Jon Minton" w:date="2012-12-19T15:34:00Z">
              <w:r w:rsidRPr="00532F44" w:rsidDel="009B15EE">
                <w:rPr>
                  <w:rFonts w:ascii="Calibri" w:eastAsia="Times New Roman" w:hAnsi="Calibri" w:cs="Calibri"/>
                  <w:lang w:eastAsia="en-GB"/>
                </w:rPr>
                <w:delText>8.1</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96" w:author="Jon Minton" w:date="2012-12-19T15:34:00Z"/>
                <w:rFonts w:ascii="Calibri" w:eastAsia="Times New Roman" w:hAnsi="Calibri" w:cs="Calibri"/>
                <w:lang w:eastAsia="en-GB"/>
              </w:rPr>
            </w:pPr>
            <w:del w:id="397" w:author="Jon Minton" w:date="2012-12-19T15:34:00Z">
              <w:r w:rsidRPr="00532F44" w:rsidDel="009B15EE">
                <w:rPr>
                  <w:rFonts w:ascii="Calibri" w:eastAsia="Times New Roman" w:hAnsi="Calibri" w:cs="Calibri"/>
                  <w:lang w:eastAsia="en-GB"/>
                </w:rPr>
                <w:delText>8.0</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398" w:author="Jon Minton" w:date="2012-12-19T15:34:00Z"/>
                <w:rFonts w:ascii="Calibri" w:eastAsia="Times New Roman" w:hAnsi="Calibri" w:cs="Calibri"/>
                <w:lang w:eastAsia="en-GB"/>
              </w:rPr>
            </w:pPr>
            <w:del w:id="399" w:author="Jon Minton" w:date="2012-12-19T15:34:00Z">
              <w:r w:rsidRPr="00532F44" w:rsidDel="009B15EE">
                <w:rPr>
                  <w:rFonts w:ascii="Calibri" w:eastAsia="Times New Roman" w:hAnsi="Calibri" w:cs="Calibri"/>
                  <w:lang w:eastAsia="en-GB"/>
                </w:rPr>
                <w:delText>7.8</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00" w:author="Jon Minton" w:date="2012-12-19T15:34:00Z"/>
                <w:rFonts w:ascii="Calibri" w:eastAsia="Times New Roman" w:hAnsi="Calibri" w:cs="Calibri"/>
                <w:lang w:eastAsia="en-GB"/>
              </w:rPr>
            </w:pPr>
            <w:del w:id="401" w:author="Jon Minton" w:date="2012-12-19T15:34:00Z">
              <w:r w:rsidRPr="00532F44" w:rsidDel="009B15EE">
                <w:rPr>
                  <w:rFonts w:ascii="Calibri" w:eastAsia="Times New Roman" w:hAnsi="Calibri" w:cs="Calibri"/>
                  <w:lang w:eastAsia="en-GB"/>
                </w:rPr>
                <w:delText>7.6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02" w:author="Jon Minton" w:date="2012-12-19T15:34:00Z"/>
                <w:rFonts w:ascii="Calibri" w:eastAsia="Times New Roman" w:hAnsi="Calibri" w:cs="Calibri"/>
                <w:lang w:eastAsia="en-GB"/>
              </w:rPr>
            </w:pPr>
            <w:del w:id="403" w:author="Jon Minton" w:date="2012-12-19T15:34:00Z">
              <w:r w:rsidRPr="00532F44" w:rsidDel="009B15EE">
                <w:rPr>
                  <w:rFonts w:ascii="Calibri" w:eastAsia="Times New Roman" w:hAnsi="Calibri" w:cs="Calibri"/>
                  <w:lang w:eastAsia="en-GB"/>
                </w:rPr>
                <w:delText>7.3</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04" w:author="Jon Minton" w:date="2012-12-19T15:34:00Z"/>
                <w:rFonts w:ascii="Calibri" w:eastAsia="Times New Roman" w:hAnsi="Calibri" w:cs="Calibri"/>
                <w:lang w:eastAsia="en-GB"/>
              </w:rPr>
            </w:pPr>
            <w:del w:id="405" w:author="Jon Minton" w:date="2012-12-19T15:34:00Z">
              <w:r w:rsidRPr="00532F44" w:rsidDel="009B15EE">
                <w:rPr>
                  <w:rFonts w:ascii="Calibri" w:eastAsia="Times New Roman" w:hAnsi="Calibri" w:cs="Calibri"/>
                  <w:lang w:eastAsia="en-GB"/>
                </w:rPr>
                <w:delText>7.0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06" w:author="Jon Minton" w:date="2012-12-19T15:34:00Z"/>
                <w:rFonts w:ascii="Calibri" w:eastAsia="Times New Roman" w:hAnsi="Calibri" w:cs="Calibri"/>
                <w:lang w:eastAsia="en-GB"/>
              </w:rPr>
            </w:pPr>
            <w:del w:id="407" w:author="Jon Minton" w:date="2012-12-19T15:34:00Z">
              <w:r w:rsidRPr="00532F44" w:rsidDel="009B15EE">
                <w:rPr>
                  <w:rFonts w:ascii="Calibri" w:eastAsia="Times New Roman" w:hAnsi="Calibri" w:cs="Calibri"/>
                  <w:lang w:eastAsia="en-GB"/>
                </w:rPr>
                <w:delText>6.6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08" w:author="Jon Minton" w:date="2012-12-19T15:34:00Z"/>
                <w:rFonts w:ascii="Calibri" w:eastAsia="Times New Roman" w:hAnsi="Calibri" w:cs="Calibri"/>
                <w:lang w:eastAsia="en-GB"/>
              </w:rPr>
            </w:pPr>
            <w:del w:id="409" w:author="Jon Minton" w:date="2012-12-19T15:34:00Z">
              <w:r w:rsidRPr="00532F44" w:rsidDel="009B15EE">
                <w:rPr>
                  <w:rFonts w:ascii="Calibri" w:eastAsia="Times New Roman" w:hAnsi="Calibri" w:cs="Calibri"/>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10" w:author="Jon Minton" w:date="2012-12-19T15:34:00Z"/>
                <w:rFonts w:ascii="Calibri" w:eastAsia="Times New Roman" w:hAnsi="Calibri" w:cs="Calibri"/>
                <w:u w:val="single"/>
                <w:lang w:eastAsia="en-GB"/>
              </w:rPr>
            </w:pPr>
            <w:del w:id="411" w:author="Jon Minton" w:date="2012-12-19T15:34:00Z">
              <w:r w:rsidRPr="00532F44" w:rsidDel="009B15EE">
                <w:rPr>
                  <w:rFonts w:ascii="Calibri" w:eastAsia="Times New Roman" w:hAnsi="Calibri" w:cs="Calibri"/>
                  <w:u w:val="single"/>
                  <w:lang w:eastAsia="en-GB"/>
                </w:rPr>
                <w:delText>5.1</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12" w:author="Jon Minton" w:date="2012-12-19T15:34:00Z"/>
                <w:rFonts w:ascii="Calibri" w:eastAsia="Times New Roman" w:hAnsi="Calibri" w:cs="Calibri"/>
                <w:u w:val="single"/>
                <w:lang w:eastAsia="en-GB"/>
              </w:rPr>
            </w:pPr>
            <w:del w:id="413" w:author="Jon Minton" w:date="2012-12-19T15:34:00Z">
              <w:r w:rsidRPr="00532F44" w:rsidDel="009B15EE">
                <w:rPr>
                  <w:rFonts w:ascii="Calibri" w:eastAsia="Times New Roman" w:hAnsi="Calibri" w:cs="Calibri"/>
                  <w:u w:val="single"/>
                  <w:lang w:eastAsia="en-GB"/>
                </w:rPr>
                <w:delText>3.7</w:delText>
              </w:r>
            </w:del>
          </w:p>
        </w:tc>
      </w:tr>
      <w:tr w:rsidR="00DB7C63" w:rsidRPr="00532F44" w:rsidDel="009B15EE" w:rsidTr="00DB7C63">
        <w:trPr>
          <w:trHeight w:val="293"/>
          <w:del w:id="414"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415"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16" w:author="Jon Minton" w:date="2012-12-19T15:34:00Z"/>
                <w:rFonts w:ascii="Calibri" w:eastAsia="Times New Roman" w:hAnsi="Calibri" w:cs="Calibri"/>
                <w:b/>
                <w:bCs/>
                <w:lang w:eastAsia="en-GB"/>
              </w:rPr>
            </w:pPr>
            <w:del w:id="417" w:author="Jon Minton" w:date="2012-12-19T15:34:00Z">
              <w:r w:rsidRPr="00532F44" w:rsidDel="009B15EE">
                <w:rPr>
                  <w:rFonts w:ascii="Calibri" w:eastAsia="Times New Roman" w:hAnsi="Calibri" w:cs="Calibri"/>
                  <w:b/>
                  <w:bCs/>
                  <w:lang w:eastAsia="en-GB"/>
                </w:rPr>
                <w:delText>0.5</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18" w:author="Jon Minton" w:date="2012-12-19T15:34:00Z"/>
                <w:rFonts w:ascii="Calibri" w:eastAsia="Times New Roman" w:hAnsi="Calibri" w:cs="Calibri"/>
                <w:lang w:eastAsia="en-GB"/>
              </w:rPr>
            </w:pPr>
            <w:del w:id="419" w:author="Jon Minton" w:date="2012-12-19T15:34:00Z">
              <w:r w:rsidRPr="00532F44" w:rsidDel="009B15EE">
                <w:rPr>
                  <w:rFonts w:ascii="Calibri" w:eastAsia="Times New Roman" w:hAnsi="Calibri" w:cs="Calibri"/>
                  <w:lang w:eastAsia="en-GB"/>
                </w:rPr>
                <w:delText>7.9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20" w:author="Jon Minton" w:date="2012-12-19T15:34:00Z"/>
                <w:rFonts w:ascii="Calibri" w:eastAsia="Times New Roman" w:hAnsi="Calibri" w:cs="Calibri"/>
                <w:lang w:eastAsia="en-GB"/>
              </w:rPr>
            </w:pPr>
            <w:del w:id="421" w:author="Jon Minton" w:date="2012-12-19T15:34:00Z">
              <w:r w:rsidRPr="00532F44" w:rsidDel="009B15EE">
                <w:rPr>
                  <w:rFonts w:ascii="Calibri" w:eastAsia="Times New Roman" w:hAnsi="Calibri" w:cs="Calibri"/>
                  <w:lang w:eastAsia="en-GB"/>
                </w:rPr>
                <w:delText>7.8</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22" w:author="Jon Minton" w:date="2012-12-19T15:34:00Z"/>
                <w:rFonts w:ascii="Calibri" w:eastAsia="Times New Roman" w:hAnsi="Calibri" w:cs="Calibri"/>
                <w:lang w:eastAsia="en-GB"/>
              </w:rPr>
            </w:pPr>
            <w:del w:id="423" w:author="Jon Minton" w:date="2012-12-19T15:34:00Z">
              <w:r w:rsidRPr="00532F44" w:rsidDel="009B15EE">
                <w:rPr>
                  <w:rFonts w:ascii="Calibri" w:eastAsia="Times New Roman" w:hAnsi="Calibri" w:cs="Calibri"/>
                  <w:lang w:eastAsia="en-GB"/>
                </w:rPr>
                <w:delText>7.6</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24" w:author="Jon Minton" w:date="2012-12-19T15:34:00Z"/>
                <w:rFonts w:ascii="Calibri" w:eastAsia="Times New Roman" w:hAnsi="Calibri" w:cs="Calibri"/>
                <w:lang w:eastAsia="en-GB"/>
              </w:rPr>
            </w:pPr>
            <w:del w:id="425" w:author="Jon Minton" w:date="2012-12-19T15:34:00Z">
              <w:r w:rsidRPr="00532F44" w:rsidDel="009B15EE">
                <w:rPr>
                  <w:rFonts w:ascii="Calibri" w:eastAsia="Times New Roman" w:hAnsi="Calibri" w:cs="Calibri"/>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26" w:author="Jon Minton" w:date="2012-12-19T15:34:00Z"/>
                <w:rFonts w:ascii="Calibri" w:eastAsia="Times New Roman" w:hAnsi="Calibri" w:cs="Calibri"/>
                <w:lang w:eastAsia="en-GB"/>
              </w:rPr>
            </w:pPr>
            <w:del w:id="427" w:author="Jon Minton" w:date="2012-12-19T15:34:00Z">
              <w:r w:rsidRPr="00532F44" w:rsidDel="009B15EE">
                <w:rPr>
                  <w:rFonts w:ascii="Calibri" w:eastAsia="Times New Roman" w:hAnsi="Calibri" w:cs="Calibri"/>
                  <w:lang w:eastAsia="en-GB"/>
                </w:rPr>
                <w:delText>7.2</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28" w:author="Jon Minton" w:date="2012-12-19T15:34:00Z"/>
                <w:rFonts w:ascii="Calibri" w:eastAsia="Times New Roman" w:hAnsi="Calibri" w:cs="Calibri"/>
                <w:lang w:eastAsia="en-GB"/>
              </w:rPr>
            </w:pPr>
            <w:del w:id="429" w:author="Jon Minton" w:date="2012-12-19T15:34:00Z">
              <w:r w:rsidRPr="00532F44" w:rsidDel="009B15EE">
                <w:rPr>
                  <w:rFonts w:ascii="Calibri" w:eastAsia="Times New Roman" w:hAnsi="Calibri" w:cs="Calibri"/>
                  <w:lang w:eastAsia="en-GB"/>
                </w:rPr>
                <w:delText>7.0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30" w:author="Jon Minton" w:date="2012-12-19T15:34:00Z"/>
                <w:rFonts w:ascii="Calibri" w:eastAsia="Times New Roman" w:hAnsi="Calibri" w:cs="Calibri"/>
                <w:lang w:eastAsia="en-GB"/>
              </w:rPr>
            </w:pPr>
            <w:del w:id="431" w:author="Jon Minton" w:date="2012-12-19T15:34:00Z">
              <w:r w:rsidRPr="00532F44" w:rsidDel="009B15EE">
                <w:rPr>
                  <w:rFonts w:ascii="Calibri" w:eastAsia="Times New Roman" w:hAnsi="Calibri" w:cs="Calibri"/>
                  <w:lang w:eastAsia="en-GB"/>
                </w:rPr>
                <w:delText>6.6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32" w:author="Jon Minton" w:date="2012-12-19T15:34:00Z"/>
                <w:rFonts w:ascii="Calibri" w:eastAsia="Times New Roman" w:hAnsi="Calibri" w:cs="Calibri"/>
                <w:lang w:eastAsia="en-GB"/>
              </w:rPr>
            </w:pPr>
            <w:del w:id="433" w:author="Jon Minton" w:date="2012-12-19T15:34:00Z">
              <w:r w:rsidRPr="00532F44" w:rsidDel="009B15EE">
                <w:rPr>
                  <w:rFonts w:ascii="Calibri" w:eastAsia="Times New Roman" w:hAnsi="Calibri" w:cs="Calibri"/>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34" w:author="Jon Minton" w:date="2012-12-19T15:34:00Z"/>
                <w:rFonts w:ascii="Calibri" w:eastAsia="Times New Roman" w:hAnsi="Calibri" w:cs="Calibri"/>
                <w:lang w:eastAsia="en-GB"/>
              </w:rPr>
            </w:pPr>
            <w:del w:id="435" w:author="Jon Minton" w:date="2012-12-19T15:34:00Z">
              <w:r w:rsidRPr="00532F44" w:rsidDel="009B15EE">
                <w:rPr>
                  <w:rFonts w:ascii="Calibri" w:eastAsia="Times New Roman" w:hAnsi="Calibri" w:cs="Calibri"/>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36" w:author="Jon Minton" w:date="2012-12-19T15:34:00Z"/>
                <w:rFonts w:ascii="Calibri" w:eastAsia="Times New Roman" w:hAnsi="Calibri" w:cs="Calibri"/>
                <w:lang w:eastAsia="en-GB"/>
              </w:rPr>
            </w:pPr>
            <w:del w:id="437" w:author="Jon Minton" w:date="2012-12-19T15:34:00Z">
              <w:r w:rsidRPr="00532F44" w:rsidDel="009B15EE">
                <w:rPr>
                  <w:rFonts w:ascii="Calibri" w:eastAsia="Times New Roman" w:hAnsi="Calibri" w:cs="Calibri"/>
                  <w:lang w:eastAsia="en-GB"/>
                </w:rPr>
                <w:delText>4.8</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38" w:author="Jon Minton" w:date="2012-12-19T15:34:00Z"/>
                <w:rFonts w:ascii="Calibri" w:eastAsia="Times New Roman" w:hAnsi="Calibri" w:cs="Calibri"/>
                <w:lang w:eastAsia="en-GB"/>
              </w:rPr>
            </w:pPr>
            <w:del w:id="439" w:author="Jon Minton" w:date="2012-12-19T15:34:00Z">
              <w:r w:rsidRPr="00532F44" w:rsidDel="009B15EE">
                <w:rPr>
                  <w:rFonts w:ascii="Calibri" w:eastAsia="Times New Roman" w:hAnsi="Calibri" w:cs="Calibri"/>
                  <w:lang w:eastAsia="en-GB"/>
                </w:rPr>
                <w:delText>3.6</w:delText>
              </w:r>
            </w:del>
          </w:p>
        </w:tc>
      </w:tr>
      <w:tr w:rsidR="00DB7C63" w:rsidRPr="00532F44" w:rsidDel="009B15EE" w:rsidTr="00DB7C63">
        <w:trPr>
          <w:trHeight w:val="293"/>
          <w:del w:id="440"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441"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42" w:author="Jon Minton" w:date="2012-12-19T15:34:00Z"/>
                <w:rFonts w:ascii="Calibri" w:eastAsia="Times New Roman" w:hAnsi="Calibri" w:cs="Calibri"/>
                <w:b/>
                <w:bCs/>
                <w:lang w:eastAsia="en-GB"/>
              </w:rPr>
            </w:pPr>
            <w:del w:id="443" w:author="Jon Minton" w:date="2012-12-19T15:34:00Z">
              <w:r w:rsidRPr="00532F44" w:rsidDel="009B15EE">
                <w:rPr>
                  <w:rFonts w:ascii="Calibri" w:eastAsia="Times New Roman" w:hAnsi="Calibri" w:cs="Calibri"/>
                  <w:b/>
                  <w:bCs/>
                  <w:lang w:eastAsia="en-GB"/>
                </w:rPr>
                <w:delText>0.6</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44" w:author="Jon Minton" w:date="2012-12-19T15:34:00Z"/>
                <w:rFonts w:ascii="Calibri" w:eastAsia="Times New Roman" w:hAnsi="Calibri" w:cs="Calibri"/>
                <w:lang w:eastAsia="en-GB"/>
              </w:rPr>
            </w:pPr>
            <w:del w:id="445" w:author="Jon Minton" w:date="2012-12-19T15:34:00Z">
              <w:r w:rsidRPr="00532F44" w:rsidDel="009B15EE">
                <w:rPr>
                  <w:rFonts w:ascii="Calibri" w:eastAsia="Times New Roman" w:hAnsi="Calibri" w:cs="Calibri"/>
                  <w:lang w:eastAsia="en-GB"/>
                </w:rPr>
                <w:delText>7.7</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46" w:author="Jon Minton" w:date="2012-12-19T15:34:00Z"/>
                <w:rFonts w:ascii="Calibri" w:eastAsia="Times New Roman" w:hAnsi="Calibri" w:cs="Calibri"/>
                <w:lang w:eastAsia="en-GB"/>
              </w:rPr>
            </w:pPr>
            <w:del w:id="447" w:author="Jon Minton" w:date="2012-12-19T15:34:00Z">
              <w:r w:rsidRPr="00532F44" w:rsidDel="009B15EE">
                <w:rPr>
                  <w:rFonts w:ascii="Calibri" w:eastAsia="Times New Roman" w:hAnsi="Calibri" w:cs="Calibri"/>
                  <w:lang w:eastAsia="en-GB"/>
                </w:rPr>
                <w:delText>7.5</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48" w:author="Jon Minton" w:date="2012-12-19T15:34:00Z"/>
                <w:rFonts w:ascii="Calibri" w:eastAsia="Times New Roman" w:hAnsi="Calibri" w:cs="Calibri"/>
                <w:lang w:eastAsia="en-GB"/>
              </w:rPr>
            </w:pPr>
            <w:del w:id="449" w:author="Jon Minton" w:date="2012-12-19T15:34:00Z">
              <w:r w:rsidRPr="00532F44" w:rsidDel="009B15EE">
                <w:rPr>
                  <w:rFonts w:ascii="Calibri" w:eastAsia="Times New Roman" w:hAnsi="Calibri" w:cs="Calibri"/>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50" w:author="Jon Minton" w:date="2012-12-19T15:34:00Z"/>
                <w:rFonts w:ascii="Calibri" w:eastAsia="Times New Roman" w:hAnsi="Calibri" w:cs="Calibri"/>
                <w:lang w:eastAsia="en-GB"/>
              </w:rPr>
            </w:pPr>
            <w:del w:id="451" w:author="Jon Minton" w:date="2012-12-19T15:34:00Z">
              <w:r w:rsidRPr="00532F44" w:rsidDel="009B15EE">
                <w:rPr>
                  <w:rFonts w:ascii="Calibri" w:eastAsia="Times New Roman" w:hAnsi="Calibri" w:cs="Calibri"/>
                  <w:lang w:eastAsia="en-GB"/>
                </w:rPr>
                <w:delText>7.2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52" w:author="Jon Minton" w:date="2012-12-19T15:34:00Z"/>
                <w:rFonts w:ascii="Calibri" w:eastAsia="Times New Roman" w:hAnsi="Calibri" w:cs="Calibri"/>
                <w:lang w:eastAsia="en-GB"/>
              </w:rPr>
            </w:pPr>
            <w:del w:id="453" w:author="Jon Minton" w:date="2012-12-19T15:34:00Z">
              <w:r w:rsidRPr="00532F44" w:rsidDel="009B15EE">
                <w:rPr>
                  <w:rFonts w:ascii="Calibri" w:eastAsia="Times New Roman" w:hAnsi="Calibri" w:cs="Calibri"/>
                  <w:lang w:eastAsia="en-GB"/>
                </w:rPr>
                <w:delText>6.9</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54" w:author="Jon Minton" w:date="2012-12-19T15:34:00Z"/>
                <w:rFonts w:ascii="Calibri" w:eastAsia="Times New Roman" w:hAnsi="Calibri" w:cs="Calibri"/>
                <w:lang w:eastAsia="en-GB"/>
              </w:rPr>
            </w:pPr>
            <w:del w:id="455" w:author="Jon Minton" w:date="2012-12-19T15:34:00Z">
              <w:r w:rsidRPr="00532F44" w:rsidDel="009B15EE">
                <w:rPr>
                  <w:rFonts w:ascii="Calibri" w:eastAsia="Times New Roman" w:hAnsi="Calibri" w:cs="Calibri"/>
                  <w:lang w:eastAsia="en-GB"/>
                </w:rPr>
                <w:delText>6.7</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56" w:author="Jon Minton" w:date="2012-12-19T15:34:00Z"/>
                <w:rFonts w:ascii="Calibri" w:eastAsia="Times New Roman" w:hAnsi="Calibri" w:cs="Calibri"/>
                <w:lang w:eastAsia="en-GB"/>
              </w:rPr>
            </w:pPr>
            <w:del w:id="457" w:author="Jon Minton" w:date="2012-12-19T15:34:00Z">
              <w:r w:rsidRPr="00532F44" w:rsidDel="009B15EE">
                <w:rPr>
                  <w:rFonts w:ascii="Calibri" w:eastAsia="Times New Roman" w:hAnsi="Calibri" w:cs="Calibri"/>
                  <w:lang w:eastAsia="en-GB"/>
                </w:rPr>
                <w:delText>6.3</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58" w:author="Jon Minton" w:date="2012-12-19T15:34:00Z"/>
                <w:rFonts w:ascii="Calibri" w:eastAsia="Times New Roman" w:hAnsi="Calibri" w:cs="Calibri"/>
                <w:lang w:eastAsia="en-GB"/>
              </w:rPr>
            </w:pPr>
            <w:del w:id="459" w:author="Jon Minton" w:date="2012-12-19T15:34:00Z">
              <w:r w:rsidRPr="00532F44" w:rsidDel="009B15EE">
                <w:rPr>
                  <w:rFonts w:ascii="Calibri" w:eastAsia="Times New Roman" w:hAnsi="Calibri" w:cs="Calibri"/>
                  <w:lang w:eastAsia="en-GB"/>
                </w:rPr>
                <w:delText>5.9</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60" w:author="Jon Minton" w:date="2012-12-19T15:34:00Z"/>
                <w:rFonts w:ascii="Calibri" w:eastAsia="Times New Roman" w:hAnsi="Calibri" w:cs="Calibri"/>
                <w:lang w:eastAsia="en-GB"/>
              </w:rPr>
            </w:pPr>
            <w:del w:id="461" w:author="Jon Minton" w:date="2012-12-19T15:34:00Z">
              <w:r w:rsidRPr="00532F44" w:rsidDel="009B15EE">
                <w:rPr>
                  <w:rFonts w:ascii="Calibri" w:eastAsia="Times New Roman" w:hAnsi="Calibri" w:cs="Calibri"/>
                  <w:lang w:eastAsia="en-GB"/>
                </w:rPr>
                <w:delText>5.3</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62" w:author="Jon Minton" w:date="2012-12-19T15:34:00Z"/>
                <w:rFonts w:ascii="Calibri" w:eastAsia="Times New Roman" w:hAnsi="Calibri" w:cs="Calibri"/>
                <w:lang w:eastAsia="en-GB"/>
              </w:rPr>
            </w:pPr>
            <w:del w:id="463" w:author="Jon Minton" w:date="2012-12-19T15:34:00Z">
              <w:r w:rsidRPr="00532F44" w:rsidDel="009B15EE">
                <w:rPr>
                  <w:rFonts w:ascii="Calibri" w:eastAsia="Times New Roman" w:hAnsi="Calibri" w:cs="Calibri"/>
                  <w:lang w:eastAsia="en-GB"/>
                </w:rPr>
                <w:delText>4.6</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64" w:author="Jon Minton" w:date="2012-12-19T15:34:00Z"/>
                <w:rFonts w:ascii="Calibri" w:eastAsia="Times New Roman" w:hAnsi="Calibri" w:cs="Calibri"/>
                <w:lang w:eastAsia="en-GB"/>
              </w:rPr>
            </w:pPr>
            <w:del w:id="465" w:author="Jon Minton" w:date="2012-12-19T15:34:00Z">
              <w:r w:rsidRPr="00532F44" w:rsidDel="009B15EE">
                <w:rPr>
                  <w:rFonts w:ascii="Calibri" w:eastAsia="Times New Roman" w:hAnsi="Calibri" w:cs="Calibri"/>
                  <w:lang w:eastAsia="en-GB"/>
                </w:rPr>
                <w:delText>3.5</w:delText>
              </w:r>
            </w:del>
          </w:p>
        </w:tc>
      </w:tr>
      <w:tr w:rsidR="00DB7C63" w:rsidRPr="00532F44" w:rsidDel="009B15EE" w:rsidTr="00DB7C63">
        <w:trPr>
          <w:trHeight w:val="293"/>
          <w:del w:id="466"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467"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68" w:author="Jon Minton" w:date="2012-12-19T15:34:00Z"/>
                <w:rFonts w:ascii="Calibri" w:eastAsia="Times New Roman" w:hAnsi="Calibri" w:cs="Calibri"/>
                <w:b/>
                <w:bCs/>
                <w:lang w:eastAsia="en-GB"/>
              </w:rPr>
            </w:pPr>
            <w:del w:id="469" w:author="Jon Minton" w:date="2012-12-19T15:34:00Z">
              <w:r w:rsidRPr="00532F44" w:rsidDel="009B15EE">
                <w:rPr>
                  <w:rFonts w:ascii="Calibri" w:eastAsia="Times New Roman" w:hAnsi="Calibri" w:cs="Calibri"/>
                  <w:b/>
                  <w:bCs/>
                  <w:lang w:eastAsia="en-GB"/>
                </w:rPr>
                <w:delText>0.7</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70" w:author="Jon Minton" w:date="2012-12-19T15:34:00Z"/>
                <w:rFonts w:ascii="Calibri" w:eastAsia="Times New Roman" w:hAnsi="Calibri" w:cs="Calibri"/>
                <w:lang w:eastAsia="en-GB"/>
              </w:rPr>
            </w:pPr>
            <w:del w:id="471" w:author="Jon Minton" w:date="2012-12-19T15:34:00Z">
              <w:r w:rsidRPr="00532F44" w:rsidDel="009B15EE">
                <w:rPr>
                  <w:rFonts w:ascii="Calibri" w:eastAsia="Times New Roman" w:hAnsi="Calibri" w:cs="Calibri"/>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72" w:author="Jon Minton" w:date="2012-12-19T15:34:00Z"/>
                <w:rFonts w:ascii="Calibri" w:eastAsia="Times New Roman" w:hAnsi="Calibri" w:cs="Calibri"/>
                <w:lang w:eastAsia="en-GB"/>
              </w:rPr>
            </w:pPr>
            <w:del w:id="473" w:author="Jon Minton" w:date="2012-12-19T15:34:00Z">
              <w:r w:rsidRPr="00532F44" w:rsidDel="009B15EE">
                <w:rPr>
                  <w:rFonts w:ascii="Calibri" w:eastAsia="Times New Roman" w:hAnsi="Calibri" w:cs="Calibri"/>
                  <w:lang w:eastAsia="en-GB"/>
                </w:rPr>
                <w:delText>7.3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74" w:author="Jon Minton" w:date="2012-12-19T15:34:00Z"/>
                <w:rFonts w:ascii="Calibri" w:eastAsia="Times New Roman" w:hAnsi="Calibri" w:cs="Calibri"/>
                <w:lang w:eastAsia="en-GB"/>
              </w:rPr>
            </w:pPr>
            <w:del w:id="475" w:author="Jon Minton" w:date="2012-12-19T15:34:00Z">
              <w:r w:rsidRPr="00532F44" w:rsidDel="009B15EE">
                <w:rPr>
                  <w:rFonts w:ascii="Calibri" w:eastAsia="Times New Roman" w:hAnsi="Calibri" w:cs="Calibri"/>
                  <w:lang w:eastAsia="en-GB"/>
                </w:rPr>
                <w:delText>7.1</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76" w:author="Jon Minton" w:date="2012-12-19T15:34:00Z"/>
                <w:rFonts w:ascii="Calibri" w:eastAsia="Times New Roman" w:hAnsi="Calibri" w:cs="Calibri"/>
                <w:lang w:eastAsia="en-GB"/>
              </w:rPr>
            </w:pPr>
            <w:del w:id="477" w:author="Jon Minton" w:date="2012-12-19T15:34:00Z">
              <w:r w:rsidRPr="00532F44" w:rsidDel="009B15EE">
                <w:rPr>
                  <w:rFonts w:ascii="Calibri" w:eastAsia="Times New Roman" w:hAnsi="Calibri" w:cs="Calibri"/>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78" w:author="Jon Minton" w:date="2012-12-19T15:34:00Z"/>
                <w:rFonts w:ascii="Calibri" w:eastAsia="Times New Roman" w:hAnsi="Calibri" w:cs="Calibri"/>
                <w:lang w:eastAsia="en-GB"/>
              </w:rPr>
            </w:pPr>
            <w:del w:id="479" w:author="Jon Minton" w:date="2012-12-19T15:34:00Z">
              <w:r w:rsidRPr="00532F44" w:rsidDel="009B15EE">
                <w:rPr>
                  <w:rFonts w:ascii="Calibri" w:eastAsia="Times New Roman" w:hAnsi="Calibri" w:cs="Calibri"/>
                  <w:lang w:eastAsia="en-GB"/>
                </w:rPr>
                <w:delText>6.7</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80" w:author="Jon Minton" w:date="2012-12-19T15:34:00Z"/>
                <w:rFonts w:ascii="Calibri" w:eastAsia="Times New Roman" w:hAnsi="Calibri" w:cs="Calibri"/>
                <w:lang w:eastAsia="en-GB"/>
              </w:rPr>
            </w:pPr>
            <w:del w:id="481" w:author="Jon Minton" w:date="2012-12-19T15:34:00Z">
              <w:r w:rsidRPr="00532F44" w:rsidDel="009B15EE">
                <w:rPr>
                  <w:rFonts w:ascii="Calibri" w:eastAsia="Times New Roman" w:hAnsi="Calibri" w:cs="Calibri"/>
                  <w:lang w:eastAsia="en-GB"/>
                </w:rPr>
                <w:delText>6.4</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82" w:author="Jon Minton" w:date="2012-12-19T15:34:00Z"/>
                <w:rFonts w:ascii="Calibri" w:eastAsia="Times New Roman" w:hAnsi="Calibri" w:cs="Calibri"/>
                <w:lang w:eastAsia="en-GB"/>
              </w:rPr>
            </w:pPr>
            <w:del w:id="483" w:author="Jon Minton" w:date="2012-12-19T15:34:00Z">
              <w:r w:rsidRPr="00532F44" w:rsidDel="009B15EE">
                <w:rPr>
                  <w:rFonts w:ascii="Calibri" w:eastAsia="Times New Roman" w:hAnsi="Calibri" w:cs="Calibri"/>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84" w:author="Jon Minton" w:date="2012-12-19T15:34:00Z"/>
                <w:rFonts w:ascii="Calibri" w:eastAsia="Times New Roman" w:hAnsi="Calibri" w:cs="Calibri"/>
                <w:lang w:eastAsia="en-GB"/>
              </w:rPr>
            </w:pPr>
            <w:del w:id="485" w:author="Jon Minton" w:date="2012-12-19T15:34:00Z">
              <w:r w:rsidRPr="00532F44" w:rsidDel="009B15EE">
                <w:rPr>
                  <w:rFonts w:ascii="Calibri" w:eastAsia="Times New Roman" w:hAnsi="Calibri" w:cs="Calibri"/>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86" w:author="Jon Minton" w:date="2012-12-19T15:34:00Z"/>
                <w:rFonts w:ascii="Calibri" w:eastAsia="Times New Roman" w:hAnsi="Calibri" w:cs="Calibri"/>
                <w:lang w:eastAsia="en-GB"/>
              </w:rPr>
            </w:pPr>
            <w:del w:id="487" w:author="Jon Minton" w:date="2012-12-19T15:34:00Z">
              <w:r w:rsidRPr="00532F44" w:rsidDel="009B15EE">
                <w:rPr>
                  <w:rFonts w:ascii="Calibri" w:eastAsia="Times New Roman" w:hAnsi="Calibri" w:cs="Calibri"/>
                  <w:lang w:eastAsia="en-GB"/>
                </w:rPr>
                <w:delText>5.1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88" w:author="Jon Minton" w:date="2012-12-19T15:34:00Z"/>
                <w:rFonts w:ascii="Calibri" w:eastAsia="Times New Roman" w:hAnsi="Calibri" w:cs="Calibri"/>
                <w:lang w:eastAsia="en-GB"/>
              </w:rPr>
            </w:pPr>
            <w:del w:id="489" w:author="Jon Minton" w:date="2012-12-19T15:34:00Z">
              <w:r w:rsidRPr="00532F44" w:rsidDel="009B15EE">
                <w:rPr>
                  <w:rFonts w:ascii="Calibri" w:eastAsia="Times New Roman" w:hAnsi="Calibri" w:cs="Calibri"/>
                  <w:lang w:eastAsia="en-GB"/>
                </w:rPr>
                <w:delText>4.4</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90" w:author="Jon Minton" w:date="2012-12-19T15:34:00Z"/>
                <w:rFonts w:ascii="Calibri" w:eastAsia="Times New Roman" w:hAnsi="Calibri" w:cs="Calibri"/>
                <w:lang w:eastAsia="en-GB"/>
              </w:rPr>
            </w:pPr>
            <w:del w:id="491" w:author="Jon Minton" w:date="2012-12-19T15:34:00Z">
              <w:r w:rsidRPr="00532F44" w:rsidDel="009B15EE">
                <w:rPr>
                  <w:rFonts w:ascii="Calibri" w:eastAsia="Times New Roman" w:hAnsi="Calibri" w:cs="Calibri"/>
                  <w:lang w:eastAsia="en-GB"/>
                </w:rPr>
                <w:delText>3.4</w:delText>
              </w:r>
            </w:del>
          </w:p>
        </w:tc>
      </w:tr>
      <w:tr w:rsidR="00DB7C63" w:rsidRPr="00532F44" w:rsidDel="009B15EE" w:rsidTr="00DB7C63">
        <w:trPr>
          <w:trHeight w:val="293"/>
          <w:del w:id="492"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493"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94" w:author="Jon Minton" w:date="2012-12-19T15:34:00Z"/>
                <w:rFonts w:ascii="Calibri" w:eastAsia="Times New Roman" w:hAnsi="Calibri" w:cs="Calibri"/>
                <w:b/>
                <w:bCs/>
                <w:lang w:eastAsia="en-GB"/>
              </w:rPr>
            </w:pPr>
            <w:del w:id="495" w:author="Jon Minton" w:date="2012-12-19T15:34:00Z">
              <w:r w:rsidRPr="00532F44" w:rsidDel="009B15EE">
                <w:rPr>
                  <w:rFonts w:ascii="Calibri" w:eastAsia="Times New Roman" w:hAnsi="Calibri" w:cs="Calibri"/>
                  <w:b/>
                  <w:bCs/>
                  <w:lang w:eastAsia="en-GB"/>
                </w:rPr>
                <w:delText>0.8</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96" w:author="Jon Minton" w:date="2012-12-19T15:34:00Z"/>
                <w:rFonts w:ascii="Calibri" w:eastAsia="Times New Roman" w:hAnsi="Calibri" w:cs="Calibri"/>
                <w:lang w:eastAsia="en-GB"/>
              </w:rPr>
            </w:pPr>
            <w:del w:id="497" w:author="Jon Minton" w:date="2012-12-19T15:34:00Z">
              <w:r w:rsidRPr="00532F44" w:rsidDel="009B15EE">
                <w:rPr>
                  <w:rFonts w:ascii="Calibri" w:eastAsia="Times New Roman" w:hAnsi="Calibri" w:cs="Calibri"/>
                  <w:lang w:eastAsia="en-GB"/>
                </w:rPr>
                <w:delText>7.2</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498" w:author="Jon Minton" w:date="2012-12-19T15:34:00Z"/>
                <w:rFonts w:ascii="Calibri" w:eastAsia="Times New Roman" w:hAnsi="Calibri" w:cs="Calibri"/>
                <w:lang w:eastAsia="en-GB"/>
              </w:rPr>
            </w:pPr>
            <w:del w:id="499" w:author="Jon Minton" w:date="2012-12-19T15:34:00Z">
              <w:r w:rsidRPr="00532F44" w:rsidDel="009B15EE">
                <w:rPr>
                  <w:rFonts w:ascii="Calibri" w:eastAsia="Times New Roman" w:hAnsi="Calibri" w:cs="Calibri"/>
                  <w:lang w:eastAsia="en-GB"/>
                </w:rPr>
                <w:delText>7.1</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00" w:author="Jon Minton" w:date="2012-12-19T15:34:00Z"/>
                <w:rFonts w:ascii="Calibri" w:eastAsia="Times New Roman" w:hAnsi="Calibri" w:cs="Calibri"/>
                <w:lang w:eastAsia="en-GB"/>
              </w:rPr>
            </w:pPr>
            <w:del w:id="501" w:author="Jon Minton" w:date="2012-12-19T15:34:00Z">
              <w:r w:rsidRPr="00532F44" w:rsidDel="009B15EE">
                <w:rPr>
                  <w:rFonts w:ascii="Calibri" w:eastAsia="Times New Roman" w:hAnsi="Calibri" w:cs="Calibri"/>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02" w:author="Jon Minton" w:date="2012-12-19T15:34:00Z"/>
                <w:rFonts w:ascii="Calibri" w:eastAsia="Times New Roman" w:hAnsi="Calibri" w:cs="Calibri"/>
                <w:lang w:eastAsia="en-GB"/>
              </w:rPr>
            </w:pPr>
            <w:del w:id="503" w:author="Jon Minton" w:date="2012-12-19T15:34:00Z">
              <w:r w:rsidRPr="00532F44" w:rsidDel="009B15EE">
                <w:rPr>
                  <w:rFonts w:ascii="Calibri" w:eastAsia="Times New Roman" w:hAnsi="Calibri" w:cs="Calibri"/>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04" w:author="Jon Minton" w:date="2012-12-19T15:34:00Z"/>
                <w:rFonts w:ascii="Calibri" w:eastAsia="Times New Roman" w:hAnsi="Calibri" w:cs="Calibri"/>
                <w:lang w:eastAsia="en-GB"/>
              </w:rPr>
            </w:pPr>
            <w:del w:id="505" w:author="Jon Minton" w:date="2012-12-19T15:34:00Z">
              <w:r w:rsidRPr="00532F44" w:rsidDel="009B15EE">
                <w:rPr>
                  <w:rFonts w:ascii="Calibri" w:eastAsia="Times New Roman" w:hAnsi="Calibri" w:cs="Calibri"/>
                  <w:lang w:eastAsia="en-GB"/>
                </w:rPr>
                <w:delText>6.4</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06" w:author="Jon Minton" w:date="2012-12-19T15:34:00Z"/>
                <w:rFonts w:ascii="Calibri" w:eastAsia="Times New Roman" w:hAnsi="Calibri" w:cs="Calibri"/>
                <w:lang w:eastAsia="en-GB"/>
              </w:rPr>
            </w:pPr>
            <w:del w:id="507" w:author="Jon Minton" w:date="2012-12-19T15:34:00Z">
              <w:r w:rsidRPr="00532F44" w:rsidDel="009B15EE">
                <w:rPr>
                  <w:rFonts w:ascii="Calibri" w:eastAsia="Times New Roman" w:hAnsi="Calibri" w:cs="Calibri"/>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08" w:author="Jon Minton" w:date="2012-12-19T15:34:00Z"/>
                <w:rFonts w:ascii="Calibri" w:eastAsia="Times New Roman" w:hAnsi="Calibri" w:cs="Calibri"/>
                <w:lang w:eastAsia="en-GB"/>
              </w:rPr>
            </w:pPr>
            <w:del w:id="509" w:author="Jon Minton" w:date="2012-12-19T15:34:00Z">
              <w:r w:rsidRPr="00532F44" w:rsidDel="009B15EE">
                <w:rPr>
                  <w:rFonts w:ascii="Calibri" w:eastAsia="Times New Roman" w:hAnsi="Calibri" w:cs="Calibri"/>
                  <w:lang w:eastAsia="en-GB"/>
                </w:rPr>
                <w:delText>5.8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10" w:author="Jon Minton" w:date="2012-12-19T15:34:00Z"/>
                <w:rFonts w:ascii="Calibri" w:eastAsia="Times New Roman" w:hAnsi="Calibri" w:cs="Calibri"/>
                <w:lang w:eastAsia="en-GB"/>
              </w:rPr>
            </w:pPr>
            <w:del w:id="511" w:author="Jon Minton" w:date="2012-12-19T15:34:00Z">
              <w:r w:rsidRPr="00532F44" w:rsidDel="009B15EE">
                <w:rPr>
                  <w:rFonts w:ascii="Calibri" w:eastAsia="Times New Roman" w:hAnsi="Calibri" w:cs="Calibri"/>
                  <w:lang w:eastAsia="en-GB"/>
                </w:rPr>
                <w:delText>5.4</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12" w:author="Jon Minton" w:date="2012-12-19T15:34:00Z"/>
                <w:rFonts w:ascii="Calibri" w:eastAsia="Times New Roman" w:hAnsi="Calibri" w:cs="Calibri"/>
                <w:lang w:eastAsia="en-GB"/>
              </w:rPr>
            </w:pPr>
            <w:del w:id="513" w:author="Jon Minton" w:date="2012-12-19T15:34:00Z">
              <w:r w:rsidRPr="00532F44" w:rsidDel="009B15EE">
                <w:rPr>
                  <w:rFonts w:ascii="Calibri" w:eastAsia="Times New Roman" w:hAnsi="Calibri" w:cs="Calibri"/>
                  <w:lang w:eastAsia="en-GB"/>
                </w:rPr>
                <w:delText>4.9</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14" w:author="Jon Minton" w:date="2012-12-19T15:34:00Z"/>
                <w:rFonts w:ascii="Calibri" w:eastAsia="Times New Roman" w:hAnsi="Calibri" w:cs="Calibri"/>
                <w:lang w:eastAsia="en-GB"/>
              </w:rPr>
            </w:pPr>
            <w:del w:id="515" w:author="Jon Minton" w:date="2012-12-19T15:34:00Z">
              <w:r w:rsidRPr="00532F44" w:rsidDel="009B15EE">
                <w:rPr>
                  <w:rFonts w:ascii="Calibri" w:eastAsia="Times New Roman" w:hAnsi="Calibri" w:cs="Calibri"/>
                  <w:lang w:eastAsia="en-GB"/>
                </w:rPr>
                <w:delText>4.3</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16" w:author="Jon Minton" w:date="2012-12-19T15:34:00Z"/>
                <w:rFonts w:ascii="Calibri" w:eastAsia="Times New Roman" w:hAnsi="Calibri" w:cs="Calibri"/>
                <w:lang w:eastAsia="en-GB"/>
              </w:rPr>
            </w:pPr>
            <w:del w:id="517" w:author="Jon Minton" w:date="2012-12-19T15:34:00Z">
              <w:r w:rsidRPr="00532F44" w:rsidDel="009B15EE">
                <w:rPr>
                  <w:rFonts w:ascii="Calibri" w:eastAsia="Times New Roman" w:hAnsi="Calibri" w:cs="Calibri"/>
                  <w:lang w:eastAsia="en-GB"/>
                </w:rPr>
                <w:delText>3.4</w:delText>
              </w:r>
            </w:del>
          </w:p>
        </w:tc>
      </w:tr>
      <w:tr w:rsidR="00DB7C63" w:rsidRPr="00532F44" w:rsidDel="009B15EE" w:rsidTr="00DB7C63">
        <w:trPr>
          <w:trHeight w:val="293"/>
          <w:del w:id="518"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519"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20" w:author="Jon Minton" w:date="2012-12-19T15:34:00Z"/>
                <w:rFonts w:ascii="Calibri" w:eastAsia="Times New Roman" w:hAnsi="Calibri" w:cs="Calibri"/>
                <w:b/>
                <w:bCs/>
                <w:lang w:eastAsia="en-GB"/>
              </w:rPr>
            </w:pPr>
            <w:del w:id="521" w:author="Jon Minton" w:date="2012-12-19T15:34:00Z">
              <w:r w:rsidRPr="00532F44" w:rsidDel="009B15EE">
                <w:rPr>
                  <w:rFonts w:ascii="Calibri" w:eastAsia="Times New Roman" w:hAnsi="Calibri" w:cs="Calibri"/>
                  <w:b/>
                  <w:bCs/>
                  <w:lang w:eastAsia="en-GB"/>
                </w:rPr>
                <w:delText>0.9</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22" w:author="Jon Minton" w:date="2012-12-19T15:34:00Z"/>
                <w:rFonts w:ascii="Calibri" w:eastAsia="Times New Roman" w:hAnsi="Calibri" w:cs="Calibri"/>
                <w:lang w:eastAsia="en-GB"/>
              </w:rPr>
            </w:pPr>
            <w:del w:id="523" w:author="Jon Minton" w:date="2012-12-19T15:34:00Z">
              <w:r w:rsidRPr="00532F44" w:rsidDel="009B15EE">
                <w:rPr>
                  <w:rFonts w:ascii="Calibri" w:eastAsia="Times New Roman" w:hAnsi="Calibri" w:cs="Calibri"/>
                  <w:lang w:eastAsia="en-GB"/>
                </w:rPr>
                <w:delText>7.0</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24" w:author="Jon Minton" w:date="2012-12-19T15:34:00Z"/>
                <w:rFonts w:ascii="Calibri" w:eastAsia="Times New Roman" w:hAnsi="Calibri" w:cs="Calibri"/>
                <w:lang w:eastAsia="en-GB"/>
              </w:rPr>
            </w:pPr>
            <w:del w:id="525" w:author="Jon Minton" w:date="2012-12-19T15:34:00Z">
              <w:r w:rsidRPr="00532F44" w:rsidDel="009B15EE">
                <w:rPr>
                  <w:rFonts w:ascii="Calibri" w:eastAsia="Times New Roman" w:hAnsi="Calibri" w:cs="Calibri"/>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26" w:author="Jon Minton" w:date="2012-12-19T15:34:00Z"/>
                <w:rFonts w:ascii="Calibri" w:eastAsia="Times New Roman" w:hAnsi="Calibri" w:cs="Calibri"/>
                <w:lang w:eastAsia="en-GB"/>
              </w:rPr>
            </w:pPr>
            <w:del w:id="527" w:author="Jon Minton" w:date="2012-12-19T15:34:00Z">
              <w:r w:rsidRPr="00532F44" w:rsidDel="009B15EE">
                <w:rPr>
                  <w:rFonts w:ascii="Calibri" w:eastAsia="Times New Roman" w:hAnsi="Calibri" w:cs="Calibri"/>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28" w:author="Jon Minton" w:date="2012-12-19T15:34:00Z"/>
                <w:rFonts w:ascii="Calibri" w:eastAsia="Times New Roman" w:hAnsi="Calibri" w:cs="Calibri"/>
                <w:lang w:eastAsia="en-GB"/>
              </w:rPr>
            </w:pPr>
            <w:del w:id="529" w:author="Jon Minton" w:date="2012-12-19T15:34:00Z">
              <w:r w:rsidRPr="00532F44" w:rsidDel="009B15EE">
                <w:rPr>
                  <w:rFonts w:ascii="Calibri" w:eastAsia="Times New Roman" w:hAnsi="Calibri" w:cs="Calibri"/>
                  <w:lang w:eastAsia="en-GB"/>
                </w:rPr>
                <w:delText>6.5</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30" w:author="Jon Minton" w:date="2012-12-19T15:34:00Z"/>
                <w:rFonts w:ascii="Calibri" w:eastAsia="Times New Roman" w:hAnsi="Calibri" w:cs="Calibri"/>
                <w:lang w:eastAsia="en-GB"/>
              </w:rPr>
            </w:pPr>
            <w:del w:id="531" w:author="Jon Minton" w:date="2012-12-19T15:34:00Z">
              <w:r w:rsidRPr="00532F44" w:rsidDel="009B15EE">
                <w:rPr>
                  <w:rFonts w:ascii="Calibri" w:eastAsia="Times New Roman" w:hAnsi="Calibri" w:cs="Calibri"/>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32" w:author="Jon Minton" w:date="2012-12-19T15:34:00Z"/>
                <w:rFonts w:ascii="Calibri" w:eastAsia="Times New Roman" w:hAnsi="Calibri" w:cs="Calibri"/>
                <w:lang w:eastAsia="en-GB"/>
              </w:rPr>
            </w:pPr>
            <w:del w:id="533" w:author="Jon Minton" w:date="2012-12-19T15:34:00Z">
              <w:r w:rsidRPr="00532F44" w:rsidDel="009B15EE">
                <w:rPr>
                  <w:rFonts w:ascii="Calibri" w:eastAsia="Times New Roman" w:hAnsi="Calibri" w:cs="Calibri"/>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34" w:author="Jon Minton" w:date="2012-12-19T15:34:00Z"/>
                <w:rFonts w:ascii="Calibri" w:eastAsia="Times New Roman" w:hAnsi="Calibri" w:cs="Calibri"/>
                <w:lang w:eastAsia="en-GB"/>
              </w:rPr>
            </w:pPr>
            <w:del w:id="535" w:author="Jon Minton" w:date="2012-12-19T15:34:00Z">
              <w:r w:rsidRPr="00532F44" w:rsidDel="009B15EE">
                <w:rPr>
                  <w:rFonts w:ascii="Calibri" w:eastAsia="Times New Roman" w:hAnsi="Calibri" w:cs="Calibri"/>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36" w:author="Jon Minton" w:date="2012-12-19T15:34:00Z"/>
                <w:rFonts w:ascii="Calibri" w:eastAsia="Times New Roman" w:hAnsi="Calibri" w:cs="Calibri"/>
                <w:lang w:eastAsia="en-GB"/>
              </w:rPr>
            </w:pPr>
            <w:del w:id="537" w:author="Jon Minton" w:date="2012-12-19T15:34:00Z">
              <w:r w:rsidRPr="00532F44" w:rsidDel="009B15EE">
                <w:rPr>
                  <w:rFonts w:ascii="Calibri" w:eastAsia="Times New Roman" w:hAnsi="Calibri" w:cs="Calibri"/>
                  <w:lang w:eastAsia="en-GB"/>
                </w:rPr>
                <w:delText>5.2</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38" w:author="Jon Minton" w:date="2012-12-19T15:34:00Z"/>
                <w:rFonts w:ascii="Calibri" w:eastAsia="Times New Roman" w:hAnsi="Calibri" w:cs="Calibri"/>
                <w:lang w:eastAsia="en-GB"/>
              </w:rPr>
            </w:pPr>
            <w:del w:id="539" w:author="Jon Minton" w:date="2012-12-19T15:34:00Z">
              <w:r w:rsidRPr="00532F44" w:rsidDel="009B15EE">
                <w:rPr>
                  <w:rFonts w:ascii="Calibri" w:eastAsia="Times New Roman" w:hAnsi="Calibri" w:cs="Calibri"/>
                  <w:lang w:eastAsia="en-GB"/>
                </w:rPr>
                <w:delText>4.7</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40" w:author="Jon Minton" w:date="2012-12-19T15:34:00Z"/>
                <w:rFonts w:ascii="Calibri" w:eastAsia="Times New Roman" w:hAnsi="Calibri" w:cs="Calibri"/>
                <w:lang w:eastAsia="en-GB"/>
              </w:rPr>
            </w:pPr>
            <w:del w:id="541" w:author="Jon Minton" w:date="2012-12-19T15:34:00Z">
              <w:r w:rsidRPr="00532F44" w:rsidDel="009B15EE">
                <w:rPr>
                  <w:rFonts w:ascii="Calibri" w:eastAsia="Times New Roman" w:hAnsi="Calibri" w:cs="Calibri"/>
                  <w:lang w:eastAsia="en-GB"/>
                </w:rPr>
                <w:delText>4.1</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42" w:author="Jon Minton" w:date="2012-12-19T15:34:00Z"/>
                <w:rFonts w:ascii="Calibri" w:eastAsia="Times New Roman" w:hAnsi="Calibri" w:cs="Calibri"/>
                <w:lang w:eastAsia="en-GB"/>
              </w:rPr>
            </w:pPr>
            <w:del w:id="543" w:author="Jon Minton" w:date="2012-12-19T15:34:00Z">
              <w:r w:rsidRPr="00532F44" w:rsidDel="009B15EE">
                <w:rPr>
                  <w:rFonts w:ascii="Calibri" w:eastAsia="Times New Roman" w:hAnsi="Calibri" w:cs="Calibri"/>
                  <w:lang w:eastAsia="en-GB"/>
                </w:rPr>
                <w:delText>3.4</w:delText>
              </w:r>
            </w:del>
          </w:p>
        </w:tc>
      </w:tr>
      <w:tr w:rsidR="00DB7C63" w:rsidRPr="00532F44" w:rsidDel="009B15EE" w:rsidTr="00DB7C63">
        <w:trPr>
          <w:trHeight w:val="293"/>
          <w:del w:id="544" w:author="Jon Minton" w:date="2012-12-19T15:34:00Z"/>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Del="009B15EE" w:rsidRDefault="00DB7C63" w:rsidP="00DB7C63">
            <w:pPr>
              <w:spacing w:after="0" w:line="240" w:lineRule="auto"/>
              <w:jc w:val="center"/>
              <w:rPr>
                <w:del w:id="545" w:author="Jon Minton" w:date="2012-12-19T15:34:00Z"/>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46" w:author="Jon Minton" w:date="2012-12-19T15:34:00Z"/>
                <w:rFonts w:ascii="Calibri" w:eastAsia="Times New Roman" w:hAnsi="Calibri" w:cs="Calibri"/>
                <w:b/>
                <w:bCs/>
                <w:lang w:eastAsia="en-GB"/>
              </w:rPr>
            </w:pPr>
            <w:del w:id="547" w:author="Jon Minton" w:date="2012-12-19T15:34:00Z">
              <w:r w:rsidRPr="00532F44" w:rsidDel="009B15EE">
                <w:rPr>
                  <w:rFonts w:ascii="Calibri" w:eastAsia="Times New Roman" w:hAnsi="Calibri" w:cs="Calibri"/>
                  <w:b/>
                  <w:bCs/>
                  <w:lang w:eastAsia="en-GB"/>
                </w:rPr>
                <w:delText>1</w:delText>
              </w:r>
            </w:del>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48" w:author="Jon Minton" w:date="2012-12-19T15:34:00Z"/>
                <w:rFonts w:ascii="Calibri" w:eastAsia="Times New Roman" w:hAnsi="Calibri" w:cs="Calibri"/>
                <w:lang w:eastAsia="en-GB"/>
              </w:rPr>
            </w:pPr>
            <w:del w:id="549" w:author="Jon Minton" w:date="2012-12-19T15:34:00Z">
              <w:r w:rsidRPr="00532F44" w:rsidDel="009B15EE">
                <w:rPr>
                  <w:rFonts w:ascii="Calibri" w:eastAsia="Times New Roman" w:hAnsi="Calibri" w:cs="Calibri"/>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50" w:author="Jon Minton" w:date="2012-12-19T15:34:00Z"/>
                <w:rFonts w:ascii="Calibri" w:eastAsia="Times New Roman" w:hAnsi="Calibri" w:cs="Calibri"/>
                <w:lang w:eastAsia="en-GB"/>
              </w:rPr>
            </w:pPr>
            <w:del w:id="551" w:author="Jon Minton" w:date="2012-12-19T15:34:00Z">
              <w:r w:rsidRPr="00532F44" w:rsidDel="009B15EE">
                <w:rPr>
                  <w:rFonts w:ascii="Calibri" w:eastAsia="Times New Roman" w:hAnsi="Calibri" w:cs="Calibri"/>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52" w:author="Jon Minton" w:date="2012-12-19T15:34:00Z"/>
                <w:rFonts w:ascii="Calibri" w:eastAsia="Times New Roman" w:hAnsi="Calibri" w:cs="Calibri"/>
                <w:lang w:eastAsia="en-GB"/>
              </w:rPr>
            </w:pPr>
            <w:del w:id="553" w:author="Jon Minton" w:date="2012-12-19T15:34:00Z">
              <w:r w:rsidRPr="00532F44" w:rsidDel="009B15EE">
                <w:rPr>
                  <w:rFonts w:ascii="Calibri" w:eastAsia="Times New Roman" w:hAnsi="Calibri" w:cs="Calibri"/>
                  <w:lang w:eastAsia="en-GB"/>
                </w:rPr>
                <w:delText>6.5</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54" w:author="Jon Minton" w:date="2012-12-19T15:34:00Z"/>
                <w:rFonts w:ascii="Calibri" w:eastAsia="Times New Roman" w:hAnsi="Calibri" w:cs="Calibri"/>
                <w:lang w:eastAsia="en-GB"/>
              </w:rPr>
            </w:pPr>
            <w:del w:id="555" w:author="Jon Minton" w:date="2012-12-19T15:34:00Z">
              <w:r w:rsidRPr="00532F44" w:rsidDel="009B15EE">
                <w:rPr>
                  <w:rFonts w:ascii="Calibri" w:eastAsia="Times New Roman" w:hAnsi="Calibri" w:cs="Calibri"/>
                  <w:lang w:eastAsia="en-GB"/>
                </w:rPr>
                <w:delText>6.3</w:delText>
              </w:r>
            </w:del>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56" w:author="Jon Minton" w:date="2012-12-19T15:34:00Z"/>
                <w:rFonts w:ascii="Calibri" w:eastAsia="Times New Roman" w:hAnsi="Calibri" w:cs="Calibri"/>
                <w:lang w:eastAsia="en-GB"/>
              </w:rPr>
            </w:pPr>
            <w:del w:id="557" w:author="Jon Minton" w:date="2012-12-19T15:34:00Z">
              <w:r w:rsidRPr="00532F44" w:rsidDel="009B15EE">
                <w:rPr>
                  <w:rFonts w:ascii="Calibri" w:eastAsia="Times New Roman" w:hAnsi="Calibri" w:cs="Calibri"/>
                  <w:lang w:eastAsia="en-GB"/>
                </w:rPr>
                <w:delText>6.1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58" w:author="Jon Minton" w:date="2012-12-19T15:34:00Z"/>
                <w:rFonts w:ascii="Calibri" w:eastAsia="Times New Roman" w:hAnsi="Calibri" w:cs="Calibri"/>
                <w:lang w:eastAsia="en-GB"/>
              </w:rPr>
            </w:pPr>
            <w:del w:id="559" w:author="Jon Minton" w:date="2012-12-19T15:34:00Z">
              <w:r w:rsidRPr="00532F44" w:rsidDel="009B15EE">
                <w:rPr>
                  <w:rFonts w:ascii="Calibri" w:eastAsia="Times New Roman" w:hAnsi="Calibri" w:cs="Calibri"/>
                  <w:lang w:eastAsia="en-GB"/>
                </w:rPr>
                <w:delText>5.8</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60" w:author="Jon Minton" w:date="2012-12-19T15:34:00Z"/>
                <w:rFonts w:ascii="Calibri" w:eastAsia="Times New Roman" w:hAnsi="Calibri" w:cs="Calibri"/>
                <w:lang w:eastAsia="en-GB"/>
              </w:rPr>
            </w:pPr>
            <w:del w:id="561" w:author="Jon Minton" w:date="2012-12-19T15:34:00Z">
              <w:r w:rsidRPr="00532F44" w:rsidDel="009B15EE">
                <w:rPr>
                  <w:rFonts w:ascii="Calibri" w:eastAsia="Times New Roman" w:hAnsi="Calibri" w:cs="Calibri"/>
                  <w:lang w:eastAsia="en-GB"/>
                </w:rPr>
                <w:delText>5.5</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62" w:author="Jon Minton" w:date="2012-12-19T15:34:00Z"/>
                <w:rFonts w:ascii="Calibri" w:eastAsia="Times New Roman" w:hAnsi="Calibri" w:cs="Calibri"/>
                <w:lang w:eastAsia="en-GB"/>
              </w:rPr>
            </w:pPr>
            <w:del w:id="563" w:author="Jon Minton" w:date="2012-12-19T15:34:00Z">
              <w:r w:rsidRPr="00532F44" w:rsidDel="009B15EE">
                <w:rPr>
                  <w:rFonts w:ascii="Calibri" w:eastAsia="Times New Roman" w:hAnsi="Calibri" w:cs="Calibri"/>
                  <w:lang w:eastAsia="en-GB"/>
                </w:rPr>
                <w:delText>5.1</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64" w:author="Jon Minton" w:date="2012-12-19T15:34:00Z"/>
                <w:rFonts w:ascii="Calibri" w:eastAsia="Times New Roman" w:hAnsi="Calibri" w:cs="Calibri"/>
                <w:lang w:eastAsia="en-GB"/>
              </w:rPr>
            </w:pPr>
            <w:del w:id="565" w:author="Jon Minton" w:date="2012-12-19T15:34:00Z">
              <w:r w:rsidRPr="00532F44" w:rsidDel="009B15EE">
                <w:rPr>
                  <w:rFonts w:ascii="Calibri" w:eastAsia="Times New Roman" w:hAnsi="Calibri" w:cs="Calibri"/>
                  <w:lang w:eastAsia="en-GB"/>
                </w:rPr>
                <w:delText>4.6</w:delText>
              </w:r>
            </w:del>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66" w:author="Jon Minton" w:date="2012-12-19T15:34:00Z"/>
                <w:rFonts w:ascii="Calibri" w:eastAsia="Times New Roman" w:hAnsi="Calibri" w:cs="Calibri"/>
                <w:lang w:eastAsia="en-GB"/>
              </w:rPr>
            </w:pPr>
            <w:del w:id="567" w:author="Jon Minton" w:date="2012-12-19T15:34:00Z">
              <w:r w:rsidRPr="00532F44" w:rsidDel="009B15EE">
                <w:rPr>
                  <w:rFonts w:ascii="Calibri" w:eastAsia="Times New Roman" w:hAnsi="Calibri" w:cs="Calibri"/>
                  <w:lang w:eastAsia="en-GB"/>
                </w:rPr>
                <w:delText>4.0</w:delText>
              </w:r>
            </w:del>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Del="009B15EE" w:rsidRDefault="00DB7C63" w:rsidP="00DB7C63">
            <w:pPr>
              <w:spacing w:after="0" w:line="240" w:lineRule="auto"/>
              <w:jc w:val="center"/>
              <w:rPr>
                <w:del w:id="568" w:author="Jon Minton" w:date="2012-12-19T15:34:00Z"/>
                <w:rFonts w:ascii="Calibri" w:eastAsia="Times New Roman" w:hAnsi="Calibri" w:cs="Calibri"/>
                <w:lang w:eastAsia="en-GB"/>
              </w:rPr>
            </w:pPr>
            <w:del w:id="569" w:author="Jon Minton" w:date="2012-12-19T15:34:00Z">
              <w:r w:rsidRPr="00532F44" w:rsidDel="009B15EE">
                <w:rPr>
                  <w:rFonts w:ascii="Calibri" w:eastAsia="Times New Roman" w:hAnsi="Calibri" w:cs="Calibri"/>
                  <w:lang w:eastAsia="en-GB"/>
                </w:rPr>
                <w:delText>3.3</w:delText>
              </w:r>
            </w:del>
          </w:p>
        </w:tc>
      </w:tr>
    </w:tbl>
    <w:p w:rsidR="006D0808" w:rsidRPr="00532F44" w:rsidDel="009B15EE" w:rsidRDefault="006D0808">
      <w:pPr>
        <w:spacing w:line="276" w:lineRule="auto"/>
        <w:jc w:val="left"/>
        <w:rPr>
          <w:del w:id="570" w:author="Jon Minton" w:date="2012-12-19T15:34:00Z"/>
        </w:rPr>
      </w:pPr>
    </w:p>
    <w:p w:rsidR="002D3329" w:rsidRPr="00532F44" w:rsidRDefault="002D3329">
      <w:pPr>
        <w:spacing w:line="276" w:lineRule="auto"/>
        <w:jc w:val="left"/>
      </w:pPr>
      <w:bookmarkStart w:id="571" w:name="_GoBack"/>
      <w:bookmarkEnd w:id="571"/>
      <w:r w:rsidRPr="00532F44">
        <w:br w:type="page"/>
      </w:r>
    </w:p>
    <w:p w:rsidR="003162AB" w:rsidRPr="00532F44" w:rsidRDefault="003A6116" w:rsidP="003A6116">
      <w:pPr>
        <w:pStyle w:val="Caption"/>
        <w:divId w:val="1548566716"/>
        <w:rPr>
          <w:color w:val="auto"/>
        </w:rPr>
      </w:pPr>
      <w:bookmarkStart w:id="572" w:name="_Ref335142114"/>
      <w:r w:rsidRPr="00532F44">
        <w:rPr>
          <w:color w:val="auto"/>
        </w:rPr>
        <w:lastRenderedPageBreak/>
        <w:t xml:space="preserve">Table </w:t>
      </w:r>
      <w:r w:rsidR="00D47742" w:rsidRPr="00532F44">
        <w:rPr>
          <w:color w:val="auto"/>
        </w:rPr>
        <w:fldChar w:fldCharType="begin"/>
      </w:r>
      <w:r w:rsidRPr="00532F44">
        <w:rPr>
          <w:color w:val="auto"/>
        </w:rPr>
        <w:instrText xml:space="preserve"> SEQ Table \* ARABIC </w:instrText>
      </w:r>
      <w:r w:rsidR="00D47742" w:rsidRPr="00532F44">
        <w:rPr>
          <w:color w:val="auto"/>
        </w:rPr>
        <w:fldChar w:fldCharType="separate"/>
      </w:r>
      <w:r w:rsidR="006E20FD">
        <w:rPr>
          <w:noProof/>
          <w:color w:val="auto"/>
        </w:rPr>
        <w:t>8</w:t>
      </w:r>
      <w:r w:rsidR="00D47742" w:rsidRPr="00532F44">
        <w:rPr>
          <w:color w:val="auto"/>
        </w:rPr>
        <w:fldChar w:fldCharType="end"/>
      </w:r>
      <w:bookmarkEnd w:id="572"/>
      <w:r w:rsidRPr="00532F44">
        <w:rPr>
          <w:color w:val="auto"/>
        </w:rPr>
        <w:t xml:space="preserve"> Qualitative summary of results of all 14 scenarios</w:t>
      </w:r>
    </w:p>
    <w:tbl>
      <w:tblPr>
        <w:tblStyle w:val="TableGrid"/>
        <w:tblW w:w="0" w:type="auto"/>
        <w:tblLayout w:type="fixed"/>
        <w:tblLook w:val="04A0" w:firstRow="1" w:lastRow="0" w:firstColumn="1" w:lastColumn="0" w:noHBand="0" w:noVBand="1"/>
      </w:tblPr>
      <w:tblGrid>
        <w:gridCol w:w="675"/>
        <w:gridCol w:w="882"/>
        <w:gridCol w:w="1258"/>
        <w:gridCol w:w="1842"/>
        <w:gridCol w:w="1701"/>
        <w:gridCol w:w="1701"/>
      </w:tblGrid>
      <w:tr w:rsidR="00C07FB1" w:rsidRPr="00532F44" w:rsidTr="003225C4">
        <w:trPr>
          <w:divId w:val="1548566716"/>
          <w:trHeight w:val="318"/>
        </w:trPr>
        <w:tc>
          <w:tcPr>
            <w:tcW w:w="675" w:type="dxa"/>
            <w:vMerge w:val="restart"/>
          </w:tcPr>
          <w:p w:rsidR="00C07FB1" w:rsidRPr="00532F44" w:rsidRDefault="00C07FB1" w:rsidP="003162AB">
            <w:r w:rsidRPr="00532F44">
              <w:t>Age</w:t>
            </w:r>
          </w:p>
        </w:tc>
        <w:tc>
          <w:tcPr>
            <w:tcW w:w="882" w:type="dxa"/>
            <w:vMerge w:val="restart"/>
          </w:tcPr>
          <w:p w:rsidR="00C07FB1" w:rsidRPr="00532F44" w:rsidRDefault="00C07FB1" w:rsidP="003162AB">
            <w:r w:rsidRPr="00532F44">
              <w:t>Gender</w:t>
            </w:r>
          </w:p>
        </w:tc>
        <w:tc>
          <w:tcPr>
            <w:tcW w:w="1258" w:type="dxa"/>
            <w:vMerge w:val="restart"/>
          </w:tcPr>
          <w:p w:rsidR="00C07FB1" w:rsidRPr="00532F44" w:rsidRDefault="00C07FB1" w:rsidP="003162AB">
            <w:r w:rsidRPr="00532F44">
              <w:t>OAC</w:t>
            </w:r>
          </w:p>
        </w:tc>
        <w:tc>
          <w:tcPr>
            <w:tcW w:w="1842" w:type="dxa"/>
            <w:vMerge w:val="restart"/>
          </w:tcPr>
          <w:p w:rsidR="00C07FB1" w:rsidRPr="00532F44" w:rsidRDefault="00C07FB1" w:rsidP="003225C4">
            <w:r w:rsidRPr="00532F44">
              <w:t>Ruled out by simple dominance</w:t>
            </w:r>
          </w:p>
        </w:tc>
        <w:tc>
          <w:tcPr>
            <w:tcW w:w="3402" w:type="dxa"/>
            <w:gridSpan w:val="2"/>
          </w:tcPr>
          <w:p w:rsidR="00C07FB1" w:rsidRPr="00532F44" w:rsidRDefault="00C07FB1" w:rsidP="002D3329">
            <w:r w:rsidRPr="00532F44">
              <w:t>TTE optimal</w:t>
            </w:r>
          </w:p>
        </w:tc>
      </w:tr>
      <w:tr w:rsidR="00C07FB1" w:rsidRPr="00532F44" w:rsidTr="003225C4">
        <w:trPr>
          <w:divId w:val="1548566716"/>
          <w:trHeight w:val="327"/>
        </w:trPr>
        <w:tc>
          <w:tcPr>
            <w:tcW w:w="675" w:type="dxa"/>
            <w:vMerge/>
          </w:tcPr>
          <w:p w:rsidR="00C07FB1" w:rsidRPr="00532F44" w:rsidRDefault="00C07FB1" w:rsidP="003162AB"/>
        </w:tc>
        <w:tc>
          <w:tcPr>
            <w:tcW w:w="882" w:type="dxa"/>
            <w:vMerge/>
          </w:tcPr>
          <w:p w:rsidR="00C07FB1" w:rsidRPr="00532F44" w:rsidRDefault="00C07FB1" w:rsidP="003162AB"/>
        </w:tc>
        <w:tc>
          <w:tcPr>
            <w:tcW w:w="1258" w:type="dxa"/>
            <w:vMerge/>
          </w:tcPr>
          <w:p w:rsidR="00C07FB1" w:rsidRPr="00532F44" w:rsidRDefault="00C07FB1" w:rsidP="003162AB"/>
        </w:tc>
        <w:tc>
          <w:tcPr>
            <w:tcW w:w="1842" w:type="dxa"/>
            <w:vMerge/>
          </w:tcPr>
          <w:p w:rsidR="00C07FB1" w:rsidRPr="00532F44" w:rsidRDefault="00C07FB1" w:rsidP="003162AB"/>
        </w:tc>
        <w:tc>
          <w:tcPr>
            <w:tcW w:w="1701" w:type="dxa"/>
          </w:tcPr>
          <w:p w:rsidR="00C07FB1" w:rsidRPr="00532F44" w:rsidRDefault="00C07FB1" w:rsidP="003225C4">
            <w:r w:rsidRPr="00532F44">
              <w:t>at £20,000/QALY</w:t>
            </w:r>
          </w:p>
        </w:tc>
        <w:tc>
          <w:tcPr>
            <w:tcW w:w="1701" w:type="dxa"/>
          </w:tcPr>
          <w:p w:rsidR="00C07FB1" w:rsidRPr="00532F44" w:rsidRDefault="00C07FB1" w:rsidP="003225C4">
            <w:r w:rsidRPr="00532F44">
              <w:t>At £30,000/QALY</w:t>
            </w:r>
          </w:p>
        </w:tc>
      </w:tr>
      <w:tr w:rsidR="00C07FB1" w:rsidRPr="00532F44" w:rsidTr="003225C4">
        <w:trPr>
          <w:divId w:val="1548566716"/>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yes</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No</w:t>
            </w:r>
          </w:p>
        </w:tc>
      </w:tr>
      <w:tr w:rsidR="00C07FB1" w:rsidRPr="00532F44" w:rsidTr="003225C4">
        <w:trPr>
          <w:divId w:val="1548566716"/>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yes</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No</w:t>
            </w:r>
          </w:p>
        </w:tc>
      </w:tr>
      <w:tr w:rsidR="00C07FB1" w:rsidRPr="00532F44" w:rsidTr="003225C4">
        <w:trPr>
          <w:divId w:val="1548566716"/>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No</w:t>
            </w:r>
          </w:p>
        </w:tc>
      </w:tr>
      <w:tr w:rsidR="00C07FB1" w:rsidRPr="00532F44" w:rsidTr="003225C4">
        <w:trPr>
          <w:divId w:val="1548566716"/>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3162AB">
            <w:r w:rsidRPr="00532F44">
              <w:t>No</w:t>
            </w:r>
          </w:p>
        </w:tc>
        <w:tc>
          <w:tcPr>
            <w:tcW w:w="1701" w:type="dxa"/>
          </w:tcPr>
          <w:p w:rsidR="00C07FB1" w:rsidRPr="00532F44" w:rsidRDefault="00C07FB1" w:rsidP="003162AB">
            <w:r w:rsidRPr="00532F44">
              <w:t>No</w:t>
            </w:r>
          </w:p>
        </w:tc>
      </w:tr>
      <w:tr w:rsidR="00C07FB1" w:rsidRPr="00532F44" w:rsidTr="003225C4">
        <w:trPr>
          <w:divId w:val="1548566716"/>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532F44" w:rsidRDefault="00C07FB1" w:rsidP="002D3329">
            <w:r w:rsidRPr="00532F44">
              <w:t>Yes</w:t>
            </w:r>
          </w:p>
        </w:tc>
      </w:tr>
      <w:tr w:rsidR="00C07FB1" w:rsidRPr="00532F44" w:rsidTr="003225C4">
        <w:trPr>
          <w:divId w:val="1548566716"/>
          <w:trHeight w:val="151"/>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532F44" w:rsidRDefault="00C07FB1" w:rsidP="002D3329">
            <w:r w:rsidRPr="00532F44">
              <w:t>Yes</w:t>
            </w:r>
          </w:p>
        </w:tc>
      </w:tr>
      <w:tr w:rsidR="00C07FB1" w:rsidRPr="00532F44" w:rsidTr="003225C4">
        <w:trPr>
          <w:divId w:val="1548566716"/>
          <w:trHeight w:val="161"/>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532F44" w:rsidRDefault="00C07FB1" w:rsidP="002D3329">
            <w:r w:rsidRPr="00532F44">
              <w:t>Yes</w:t>
            </w:r>
          </w:p>
        </w:tc>
      </w:tr>
      <w:tr w:rsidR="00C07FB1" w:rsidRPr="00532F44" w:rsidTr="003225C4">
        <w:trPr>
          <w:divId w:val="1548566716"/>
          <w:trHeight w:val="128"/>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warfarin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532F44" w:rsidRDefault="00C07FB1" w:rsidP="002D3329">
            <w:r w:rsidRPr="00532F44">
              <w:t>Yes</w:t>
            </w:r>
          </w:p>
        </w:tc>
      </w:tr>
      <w:tr w:rsidR="00C07FB1" w:rsidRPr="00532F44" w:rsidTr="003225C4">
        <w:trPr>
          <w:divId w:val="1548566716"/>
          <w:trHeight w:val="201"/>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rivaroxaban</w:t>
            </w:r>
          </w:p>
        </w:tc>
        <w:tc>
          <w:tcPr>
            <w:tcW w:w="1842" w:type="dxa"/>
          </w:tcPr>
          <w:p w:rsidR="00C07FB1" w:rsidRPr="00532F44" w:rsidRDefault="00C07FB1" w:rsidP="003162AB">
            <w:r w:rsidRPr="00532F44">
              <w:t>yes</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No</w:t>
            </w:r>
          </w:p>
        </w:tc>
      </w:tr>
      <w:tr w:rsidR="00C07FB1" w:rsidRPr="00532F44" w:rsidTr="003225C4">
        <w:trPr>
          <w:divId w:val="1548566716"/>
          <w:trHeight w:val="217"/>
        </w:trPr>
        <w:tc>
          <w:tcPr>
            <w:tcW w:w="675" w:type="dxa"/>
          </w:tcPr>
          <w:p w:rsidR="00C07FB1" w:rsidRPr="00532F44" w:rsidRDefault="00C07FB1" w:rsidP="003162AB">
            <w:r w:rsidRPr="00532F44">
              <w:t>50</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rivaroxaban</w:t>
            </w:r>
          </w:p>
        </w:tc>
        <w:tc>
          <w:tcPr>
            <w:tcW w:w="1842" w:type="dxa"/>
          </w:tcPr>
          <w:p w:rsidR="00C07FB1" w:rsidRPr="00532F44" w:rsidRDefault="00C07FB1" w:rsidP="003162AB">
            <w:r w:rsidRPr="00532F44">
              <w:t>yes</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No</w:t>
            </w:r>
          </w:p>
        </w:tc>
      </w:tr>
      <w:tr w:rsidR="00C07FB1" w:rsidRPr="00532F44" w:rsidTr="003225C4">
        <w:trPr>
          <w:divId w:val="1548566716"/>
          <w:trHeight w:val="178"/>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rivaroxaban</w:t>
            </w:r>
          </w:p>
        </w:tc>
        <w:tc>
          <w:tcPr>
            <w:tcW w:w="1842" w:type="dxa"/>
          </w:tcPr>
          <w:p w:rsidR="00C07FB1" w:rsidRPr="00532F44" w:rsidRDefault="00C07FB1" w:rsidP="003162AB">
            <w:r w:rsidRPr="00532F44">
              <w:t>no</w:t>
            </w:r>
          </w:p>
        </w:tc>
        <w:tc>
          <w:tcPr>
            <w:tcW w:w="1701" w:type="dxa"/>
          </w:tcPr>
          <w:p w:rsidR="00C07FB1" w:rsidRPr="00532F44" w:rsidRDefault="00C07FB1" w:rsidP="003162AB">
            <w:r w:rsidRPr="00532F44">
              <w:t>No</w:t>
            </w:r>
          </w:p>
        </w:tc>
        <w:tc>
          <w:tcPr>
            <w:tcW w:w="1701" w:type="dxa"/>
          </w:tcPr>
          <w:p w:rsidR="00C07FB1" w:rsidRPr="00532F44" w:rsidRDefault="00C07FB1" w:rsidP="002D3329">
            <w:r w:rsidRPr="00532F44">
              <w:t>No</w:t>
            </w:r>
            <w:r w:rsidRPr="00532F44">
              <w:rPr>
                <w:rStyle w:val="FootnoteReference"/>
              </w:rPr>
              <w:footnoteReference w:id="1"/>
            </w:r>
          </w:p>
        </w:tc>
      </w:tr>
      <w:tr w:rsidR="00C07FB1" w:rsidRPr="00532F44" w:rsidTr="003225C4">
        <w:trPr>
          <w:divId w:val="1548566716"/>
          <w:trHeight w:val="161"/>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rivaroxaban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No</w:t>
            </w:r>
          </w:p>
        </w:tc>
        <w:tc>
          <w:tcPr>
            <w:tcW w:w="1701" w:type="dxa"/>
          </w:tcPr>
          <w:p w:rsidR="00C07FB1" w:rsidRPr="00532F44" w:rsidRDefault="00C07FB1" w:rsidP="002D3329">
            <w:r w:rsidRPr="00532F44">
              <w:t>Yes</w:t>
            </w:r>
          </w:p>
        </w:tc>
      </w:tr>
      <w:tr w:rsidR="00C07FB1" w:rsidRPr="00532F44" w:rsidTr="003225C4">
        <w:trPr>
          <w:divId w:val="1548566716"/>
          <w:trHeight w:val="201"/>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male</w:t>
            </w:r>
          </w:p>
        </w:tc>
        <w:tc>
          <w:tcPr>
            <w:tcW w:w="1258" w:type="dxa"/>
          </w:tcPr>
          <w:p w:rsidR="00C07FB1" w:rsidRPr="00532F44" w:rsidRDefault="00C07FB1" w:rsidP="003162AB">
            <w:r w:rsidRPr="00532F44">
              <w:t>dabigatran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532F44" w:rsidRDefault="00C07FB1" w:rsidP="002D3329">
            <w:r w:rsidRPr="00532F44">
              <w:t>Yes</w:t>
            </w:r>
          </w:p>
        </w:tc>
      </w:tr>
      <w:tr w:rsidR="00C07FB1" w:rsidRPr="003225C4" w:rsidTr="003225C4">
        <w:trPr>
          <w:divId w:val="1548566716"/>
          <w:trHeight w:val="161"/>
        </w:trPr>
        <w:tc>
          <w:tcPr>
            <w:tcW w:w="675" w:type="dxa"/>
          </w:tcPr>
          <w:p w:rsidR="00C07FB1" w:rsidRPr="00532F44" w:rsidRDefault="00C07FB1" w:rsidP="003162AB">
            <w:r w:rsidRPr="00532F44">
              <w:t>65</w:t>
            </w:r>
          </w:p>
        </w:tc>
        <w:tc>
          <w:tcPr>
            <w:tcW w:w="882" w:type="dxa"/>
          </w:tcPr>
          <w:p w:rsidR="00C07FB1" w:rsidRPr="00532F44" w:rsidRDefault="00C07FB1" w:rsidP="003162AB">
            <w:r w:rsidRPr="00532F44">
              <w:t>female</w:t>
            </w:r>
          </w:p>
        </w:tc>
        <w:tc>
          <w:tcPr>
            <w:tcW w:w="1258" w:type="dxa"/>
          </w:tcPr>
          <w:p w:rsidR="00C07FB1" w:rsidRPr="00532F44" w:rsidRDefault="00C07FB1" w:rsidP="003162AB">
            <w:r w:rsidRPr="00532F44">
              <w:t>dabigatran</w:t>
            </w:r>
          </w:p>
        </w:tc>
        <w:tc>
          <w:tcPr>
            <w:tcW w:w="1842" w:type="dxa"/>
          </w:tcPr>
          <w:p w:rsidR="00C07FB1" w:rsidRPr="00532F44" w:rsidRDefault="00C07FB1" w:rsidP="003162AB">
            <w:r w:rsidRPr="00532F44">
              <w:t>no</w:t>
            </w:r>
          </w:p>
        </w:tc>
        <w:tc>
          <w:tcPr>
            <w:tcW w:w="1701" w:type="dxa"/>
          </w:tcPr>
          <w:p w:rsidR="00C07FB1" w:rsidRPr="00532F44" w:rsidRDefault="00C07FB1" w:rsidP="002D3329">
            <w:r w:rsidRPr="00532F44">
              <w:t>Yes</w:t>
            </w:r>
          </w:p>
        </w:tc>
        <w:tc>
          <w:tcPr>
            <w:tcW w:w="1701" w:type="dxa"/>
          </w:tcPr>
          <w:p w:rsidR="00C07FB1" w:rsidRPr="003225C4" w:rsidRDefault="00C07FB1"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r w:rsidR="006E20FD" w:rsidTr="006E20FD">
        <w:trPr>
          <w:divId w:val="1548566716"/>
          <w:trHeight w:val="150"/>
        </w:trPr>
        <w:tc>
          <w:tcPr>
            <w:tcW w:w="8046" w:type="dxa"/>
          </w:tcPr>
          <w:tbl>
            <w:tblPr>
              <w:tblW w:w="7455" w:type="dxa"/>
              <w:tblInd w:w="93" w:type="dxa"/>
              <w:tblLook w:val="04A0" w:firstRow="1" w:lastRow="0" w:firstColumn="1" w:lastColumn="0" w:noHBand="0" w:noVBand="1"/>
              <w:tblPrChange w:id="573" w:author="Jon Minton" w:date="2012-12-19T15:11:00Z">
                <w:tblPr>
                  <w:tblW w:w="7455" w:type="dxa"/>
                  <w:tblInd w:w="93" w:type="dxa"/>
                  <w:tblLook w:val="04A0" w:firstRow="1" w:lastRow="0" w:firstColumn="1" w:lastColumn="0" w:noHBand="0" w:noVBand="1"/>
                </w:tblPr>
              </w:tblPrChange>
            </w:tblPr>
            <w:tblGrid>
              <w:gridCol w:w="531"/>
              <w:gridCol w:w="531"/>
              <w:gridCol w:w="526"/>
              <w:gridCol w:w="529"/>
              <w:gridCol w:w="529"/>
              <w:gridCol w:w="529"/>
              <w:gridCol w:w="529"/>
              <w:gridCol w:w="645"/>
              <w:gridCol w:w="645"/>
              <w:gridCol w:w="645"/>
              <w:gridCol w:w="645"/>
              <w:gridCol w:w="645"/>
              <w:gridCol w:w="526"/>
              <w:tblGridChange w:id="574">
                <w:tblGrid>
                  <w:gridCol w:w="531"/>
                  <w:gridCol w:w="531"/>
                  <w:gridCol w:w="526"/>
                  <w:gridCol w:w="529"/>
                  <w:gridCol w:w="529"/>
                  <w:gridCol w:w="529"/>
                  <w:gridCol w:w="529"/>
                  <w:gridCol w:w="645"/>
                  <w:gridCol w:w="645"/>
                  <w:gridCol w:w="645"/>
                  <w:gridCol w:w="645"/>
                  <w:gridCol w:w="645"/>
                  <w:gridCol w:w="526"/>
                </w:tblGrid>
              </w:tblGridChange>
            </w:tblGrid>
            <w:tr w:rsidR="006E20FD" w:rsidRPr="00BA0F69" w:rsidTr="00C07FB1">
              <w:trPr>
                <w:trHeight w:val="293"/>
                <w:trPrChange w:id="575" w:author="Jon Minton" w:date="2012-12-19T15:11:00Z">
                  <w:trPr>
                    <w:trHeight w:val="293"/>
                  </w:trPr>
                </w:trPrChange>
              </w:trPr>
              <w:tc>
                <w:tcPr>
                  <w:tcW w:w="1062" w:type="dxa"/>
                  <w:gridSpan w:val="2"/>
                  <w:tcBorders>
                    <w:top w:val="single" w:sz="4" w:space="0" w:color="auto"/>
                    <w:left w:val="single" w:sz="4" w:space="0" w:color="auto"/>
                    <w:bottom w:val="nil"/>
                    <w:right w:val="single" w:sz="4" w:space="0" w:color="000000"/>
                  </w:tcBorders>
                  <w:shd w:val="clear" w:color="auto" w:fill="auto"/>
                  <w:noWrap/>
                  <w:vAlign w:val="center"/>
                  <w:tcPrChange w:id="576" w:author="Jon Minton" w:date="2012-12-19T15:11:00Z">
                    <w:tcPr>
                      <w:tcW w:w="1062" w:type="dxa"/>
                      <w:gridSpan w:val="2"/>
                      <w:tcBorders>
                        <w:top w:val="single" w:sz="4" w:space="0" w:color="auto"/>
                        <w:left w:val="single" w:sz="4" w:space="0" w:color="auto"/>
                        <w:bottom w:val="nil"/>
                        <w:right w:val="single" w:sz="4" w:space="0" w:color="000000"/>
                      </w:tcBorders>
                      <w:shd w:val="clear" w:color="auto" w:fill="auto"/>
                      <w:noWrap/>
                      <w:vAlign w:val="center"/>
                    </w:tcPr>
                  </w:tcPrChange>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del w:id="577" w:author="Jon Minton" w:date="2012-12-19T15:11:00Z">
                    <w:r w:rsidRPr="00BA0F69" w:rsidDel="00C07FB1">
                      <w:rPr>
                        <w:rFonts w:ascii="Calibri" w:eastAsia="Times New Roman" w:hAnsi="Calibri" w:cs="Calibri"/>
                        <w:b/>
                        <w:bCs/>
                        <w:i/>
                        <w:iCs/>
                        <w:color w:val="000000"/>
                        <w:lang w:eastAsia="en-GB"/>
                      </w:rPr>
                      <w:delText>W_50</w:delText>
                    </w:r>
                  </w:del>
                </w:p>
              </w:tc>
              <w:tc>
                <w:tcPr>
                  <w:tcW w:w="6393" w:type="dxa"/>
                  <w:gridSpan w:val="11"/>
                  <w:tcBorders>
                    <w:top w:val="single" w:sz="4" w:space="0" w:color="auto"/>
                    <w:left w:val="nil"/>
                    <w:bottom w:val="single" w:sz="4" w:space="0" w:color="auto"/>
                    <w:right w:val="single" w:sz="4" w:space="0" w:color="auto"/>
                  </w:tcBorders>
                  <w:shd w:val="clear" w:color="auto" w:fill="auto"/>
                  <w:noWrap/>
                  <w:vAlign w:val="center"/>
                  <w:tcPrChange w:id="578" w:author="Jon Minton" w:date="2012-12-19T15:11:00Z">
                    <w:tcPr>
                      <w:tcW w:w="6393" w:type="dxa"/>
                      <w:gridSpan w:val="11"/>
                      <w:tcBorders>
                        <w:top w:val="single" w:sz="4" w:space="0" w:color="auto"/>
                        <w:left w:val="nil"/>
                        <w:bottom w:val="single" w:sz="4" w:space="0" w:color="auto"/>
                        <w:right w:val="single" w:sz="4" w:space="0" w:color="auto"/>
                      </w:tcBorders>
                      <w:shd w:val="clear" w:color="auto" w:fill="auto"/>
                      <w:noWrap/>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del w:id="579" w:author="Jon Minton" w:date="2012-12-19T15:11:00Z">
                    <w:r w:rsidRPr="00BA0F69" w:rsidDel="00C07FB1">
                      <w:rPr>
                        <w:rFonts w:ascii="Calibri" w:eastAsia="Times New Roman" w:hAnsi="Calibri" w:cs="Calibri"/>
                        <w:i/>
                        <w:iCs/>
                        <w:color w:val="000000"/>
                        <w:lang w:eastAsia="en-GB"/>
                      </w:rPr>
                      <w:delText>Sensitivity</w:delText>
                    </w:r>
                  </w:del>
                </w:p>
              </w:tc>
            </w:tr>
            <w:tr w:rsidR="006E20FD" w:rsidRPr="00BA0F69" w:rsidTr="00C07FB1">
              <w:trPr>
                <w:trHeight w:val="293"/>
                <w:trPrChange w:id="580" w:author="Jon Minton" w:date="2012-12-19T15:11:00Z">
                  <w:trPr>
                    <w:trHeight w:val="293"/>
                  </w:trPr>
                </w:trPrChange>
              </w:trPr>
              <w:tc>
                <w:tcPr>
                  <w:tcW w:w="1062" w:type="dxa"/>
                  <w:gridSpan w:val="2"/>
                  <w:tcBorders>
                    <w:top w:val="nil"/>
                    <w:left w:val="single" w:sz="4" w:space="0" w:color="auto"/>
                    <w:bottom w:val="single" w:sz="4" w:space="0" w:color="auto"/>
                    <w:right w:val="single" w:sz="4" w:space="0" w:color="000000"/>
                  </w:tcBorders>
                  <w:shd w:val="clear" w:color="auto" w:fill="auto"/>
                  <w:vAlign w:val="center"/>
                  <w:tcPrChange w:id="581" w:author="Jon Minton" w:date="2012-12-19T15:11:00Z">
                    <w:tcPr>
                      <w:tcW w:w="1062" w:type="dxa"/>
                      <w:gridSpan w:val="2"/>
                      <w:tcBorders>
                        <w:top w:val="nil"/>
                        <w:left w:val="single" w:sz="4" w:space="0" w:color="auto"/>
                        <w:bottom w:val="single" w:sz="4" w:space="0" w:color="auto"/>
                        <w:right w:val="single" w:sz="4" w:space="0" w:color="000000"/>
                      </w:tcBorders>
                      <w:shd w:val="clear" w:color="auto" w:fill="auto"/>
                      <w:vAlign w:val="center"/>
                    </w:tcPr>
                  </w:tcPrChange>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del w:id="582" w:author="Jon Minton" w:date="2012-12-19T15:11:00Z">
                    <w:r w:rsidRPr="00BA0F69" w:rsidDel="00C07FB1">
                      <w:rPr>
                        <w:rFonts w:ascii="Calibri" w:eastAsia="Times New Roman" w:hAnsi="Calibri" w:cs="Calibri"/>
                        <w:b/>
                        <w:bCs/>
                        <w:i/>
                        <w:iCs/>
                        <w:color w:val="000000"/>
                        <w:lang w:eastAsia="en-GB"/>
                      </w:rPr>
                      <w:delText>1_M</w:delText>
                    </w:r>
                  </w:del>
                </w:p>
              </w:tc>
              <w:tc>
                <w:tcPr>
                  <w:tcW w:w="526" w:type="dxa"/>
                  <w:tcBorders>
                    <w:top w:val="nil"/>
                    <w:left w:val="nil"/>
                    <w:bottom w:val="single" w:sz="4" w:space="0" w:color="auto"/>
                    <w:right w:val="single" w:sz="4" w:space="0" w:color="auto"/>
                  </w:tcBorders>
                  <w:shd w:val="clear" w:color="auto" w:fill="auto"/>
                  <w:noWrap/>
                  <w:vAlign w:val="bottom"/>
                  <w:tcPrChange w:id="583"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84" w:author="Jon Minton" w:date="2012-12-19T15:11:00Z">
                    <w:r w:rsidRPr="00BA0F69" w:rsidDel="00C07FB1">
                      <w:rPr>
                        <w:rFonts w:ascii="Calibri" w:eastAsia="Times New Roman" w:hAnsi="Calibri" w:cs="Calibri"/>
                        <w:b/>
                        <w:bCs/>
                        <w:color w:val="000000"/>
                        <w:lang w:eastAsia="en-GB"/>
                      </w:rPr>
                      <w:delText>0</w:delText>
                    </w:r>
                  </w:del>
                </w:p>
              </w:tc>
              <w:tc>
                <w:tcPr>
                  <w:tcW w:w="529" w:type="dxa"/>
                  <w:tcBorders>
                    <w:top w:val="nil"/>
                    <w:left w:val="nil"/>
                    <w:bottom w:val="single" w:sz="4" w:space="0" w:color="auto"/>
                    <w:right w:val="single" w:sz="4" w:space="0" w:color="auto"/>
                  </w:tcBorders>
                  <w:shd w:val="clear" w:color="auto" w:fill="auto"/>
                  <w:noWrap/>
                  <w:vAlign w:val="bottom"/>
                  <w:tcPrChange w:id="585"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86" w:author="Jon Minton" w:date="2012-12-19T15:11:00Z">
                    <w:r w:rsidRPr="00BA0F69" w:rsidDel="00C07FB1">
                      <w:rPr>
                        <w:rFonts w:ascii="Calibri" w:eastAsia="Times New Roman" w:hAnsi="Calibri" w:cs="Calibri"/>
                        <w:b/>
                        <w:bCs/>
                        <w:color w:val="000000"/>
                        <w:lang w:eastAsia="en-GB"/>
                      </w:rPr>
                      <w:delText>0.1</w:delText>
                    </w:r>
                  </w:del>
                </w:p>
              </w:tc>
              <w:tc>
                <w:tcPr>
                  <w:tcW w:w="529" w:type="dxa"/>
                  <w:tcBorders>
                    <w:top w:val="nil"/>
                    <w:left w:val="nil"/>
                    <w:bottom w:val="single" w:sz="4" w:space="0" w:color="auto"/>
                    <w:right w:val="single" w:sz="4" w:space="0" w:color="auto"/>
                  </w:tcBorders>
                  <w:shd w:val="clear" w:color="auto" w:fill="auto"/>
                  <w:noWrap/>
                  <w:vAlign w:val="bottom"/>
                  <w:tcPrChange w:id="587"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88" w:author="Jon Minton" w:date="2012-12-19T15:11:00Z">
                    <w:r w:rsidRPr="00BA0F69" w:rsidDel="00C07FB1">
                      <w:rPr>
                        <w:rFonts w:ascii="Calibri" w:eastAsia="Times New Roman" w:hAnsi="Calibri" w:cs="Calibri"/>
                        <w:b/>
                        <w:bCs/>
                        <w:color w:val="000000"/>
                        <w:lang w:eastAsia="en-GB"/>
                      </w:rPr>
                      <w:delText>0.2</w:delText>
                    </w:r>
                  </w:del>
                </w:p>
              </w:tc>
              <w:tc>
                <w:tcPr>
                  <w:tcW w:w="529" w:type="dxa"/>
                  <w:tcBorders>
                    <w:top w:val="nil"/>
                    <w:left w:val="nil"/>
                    <w:bottom w:val="single" w:sz="4" w:space="0" w:color="auto"/>
                    <w:right w:val="single" w:sz="4" w:space="0" w:color="auto"/>
                  </w:tcBorders>
                  <w:shd w:val="clear" w:color="auto" w:fill="auto"/>
                  <w:noWrap/>
                  <w:vAlign w:val="bottom"/>
                  <w:tcPrChange w:id="589"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90" w:author="Jon Minton" w:date="2012-12-19T15:11:00Z">
                    <w:r w:rsidRPr="00BA0F69" w:rsidDel="00C07FB1">
                      <w:rPr>
                        <w:rFonts w:ascii="Calibri" w:eastAsia="Times New Roman" w:hAnsi="Calibri" w:cs="Calibri"/>
                        <w:b/>
                        <w:bCs/>
                        <w:color w:val="000000"/>
                        <w:lang w:eastAsia="en-GB"/>
                      </w:rPr>
                      <w:delText>0.3</w:delText>
                    </w:r>
                  </w:del>
                </w:p>
              </w:tc>
              <w:tc>
                <w:tcPr>
                  <w:tcW w:w="529" w:type="dxa"/>
                  <w:tcBorders>
                    <w:top w:val="nil"/>
                    <w:left w:val="nil"/>
                    <w:bottom w:val="single" w:sz="4" w:space="0" w:color="auto"/>
                    <w:right w:val="single" w:sz="4" w:space="0" w:color="auto"/>
                  </w:tcBorders>
                  <w:shd w:val="clear" w:color="auto" w:fill="auto"/>
                  <w:noWrap/>
                  <w:vAlign w:val="bottom"/>
                  <w:tcPrChange w:id="591"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92" w:author="Jon Minton" w:date="2012-12-19T15:11:00Z">
                    <w:r w:rsidRPr="00BA0F69" w:rsidDel="00C07FB1">
                      <w:rPr>
                        <w:rFonts w:ascii="Calibri" w:eastAsia="Times New Roman" w:hAnsi="Calibri" w:cs="Calibri"/>
                        <w:b/>
                        <w:bCs/>
                        <w:color w:val="000000"/>
                        <w:lang w:eastAsia="en-GB"/>
                      </w:rPr>
                      <w:delText>0.4</w:delText>
                    </w:r>
                  </w:del>
                </w:p>
              </w:tc>
              <w:tc>
                <w:tcPr>
                  <w:tcW w:w="645" w:type="dxa"/>
                  <w:tcBorders>
                    <w:top w:val="nil"/>
                    <w:left w:val="nil"/>
                    <w:bottom w:val="single" w:sz="4" w:space="0" w:color="auto"/>
                    <w:right w:val="single" w:sz="4" w:space="0" w:color="auto"/>
                  </w:tcBorders>
                  <w:shd w:val="clear" w:color="auto" w:fill="auto"/>
                  <w:noWrap/>
                  <w:vAlign w:val="bottom"/>
                  <w:tcPrChange w:id="593"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94" w:author="Jon Minton" w:date="2012-12-19T15:11:00Z">
                    <w:r w:rsidRPr="00BA0F69" w:rsidDel="00C07FB1">
                      <w:rPr>
                        <w:rFonts w:ascii="Calibri" w:eastAsia="Times New Roman" w:hAnsi="Calibri" w:cs="Calibri"/>
                        <w:b/>
                        <w:bCs/>
                        <w:color w:val="000000"/>
                        <w:lang w:eastAsia="en-GB"/>
                      </w:rPr>
                      <w:delText>0.5</w:delText>
                    </w:r>
                  </w:del>
                </w:p>
              </w:tc>
              <w:tc>
                <w:tcPr>
                  <w:tcW w:w="645" w:type="dxa"/>
                  <w:tcBorders>
                    <w:top w:val="nil"/>
                    <w:left w:val="nil"/>
                    <w:bottom w:val="single" w:sz="4" w:space="0" w:color="auto"/>
                    <w:right w:val="single" w:sz="4" w:space="0" w:color="auto"/>
                  </w:tcBorders>
                  <w:shd w:val="clear" w:color="auto" w:fill="auto"/>
                  <w:noWrap/>
                  <w:vAlign w:val="bottom"/>
                  <w:tcPrChange w:id="595"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96" w:author="Jon Minton" w:date="2012-12-19T15:11:00Z">
                    <w:r w:rsidRPr="00BA0F69" w:rsidDel="00C07FB1">
                      <w:rPr>
                        <w:rFonts w:ascii="Calibri" w:eastAsia="Times New Roman" w:hAnsi="Calibri" w:cs="Calibri"/>
                        <w:b/>
                        <w:bCs/>
                        <w:color w:val="000000"/>
                        <w:lang w:eastAsia="en-GB"/>
                      </w:rPr>
                      <w:delText>0.6</w:delText>
                    </w:r>
                  </w:del>
                </w:p>
              </w:tc>
              <w:tc>
                <w:tcPr>
                  <w:tcW w:w="645" w:type="dxa"/>
                  <w:tcBorders>
                    <w:top w:val="nil"/>
                    <w:left w:val="nil"/>
                    <w:bottom w:val="single" w:sz="4" w:space="0" w:color="auto"/>
                    <w:right w:val="single" w:sz="4" w:space="0" w:color="auto"/>
                  </w:tcBorders>
                  <w:shd w:val="clear" w:color="auto" w:fill="auto"/>
                  <w:noWrap/>
                  <w:vAlign w:val="bottom"/>
                  <w:tcPrChange w:id="597"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598" w:author="Jon Minton" w:date="2012-12-19T15:11:00Z">
                    <w:r w:rsidRPr="00BA0F69" w:rsidDel="00C07FB1">
                      <w:rPr>
                        <w:rFonts w:ascii="Calibri" w:eastAsia="Times New Roman" w:hAnsi="Calibri" w:cs="Calibri"/>
                        <w:b/>
                        <w:bCs/>
                        <w:color w:val="000000"/>
                        <w:lang w:eastAsia="en-GB"/>
                      </w:rPr>
                      <w:delText>0.7</w:delText>
                    </w:r>
                  </w:del>
                </w:p>
              </w:tc>
              <w:tc>
                <w:tcPr>
                  <w:tcW w:w="645" w:type="dxa"/>
                  <w:tcBorders>
                    <w:top w:val="nil"/>
                    <w:left w:val="nil"/>
                    <w:bottom w:val="single" w:sz="4" w:space="0" w:color="auto"/>
                    <w:right w:val="single" w:sz="4" w:space="0" w:color="auto"/>
                  </w:tcBorders>
                  <w:shd w:val="clear" w:color="auto" w:fill="auto"/>
                  <w:noWrap/>
                  <w:vAlign w:val="bottom"/>
                  <w:tcPrChange w:id="599"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00" w:author="Jon Minton" w:date="2012-12-19T15:11:00Z">
                    <w:r w:rsidRPr="00BA0F69" w:rsidDel="00C07FB1">
                      <w:rPr>
                        <w:rFonts w:ascii="Calibri" w:eastAsia="Times New Roman" w:hAnsi="Calibri" w:cs="Calibri"/>
                        <w:b/>
                        <w:bCs/>
                        <w:color w:val="000000"/>
                        <w:lang w:eastAsia="en-GB"/>
                      </w:rPr>
                      <w:delText>0.8</w:delText>
                    </w:r>
                  </w:del>
                </w:p>
              </w:tc>
              <w:tc>
                <w:tcPr>
                  <w:tcW w:w="645" w:type="dxa"/>
                  <w:tcBorders>
                    <w:top w:val="nil"/>
                    <w:left w:val="nil"/>
                    <w:bottom w:val="single" w:sz="4" w:space="0" w:color="auto"/>
                    <w:right w:val="single" w:sz="4" w:space="0" w:color="auto"/>
                  </w:tcBorders>
                  <w:shd w:val="clear" w:color="auto" w:fill="auto"/>
                  <w:noWrap/>
                  <w:vAlign w:val="bottom"/>
                  <w:tcPrChange w:id="601"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02" w:author="Jon Minton" w:date="2012-12-19T15:11:00Z">
                    <w:r w:rsidRPr="00BA0F69" w:rsidDel="00C07FB1">
                      <w:rPr>
                        <w:rFonts w:ascii="Calibri" w:eastAsia="Times New Roman" w:hAnsi="Calibri" w:cs="Calibri"/>
                        <w:b/>
                        <w:bCs/>
                        <w:color w:val="000000"/>
                        <w:lang w:eastAsia="en-GB"/>
                      </w:rPr>
                      <w:delText>0.9</w:delText>
                    </w:r>
                  </w:del>
                </w:p>
              </w:tc>
              <w:tc>
                <w:tcPr>
                  <w:tcW w:w="526" w:type="dxa"/>
                  <w:tcBorders>
                    <w:top w:val="nil"/>
                    <w:left w:val="nil"/>
                    <w:bottom w:val="single" w:sz="4" w:space="0" w:color="auto"/>
                    <w:right w:val="single" w:sz="4" w:space="0" w:color="auto"/>
                  </w:tcBorders>
                  <w:shd w:val="clear" w:color="auto" w:fill="auto"/>
                  <w:noWrap/>
                  <w:vAlign w:val="bottom"/>
                  <w:tcPrChange w:id="603"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04" w:author="Jon Minton" w:date="2012-12-19T15:11:00Z">
                    <w:r w:rsidRPr="00BA0F69" w:rsidDel="00C07FB1">
                      <w:rPr>
                        <w:rFonts w:ascii="Calibri" w:eastAsia="Times New Roman" w:hAnsi="Calibri" w:cs="Calibri"/>
                        <w:b/>
                        <w:bCs/>
                        <w:color w:val="000000"/>
                        <w:lang w:eastAsia="en-GB"/>
                      </w:rPr>
                      <w:delText>1</w:delText>
                    </w:r>
                  </w:del>
                </w:p>
              </w:tc>
            </w:tr>
            <w:tr w:rsidR="006E20FD" w:rsidRPr="00BA0F69" w:rsidTr="00C07FB1">
              <w:trPr>
                <w:trHeight w:val="293"/>
                <w:trPrChange w:id="605" w:author="Jon Minton" w:date="2012-12-19T15:11:00Z">
                  <w:trPr>
                    <w:trHeight w:val="293"/>
                  </w:trPr>
                </w:trPrChange>
              </w:trPr>
              <w:tc>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tcPrChange w:id="606" w:author="Jon Minton" w:date="2012-12-19T15:11:00Z">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del w:id="607" w:author="Jon Minton" w:date="2012-12-19T15:11:00Z">
                    <w:r w:rsidRPr="00BA0F69" w:rsidDel="00C07FB1">
                      <w:rPr>
                        <w:rFonts w:ascii="Calibri" w:eastAsia="Times New Roman" w:hAnsi="Calibri" w:cs="Calibri"/>
                        <w:i/>
                        <w:iCs/>
                        <w:color w:val="000000"/>
                        <w:lang w:eastAsia="en-GB"/>
                      </w:rPr>
                      <w:delText>Specificity</w:delText>
                    </w:r>
                  </w:del>
                </w:p>
              </w:tc>
              <w:tc>
                <w:tcPr>
                  <w:tcW w:w="531" w:type="dxa"/>
                  <w:tcBorders>
                    <w:top w:val="nil"/>
                    <w:left w:val="nil"/>
                    <w:bottom w:val="single" w:sz="4" w:space="0" w:color="auto"/>
                    <w:right w:val="single" w:sz="4" w:space="0" w:color="auto"/>
                  </w:tcBorders>
                  <w:shd w:val="clear" w:color="auto" w:fill="auto"/>
                  <w:noWrap/>
                  <w:vAlign w:val="bottom"/>
                  <w:tcPrChange w:id="608"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09" w:author="Jon Minton" w:date="2012-12-19T15:11:00Z">
                    <w:r w:rsidRPr="00BA0F69" w:rsidDel="00C07FB1">
                      <w:rPr>
                        <w:rFonts w:ascii="Calibri" w:eastAsia="Times New Roman" w:hAnsi="Calibri" w:cs="Calibri"/>
                        <w:b/>
                        <w:bCs/>
                        <w:color w:val="000000"/>
                        <w:lang w:eastAsia="en-GB"/>
                      </w:rPr>
                      <w:delText>0</w:delText>
                    </w:r>
                  </w:del>
                </w:p>
              </w:tc>
              <w:tc>
                <w:tcPr>
                  <w:tcW w:w="526" w:type="dxa"/>
                  <w:tcBorders>
                    <w:top w:val="nil"/>
                    <w:left w:val="nil"/>
                    <w:bottom w:val="single" w:sz="4" w:space="0" w:color="auto"/>
                    <w:right w:val="single" w:sz="4" w:space="0" w:color="auto"/>
                  </w:tcBorders>
                  <w:shd w:val="clear" w:color="auto" w:fill="auto"/>
                  <w:noWrap/>
                  <w:vAlign w:val="bottom"/>
                  <w:tcPrChange w:id="61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11" w:author="Jon Minton" w:date="2012-12-19T15:11:00Z">
                    <w:r w:rsidRPr="00BA0F69" w:rsidDel="00C07FB1">
                      <w:rPr>
                        <w:rFonts w:ascii="Calibri" w:eastAsia="Times New Roman" w:hAnsi="Calibri" w:cs="Calibri"/>
                        <w:color w:val="000000"/>
                        <w:lang w:eastAsia="en-GB"/>
                      </w:rPr>
                      <w:delText>9.8</w:delText>
                    </w:r>
                  </w:del>
                </w:p>
              </w:tc>
              <w:tc>
                <w:tcPr>
                  <w:tcW w:w="529" w:type="dxa"/>
                  <w:tcBorders>
                    <w:top w:val="nil"/>
                    <w:left w:val="nil"/>
                    <w:bottom w:val="single" w:sz="4" w:space="0" w:color="auto"/>
                    <w:right w:val="single" w:sz="4" w:space="0" w:color="auto"/>
                  </w:tcBorders>
                  <w:shd w:val="clear" w:color="auto" w:fill="auto"/>
                  <w:noWrap/>
                  <w:vAlign w:val="bottom"/>
                  <w:tcPrChange w:id="61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13" w:author="Jon Minton" w:date="2012-12-19T15:11:00Z">
                    <w:r w:rsidRPr="00BA0F69" w:rsidDel="00C07FB1">
                      <w:rPr>
                        <w:rFonts w:ascii="Calibri" w:eastAsia="Times New Roman" w:hAnsi="Calibri" w:cs="Calibri"/>
                        <w:color w:val="000000"/>
                        <w:lang w:eastAsia="en-GB"/>
                      </w:rPr>
                      <w:delText>9.8</w:delText>
                    </w:r>
                  </w:del>
                </w:p>
              </w:tc>
              <w:tc>
                <w:tcPr>
                  <w:tcW w:w="529" w:type="dxa"/>
                  <w:tcBorders>
                    <w:top w:val="nil"/>
                    <w:left w:val="nil"/>
                    <w:bottom w:val="single" w:sz="4" w:space="0" w:color="auto"/>
                    <w:right w:val="single" w:sz="4" w:space="0" w:color="auto"/>
                  </w:tcBorders>
                  <w:shd w:val="clear" w:color="auto" w:fill="auto"/>
                  <w:noWrap/>
                  <w:vAlign w:val="bottom"/>
                  <w:tcPrChange w:id="61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15" w:author="Jon Minton" w:date="2012-12-19T15:11:00Z">
                    <w:r w:rsidRPr="00BA0F69" w:rsidDel="00C07FB1">
                      <w:rPr>
                        <w:rFonts w:ascii="Calibri" w:eastAsia="Times New Roman" w:hAnsi="Calibri" w:cs="Calibri"/>
                        <w:color w:val="000000"/>
                        <w:lang w:eastAsia="en-GB"/>
                      </w:rPr>
                      <w:delText>9.9</w:delText>
                    </w:r>
                  </w:del>
                </w:p>
              </w:tc>
              <w:tc>
                <w:tcPr>
                  <w:tcW w:w="529" w:type="dxa"/>
                  <w:tcBorders>
                    <w:top w:val="nil"/>
                    <w:left w:val="nil"/>
                    <w:bottom w:val="single" w:sz="4" w:space="0" w:color="auto"/>
                    <w:right w:val="single" w:sz="4" w:space="0" w:color="auto"/>
                  </w:tcBorders>
                  <w:shd w:val="clear" w:color="auto" w:fill="auto"/>
                  <w:noWrap/>
                  <w:vAlign w:val="bottom"/>
                  <w:tcPrChange w:id="61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17" w:author="Jon Minton" w:date="2012-12-19T15:11:00Z">
                    <w:r w:rsidRPr="00BA0F69" w:rsidDel="00C07FB1">
                      <w:rPr>
                        <w:rFonts w:ascii="Calibri" w:eastAsia="Times New Roman" w:hAnsi="Calibri" w:cs="Calibri"/>
                        <w:color w:val="000000"/>
                        <w:lang w:eastAsia="en-GB"/>
                      </w:rPr>
                      <w:delText>9.9</w:delText>
                    </w:r>
                  </w:del>
                </w:p>
              </w:tc>
              <w:tc>
                <w:tcPr>
                  <w:tcW w:w="529" w:type="dxa"/>
                  <w:tcBorders>
                    <w:top w:val="nil"/>
                    <w:left w:val="nil"/>
                    <w:bottom w:val="single" w:sz="4" w:space="0" w:color="auto"/>
                    <w:right w:val="single" w:sz="4" w:space="0" w:color="auto"/>
                  </w:tcBorders>
                  <w:shd w:val="clear" w:color="auto" w:fill="auto"/>
                  <w:noWrap/>
                  <w:vAlign w:val="bottom"/>
                  <w:tcPrChange w:id="61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19" w:author="Jon Minton" w:date="2012-12-19T15:11:00Z">
                    <w:r w:rsidRPr="00BA0F69" w:rsidDel="00C07FB1">
                      <w:rPr>
                        <w:rFonts w:ascii="Calibri" w:eastAsia="Times New Roman" w:hAnsi="Calibri" w:cs="Calibri"/>
                        <w:color w:val="000000"/>
                        <w:lang w:eastAsia="en-GB"/>
                      </w:rPr>
                      <w:delText>9.9</w:delText>
                    </w:r>
                  </w:del>
                </w:p>
              </w:tc>
              <w:tc>
                <w:tcPr>
                  <w:tcW w:w="645" w:type="dxa"/>
                  <w:tcBorders>
                    <w:top w:val="nil"/>
                    <w:left w:val="nil"/>
                    <w:bottom w:val="single" w:sz="4" w:space="0" w:color="auto"/>
                    <w:right w:val="single" w:sz="4" w:space="0" w:color="auto"/>
                  </w:tcBorders>
                  <w:shd w:val="clear" w:color="auto" w:fill="auto"/>
                  <w:noWrap/>
                  <w:vAlign w:val="bottom"/>
                  <w:tcPrChange w:id="62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21" w:author="Jon Minton" w:date="2012-12-19T15:11:00Z">
                    <w:r w:rsidRPr="00BA0F69" w:rsidDel="00C07FB1">
                      <w:rPr>
                        <w:rFonts w:ascii="Calibri" w:eastAsia="Times New Roman" w:hAnsi="Calibri" w:cs="Calibri"/>
                        <w:color w:val="000000"/>
                        <w:lang w:eastAsia="en-GB"/>
                      </w:rPr>
                      <w:delText>10.0</w:delText>
                    </w:r>
                  </w:del>
                </w:p>
              </w:tc>
              <w:tc>
                <w:tcPr>
                  <w:tcW w:w="645" w:type="dxa"/>
                  <w:tcBorders>
                    <w:top w:val="nil"/>
                    <w:left w:val="nil"/>
                    <w:bottom w:val="single" w:sz="4" w:space="0" w:color="auto"/>
                    <w:right w:val="single" w:sz="4" w:space="0" w:color="auto"/>
                  </w:tcBorders>
                  <w:shd w:val="clear" w:color="auto" w:fill="auto"/>
                  <w:noWrap/>
                  <w:vAlign w:val="bottom"/>
                  <w:tcPrChange w:id="62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23" w:author="Jon Minton" w:date="2012-12-19T15:11:00Z">
                    <w:r w:rsidRPr="00BA0F69" w:rsidDel="00C07FB1">
                      <w:rPr>
                        <w:rFonts w:ascii="Calibri" w:eastAsia="Times New Roman" w:hAnsi="Calibri" w:cs="Calibri"/>
                        <w:color w:val="000000"/>
                        <w:lang w:eastAsia="en-GB"/>
                      </w:rPr>
                      <w:delText>10.1</w:delText>
                    </w:r>
                  </w:del>
                </w:p>
              </w:tc>
              <w:tc>
                <w:tcPr>
                  <w:tcW w:w="645" w:type="dxa"/>
                  <w:tcBorders>
                    <w:top w:val="nil"/>
                    <w:left w:val="nil"/>
                    <w:bottom w:val="single" w:sz="4" w:space="0" w:color="auto"/>
                    <w:right w:val="single" w:sz="4" w:space="0" w:color="auto"/>
                  </w:tcBorders>
                  <w:shd w:val="clear" w:color="auto" w:fill="auto"/>
                  <w:noWrap/>
                  <w:vAlign w:val="bottom"/>
                  <w:tcPrChange w:id="62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25" w:author="Jon Minton" w:date="2012-12-19T15:11:00Z">
                    <w:r w:rsidRPr="00BA0F69" w:rsidDel="00C07FB1">
                      <w:rPr>
                        <w:rFonts w:ascii="Calibri" w:eastAsia="Times New Roman" w:hAnsi="Calibri" w:cs="Calibri"/>
                        <w:color w:val="000000"/>
                        <w:lang w:eastAsia="en-GB"/>
                      </w:rPr>
                      <w:delText>10.3</w:delText>
                    </w:r>
                  </w:del>
                </w:p>
              </w:tc>
              <w:tc>
                <w:tcPr>
                  <w:tcW w:w="645" w:type="dxa"/>
                  <w:tcBorders>
                    <w:top w:val="nil"/>
                    <w:left w:val="nil"/>
                    <w:bottom w:val="single" w:sz="4" w:space="0" w:color="auto"/>
                    <w:right w:val="single" w:sz="4" w:space="0" w:color="auto"/>
                  </w:tcBorders>
                  <w:shd w:val="clear" w:color="auto" w:fill="auto"/>
                  <w:noWrap/>
                  <w:vAlign w:val="bottom"/>
                  <w:tcPrChange w:id="62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27" w:author="Jon Minton" w:date="2012-12-19T15:11:00Z">
                    <w:r w:rsidRPr="00BA0F69" w:rsidDel="00C07FB1">
                      <w:rPr>
                        <w:rFonts w:ascii="Calibri" w:eastAsia="Times New Roman" w:hAnsi="Calibri" w:cs="Calibri"/>
                        <w:color w:val="000000"/>
                        <w:lang w:eastAsia="en-GB"/>
                      </w:rPr>
                      <w:delText>10.6</w:delText>
                    </w:r>
                  </w:del>
                </w:p>
              </w:tc>
              <w:tc>
                <w:tcPr>
                  <w:tcW w:w="645" w:type="dxa"/>
                  <w:tcBorders>
                    <w:top w:val="nil"/>
                    <w:left w:val="nil"/>
                    <w:bottom w:val="single" w:sz="4" w:space="0" w:color="auto"/>
                    <w:right w:val="single" w:sz="4" w:space="0" w:color="auto"/>
                  </w:tcBorders>
                  <w:shd w:val="clear" w:color="auto" w:fill="auto"/>
                  <w:noWrap/>
                  <w:vAlign w:val="bottom"/>
                  <w:tcPrChange w:id="62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29" w:author="Jon Minton" w:date="2012-12-19T15:11:00Z">
                    <w:r w:rsidRPr="00BA0F69" w:rsidDel="00C07FB1">
                      <w:rPr>
                        <w:rFonts w:ascii="Calibri" w:eastAsia="Times New Roman" w:hAnsi="Calibri" w:cs="Calibri"/>
                        <w:color w:val="000000"/>
                        <w:lang w:eastAsia="en-GB"/>
                      </w:rPr>
                      <w:delText>11.6</w:delText>
                    </w:r>
                  </w:del>
                </w:p>
              </w:tc>
              <w:tc>
                <w:tcPr>
                  <w:tcW w:w="526" w:type="dxa"/>
                  <w:tcBorders>
                    <w:top w:val="nil"/>
                    <w:left w:val="nil"/>
                    <w:bottom w:val="single" w:sz="4" w:space="0" w:color="auto"/>
                    <w:right w:val="single" w:sz="4" w:space="0" w:color="auto"/>
                  </w:tcBorders>
                  <w:shd w:val="clear" w:color="auto" w:fill="auto"/>
                  <w:noWrap/>
                  <w:vAlign w:val="bottom"/>
                  <w:tcPrChange w:id="63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31" w:author="Jon Minton" w:date="2012-12-19T15:11:00Z">
                    <w:r w:rsidDel="00C07FB1">
                      <w:rPr>
                        <w:rFonts w:ascii="Calibri" w:eastAsia="Times New Roman" w:hAnsi="Calibri" w:cs="Calibri"/>
                        <w:color w:val="000000"/>
                        <w:lang w:eastAsia="en-GB"/>
                      </w:rPr>
                      <w:delText>∞</w:delText>
                    </w:r>
                  </w:del>
                </w:p>
              </w:tc>
            </w:tr>
            <w:tr w:rsidR="006E20FD" w:rsidRPr="00BA0F69" w:rsidTr="00C07FB1">
              <w:trPr>
                <w:trHeight w:val="293"/>
                <w:trPrChange w:id="632"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633"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634"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35" w:author="Jon Minton" w:date="2012-12-19T15:11:00Z">
                    <w:r w:rsidRPr="00BA0F69" w:rsidDel="00C07FB1">
                      <w:rPr>
                        <w:rFonts w:ascii="Calibri" w:eastAsia="Times New Roman" w:hAnsi="Calibri" w:cs="Calibri"/>
                        <w:b/>
                        <w:bCs/>
                        <w:color w:val="000000"/>
                        <w:lang w:eastAsia="en-GB"/>
                      </w:rPr>
                      <w:delText>0.1</w:delText>
                    </w:r>
                  </w:del>
                </w:p>
              </w:tc>
              <w:tc>
                <w:tcPr>
                  <w:tcW w:w="526" w:type="dxa"/>
                  <w:tcBorders>
                    <w:top w:val="nil"/>
                    <w:left w:val="nil"/>
                    <w:bottom w:val="single" w:sz="4" w:space="0" w:color="auto"/>
                    <w:right w:val="single" w:sz="4" w:space="0" w:color="auto"/>
                  </w:tcBorders>
                  <w:shd w:val="clear" w:color="auto" w:fill="auto"/>
                  <w:noWrap/>
                  <w:vAlign w:val="bottom"/>
                  <w:tcPrChange w:id="636"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37" w:author="Jon Minton" w:date="2012-12-19T15:11:00Z">
                    <w:r w:rsidRPr="00BA0F69" w:rsidDel="00C07FB1">
                      <w:rPr>
                        <w:rFonts w:ascii="Calibri" w:eastAsia="Times New Roman" w:hAnsi="Calibri" w:cs="Calibri"/>
                        <w:color w:val="000000"/>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tcPrChange w:id="63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39" w:author="Jon Minton" w:date="2012-12-19T15:11:00Z">
                    <w:r w:rsidRPr="00BA0F69" w:rsidDel="00C07FB1">
                      <w:rPr>
                        <w:rFonts w:ascii="Calibri" w:eastAsia="Times New Roman" w:hAnsi="Calibri" w:cs="Calibri"/>
                        <w:color w:val="000000"/>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tcPrChange w:id="64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41" w:author="Jon Minton" w:date="2012-12-19T15:11:00Z">
                    <w:r w:rsidRPr="00BA0F69" w:rsidDel="00C07FB1">
                      <w:rPr>
                        <w:rFonts w:ascii="Calibri" w:eastAsia="Times New Roman" w:hAnsi="Calibri" w:cs="Calibri"/>
                        <w:color w:val="000000"/>
                        <w:lang w:eastAsia="en-GB"/>
                      </w:rPr>
                      <w:delText>9.3</w:delText>
                    </w:r>
                  </w:del>
                </w:p>
              </w:tc>
              <w:tc>
                <w:tcPr>
                  <w:tcW w:w="529" w:type="dxa"/>
                  <w:tcBorders>
                    <w:top w:val="nil"/>
                    <w:left w:val="nil"/>
                    <w:bottom w:val="single" w:sz="4" w:space="0" w:color="auto"/>
                    <w:right w:val="single" w:sz="4" w:space="0" w:color="auto"/>
                  </w:tcBorders>
                  <w:shd w:val="clear" w:color="auto" w:fill="auto"/>
                  <w:noWrap/>
                  <w:vAlign w:val="bottom"/>
                  <w:tcPrChange w:id="64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43" w:author="Jon Minton" w:date="2012-12-19T15:11:00Z">
                    <w:r w:rsidRPr="00BA0F69" w:rsidDel="00C07FB1">
                      <w:rPr>
                        <w:rFonts w:ascii="Calibri" w:eastAsia="Times New Roman" w:hAnsi="Calibri" w:cs="Calibri"/>
                        <w:color w:val="000000"/>
                        <w:lang w:eastAsia="en-GB"/>
                      </w:rPr>
                      <w:delText>9.2</w:delText>
                    </w:r>
                  </w:del>
                </w:p>
              </w:tc>
              <w:tc>
                <w:tcPr>
                  <w:tcW w:w="529" w:type="dxa"/>
                  <w:tcBorders>
                    <w:top w:val="nil"/>
                    <w:left w:val="nil"/>
                    <w:bottom w:val="single" w:sz="4" w:space="0" w:color="auto"/>
                    <w:right w:val="single" w:sz="4" w:space="0" w:color="auto"/>
                  </w:tcBorders>
                  <w:shd w:val="clear" w:color="auto" w:fill="auto"/>
                  <w:noWrap/>
                  <w:vAlign w:val="bottom"/>
                  <w:tcPrChange w:id="64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45" w:author="Jon Minton" w:date="2012-12-19T15:11:00Z">
                    <w:r w:rsidRPr="00BA0F69" w:rsidDel="00C07FB1">
                      <w:rPr>
                        <w:rFonts w:ascii="Calibri" w:eastAsia="Times New Roman" w:hAnsi="Calibri" w:cs="Calibri"/>
                        <w:color w:val="000000"/>
                        <w:lang w:eastAsia="en-GB"/>
                      </w:rPr>
                      <w:delText>9.1</w:delText>
                    </w:r>
                  </w:del>
                </w:p>
              </w:tc>
              <w:tc>
                <w:tcPr>
                  <w:tcW w:w="645" w:type="dxa"/>
                  <w:tcBorders>
                    <w:top w:val="nil"/>
                    <w:left w:val="nil"/>
                    <w:bottom w:val="single" w:sz="4" w:space="0" w:color="auto"/>
                    <w:right w:val="single" w:sz="4" w:space="0" w:color="auto"/>
                  </w:tcBorders>
                  <w:shd w:val="clear" w:color="auto" w:fill="auto"/>
                  <w:noWrap/>
                  <w:vAlign w:val="bottom"/>
                  <w:tcPrChange w:id="64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47" w:author="Jon Minton" w:date="2012-12-19T15:11:00Z">
                    <w:r w:rsidRPr="00BA0F69" w:rsidDel="00C07FB1">
                      <w:rPr>
                        <w:rFonts w:ascii="Calibri" w:eastAsia="Times New Roman" w:hAnsi="Calibri" w:cs="Calibri"/>
                        <w:color w:val="000000"/>
                        <w:lang w:eastAsia="en-GB"/>
                      </w:rPr>
                      <w:delText>9.1</w:delText>
                    </w:r>
                  </w:del>
                </w:p>
              </w:tc>
              <w:tc>
                <w:tcPr>
                  <w:tcW w:w="645" w:type="dxa"/>
                  <w:tcBorders>
                    <w:top w:val="nil"/>
                    <w:left w:val="nil"/>
                    <w:bottom w:val="single" w:sz="4" w:space="0" w:color="auto"/>
                    <w:right w:val="single" w:sz="4" w:space="0" w:color="auto"/>
                  </w:tcBorders>
                  <w:shd w:val="clear" w:color="auto" w:fill="auto"/>
                  <w:noWrap/>
                  <w:vAlign w:val="bottom"/>
                  <w:tcPrChange w:id="64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49" w:author="Jon Minton" w:date="2012-12-19T15:11:00Z">
                    <w:r w:rsidRPr="00BA0F69" w:rsidDel="00C07FB1">
                      <w:rPr>
                        <w:rFonts w:ascii="Calibri" w:eastAsia="Times New Roman" w:hAnsi="Calibri" w:cs="Calibri"/>
                        <w:color w:val="000000"/>
                        <w:lang w:eastAsia="en-GB"/>
                      </w:rPr>
                      <w:delText>9.0</w:delText>
                    </w:r>
                  </w:del>
                </w:p>
              </w:tc>
              <w:tc>
                <w:tcPr>
                  <w:tcW w:w="645" w:type="dxa"/>
                  <w:tcBorders>
                    <w:top w:val="nil"/>
                    <w:left w:val="nil"/>
                    <w:bottom w:val="single" w:sz="4" w:space="0" w:color="auto"/>
                    <w:right w:val="single" w:sz="4" w:space="0" w:color="auto"/>
                  </w:tcBorders>
                  <w:shd w:val="clear" w:color="auto" w:fill="auto"/>
                  <w:noWrap/>
                  <w:vAlign w:val="bottom"/>
                  <w:tcPrChange w:id="65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51" w:author="Jon Minton" w:date="2012-12-19T15:11:00Z">
                    <w:r w:rsidRPr="00BA0F69" w:rsidDel="00C07FB1">
                      <w:rPr>
                        <w:rFonts w:ascii="Calibri" w:eastAsia="Times New Roman" w:hAnsi="Calibri" w:cs="Calibri"/>
                        <w:color w:val="000000"/>
                        <w:lang w:eastAsia="en-GB"/>
                      </w:rPr>
                      <w:delText>8.8</w:delText>
                    </w:r>
                  </w:del>
                </w:p>
              </w:tc>
              <w:tc>
                <w:tcPr>
                  <w:tcW w:w="645" w:type="dxa"/>
                  <w:tcBorders>
                    <w:top w:val="nil"/>
                    <w:left w:val="nil"/>
                    <w:bottom w:val="single" w:sz="4" w:space="0" w:color="auto"/>
                    <w:right w:val="single" w:sz="4" w:space="0" w:color="auto"/>
                  </w:tcBorders>
                  <w:shd w:val="clear" w:color="auto" w:fill="auto"/>
                  <w:noWrap/>
                  <w:vAlign w:val="bottom"/>
                  <w:tcPrChange w:id="65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53" w:author="Jon Minton" w:date="2012-12-19T15:11:00Z">
                    <w:r w:rsidRPr="00BA0F69" w:rsidDel="00C07FB1">
                      <w:rPr>
                        <w:rFonts w:ascii="Calibri" w:eastAsia="Times New Roman" w:hAnsi="Calibri" w:cs="Calibri"/>
                        <w:color w:val="000000"/>
                        <w:lang w:eastAsia="en-GB"/>
                      </w:rPr>
                      <w:delText>8.5</w:delText>
                    </w:r>
                  </w:del>
                </w:p>
              </w:tc>
              <w:tc>
                <w:tcPr>
                  <w:tcW w:w="645" w:type="dxa"/>
                  <w:tcBorders>
                    <w:top w:val="nil"/>
                    <w:left w:val="nil"/>
                    <w:bottom w:val="single" w:sz="4" w:space="0" w:color="auto"/>
                    <w:right w:val="single" w:sz="4" w:space="0" w:color="auto"/>
                  </w:tcBorders>
                  <w:shd w:val="clear" w:color="auto" w:fill="auto"/>
                  <w:noWrap/>
                  <w:vAlign w:val="bottom"/>
                  <w:tcPrChange w:id="65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55" w:author="Jon Minton" w:date="2012-12-19T15:11:00Z">
                    <w:r w:rsidRPr="00BA0F69" w:rsidDel="00C07FB1">
                      <w:rPr>
                        <w:rFonts w:ascii="Calibri" w:eastAsia="Times New Roman" w:hAnsi="Calibri" w:cs="Calibri"/>
                        <w:color w:val="000000"/>
                        <w:lang w:eastAsia="en-GB"/>
                      </w:rPr>
                      <w:delText>7.8</w:delText>
                    </w:r>
                  </w:del>
                </w:p>
              </w:tc>
              <w:tc>
                <w:tcPr>
                  <w:tcW w:w="526" w:type="dxa"/>
                  <w:tcBorders>
                    <w:top w:val="nil"/>
                    <w:left w:val="nil"/>
                    <w:bottom w:val="single" w:sz="4" w:space="0" w:color="auto"/>
                    <w:right w:val="single" w:sz="4" w:space="0" w:color="auto"/>
                  </w:tcBorders>
                  <w:shd w:val="clear" w:color="auto" w:fill="auto"/>
                  <w:noWrap/>
                  <w:vAlign w:val="bottom"/>
                  <w:tcPrChange w:id="656"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57" w:author="Jon Minton" w:date="2012-12-19T15:11:00Z">
                    <w:r w:rsidRPr="00BA0F69" w:rsidDel="00C07FB1">
                      <w:rPr>
                        <w:rFonts w:ascii="Calibri" w:eastAsia="Times New Roman" w:hAnsi="Calibri" w:cs="Calibri"/>
                        <w:color w:val="000000"/>
                        <w:lang w:eastAsia="en-GB"/>
                      </w:rPr>
                      <w:delText>5.6</w:delText>
                    </w:r>
                  </w:del>
                </w:p>
              </w:tc>
            </w:tr>
            <w:tr w:rsidR="006E20FD" w:rsidRPr="00BA0F69" w:rsidTr="00C07FB1">
              <w:trPr>
                <w:trHeight w:val="293"/>
                <w:trPrChange w:id="658"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659"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660"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61" w:author="Jon Minton" w:date="2012-12-19T15:11:00Z">
                    <w:r w:rsidRPr="00BA0F69" w:rsidDel="00C07FB1">
                      <w:rPr>
                        <w:rFonts w:ascii="Calibri" w:eastAsia="Times New Roman" w:hAnsi="Calibri" w:cs="Calibri"/>
                        <w:b/>
                        <w:bCs/>
                        <w:color w:val="000000"/>
                        <w:lang w:eastAsia="en-GB"/>
                      </w:rPr>
                      <w:delText>0.2</w:delText>
                    </w:r>
                  </w:del>
                </w:p>
              </w:tc>
              <w:tc>
                <w:tcPr>
                  <w:tcW w:w="526" w:type="dxa"/>
                  <w:tcBorders>
                    <w:top w:val="nil"/>
                    <w:left w:val="nil"/>
                    <w:bottom w:val="single" w:sz="4" w:space="0" w:color="auto"/>
                    <w:right w:val="single" w:sz="4" w:space="0" w:color="auto"/>
                  </w:tcBorders>
                  <w:shd w:val="clear" w:color="auto" w:fill="auto"/>
                  <w:noWrap/>
                  <w:vAlign w:val="bottom"/>
                  <w:tcPrChange w:id="662"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63" w:author="Jon Minton" w:date="2012-12-19T15:11:00Z">
                    <w:r w:rsidRPr="00BA0F69" w:rsidDel="00C07FB1">
                      <w:rPr>
                        <w:rFonts w:ascii="Calibri" w:eastAsia="Times New Roman" w:hAnsi="Calibri" w:cs="Calibri"/>
                        <w:color w:val="000000"/>
                        <w:lang w:eastAsia="en-GB"/>
                      </w:rPr>
                      <w:delText>8.9</w:delText>
                    </w:r>
                  </w:del>
                </w:p>
              </w:tc>
              <w:tc>
                <w:tcPr>
                  <w:tcW w:w="529" w:type="dxa"/>
                  <w:tcBorders>
                    <w:top w:val="nil"/>
                    <w:left w:val="nil"/>
                    <w:bottom w:val="single" w:sz="4" w:space="0" w:color="auto"/>
                    <w:right w:val="single" w:sz="4" w:space="0" w:color="auto"/>
                  </w:tcBorders>
                  <w:shd w:val="clear" w:color="auto" w:fill="auto"/>
                  <w:noWrap/>
                  <w:vAlign w:val="bottom"/>
                  <w:tcPrChange w:id="66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65" w:author="Jon Minton" w:date="2012-12-19T15:11:00Z">
                    <w:r w:rsidRPr="00BA0F69" w:rsidDel="00C07FB1">
                      <w:rPr>
                        <w:rFonts w:ascii="Calibri" w:eastAsia="Times New Roman" w:hAnsi="Calibri" w:cs="Calibri"/>
                        <w:color w:val="000000"/>
                        <w:lang w:eastAsia="en-GB"/>
                      </w:rPr>
                      <w:delText>8.8</w:delText>
                    </w:r>
                  </w:del>
                </w:p>
              </w:tc>
              <w:tc>
                <w:tcPr>
                  <w:tcW w:w="529" w:type="dxa"/>
                  <w:tcBorders>
                    <w:top w:val="nil"/>
                    <w:left w:val="nil"/>
                    <w:bottom w:val="single" w:sz="4" w:space="0" w:color="auto"/>
                    <w:right w:val="single" w:sz="4" w:space="0" w:color="auto"/>
                  </w:tcBorders>
                  <w:shd w:val="clear" w:color="auto" w:fill="auto"/>
                  <w:noWrap/>
                  <w:vAlign w:val="bottom"/>
                  <w:tcPrChange w:id="66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67" w:author="Jon Minton" w:date="2012-12-19T15:11:00Z">
                    <w:r w:rsidRPr="00BA0F69" w:rsidDel="00C07FB1">
                      <w:rPr>
                        <w:rFonts w:ascii="Calibri" w:eastAsia="Times New Roman" w:hAnsi="Calibri" w:cs="Calibri"/>
                        <w:color w:val="000000"/>
                        <w:lang w:eastAsia="en-GB"/>
                      </w:rPr>
                      <w:delText>8.7</w:delText>
                    </w:r>
                  </w:del>
                </w:p>
              </w:tc>
              <w:tc>
                <w:tcPr>
                  <w:tcW w:w="529" w:type="dxa"/>
                  <w:tcBorders>
                    <w:top w:val="nil"/>
                    <w:left w:val="nil"/>
                    <w:bottom w:val="single" w:sz="4" w:space="0" w:color="auto"/>
                    <w:right w:val="single" w:sz="4" w:space="0" w:color="auto"/>
                  </w:tcBorders>
                  <w:shd w:val="clear" w:color="auto" w:fill="auto"/>
                  <w:noWrap/>
                  <w:vAlign w:val="bottom"/>
                  <w:tcPrChange w:id="66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69" w:author="Jon Minton" w:date="2012-12-19T15:11:00Z">
                    <w:r w:rsidRPr="00BA0F69" w:rsidDel="00C07FB1">
                      <w:rPr>
                        <w:rFonts w:ascii="Calibri" w:eastAsia="Times New Roman" w:hAnsi="Calibri" w:cs="Calibri"/>
                        <w:color w:val="000000"/>
                        <w:lang w:eastAsia="en-GB"/>
                      </w:rPr>
                      <w:delText>8.6</w:delText>
                    </w:r>
                  </w:del>
                </w:p>
              </w:tc>
              <w:tc>
                <w:tcPr>
                  <w:tcW w:w="529" w:type="dxa"/>
                  <w:tcBorders>
                    <w:top w:val="nil"/>
                    <w:left w:val="nil"/>
                    <w:bottom w:val="single" w:sz="4" w:space="0" w:color="auto"/>
                    <w:right w:val="single" w:sz="4" w:space="0" w:color="auto"/>
                  </w:tcBorders>
                  <w:shd w:val="clear" w:color="auto" w:fill="auto"/>
                  <w:noWrap/>
                  <w:vAlign w:val="bottom"/>
                  <w:tcPrChange w:id="67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71" w:author="Jon Minton" w:date="2012-12-19T15:11:00Z">
                    <w:r w:rsidRPr="00BA0F69" w:rsidDel="00C07FB1">
                      <w:rPr>
                        <w:rFonts w:ascii="Calibri" w:eastAsia="Times New Roman" w:hAnsi="Calibri" w:cs="Calibri"/>
                        <w:color w:val="000000"/>
                        <w:lang w:eastAsia="en-GB"/>
                      </w:rPr>
                      <w:delText>8.5</w:delText>
                    </w:r>
                  </w:del>
                </w:p>
              </w:tc>
              <w:tc>
                <w:tcPr>
                  <w:tcW w:w="645" w:type="dxa"/>
                  <w:tcBorders>
                    <w:top w:val="nil"/>
                    <w:left w:val="nil"/>
                    <w:bottom w:val="single" w:sz="4" w:space="0" w:color="auto"/>
                    <w:right w:val="single" w:sz="4" w:space="0" w:color="auto"/>
                  </w:tcBorders>
                  <w:shd w:val="clear" w:color="auto" w:fill="auto"/>
                  <w:noWrap/>
                  <w:vAlign w:val="bottom"/>
                  <w:tcPrChange w:id="67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73" w:author="Jon Minton" w:date="2012-12-19T15:11:00Z">
                    <w:r w:rsidRPr="00BA0F69" w:rsidDel="00C07FB1">
                      <w:rPr>
                        <w:rFonts w:ascii="Calibri" w:eastAsia="Times New Roman" w:hAnsi="Calibri" w:cs="Calibri"/>
                        <w:color w:val="000000"/>
                        <w:lang w:eastAsia="en-GB"/>
                      </w:rPr>
                      <w:delText>8.4</w:delText>
                    </w:r>
                  </w:del>
                </w:p>
              </w:tc>
              <w:tc>
                <w:tcPr>
                  <w:tcW w:w="645" w:type="dxa"/>
                  <w:tcBorders>
                    <w:top w:val="nil"/>
                    <w:left w:val="nil"/>
                    <w:bottom w:val="single" w:sz="4" w:space="0" w:color="auto"/>
                    <w:right w:val="single" w:sz="4" w:space="0" w:color="auto"/>
                  </w:tcBorders>
                  <w:shd w:val="clear" w:color="auto" w:fill="auto"/>
                  <w:noWrap/>
                  <w:vAlign w:val="bottom"/>
                  <w:tcPrChange w:id="67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75" w:author="Jon Minton" w:date="2012-12-19T15:11:00Z">
                    <w:r w:rsidRPr="00BA0F69" w:rsidDel="00C07FB1">
                      <w:rPr>
                        <w:rFonts w:ascii="Calibri" w:eastAsia="Times New Roman" w:hAnsi="Calibri" w:cs="Calibri"/>
                        <w:color w:val="000000"/>
                        <w:lang w:eastAsia="en-GB"/>
                      </w:rPr>
                      <w:delText>8.1</w:delText>
                    </w:r>
                  </w:del>
                </w:p>
              </w:tc>
              <w:tc>
                <w:tcPr>
                  <w:tcW w:w="645" w:type="dxa"/>
                  <w:tcBorders>
                    <w:top w:val="nil"/>
                    <w:left w:val="nil"/>
                    <w:bottom w:val="single" w:sz="4" w:space="0" w:color="auto"/>
                    <w:right w:val="single" w:sz="4" w:space="0" w:color="auto"/>
                  </w:tcBorders>
                  <w:shd w:val="clear" w:color="auto" w:fill="auto"/>
                  <w:noWrap/>
                  <w:vAlign w:val="bottom"/>
                  <w:tcPrChange w:id="67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77" w:author="Jon Minton" w:date="2012-12-19T15:11:00Z">
                    <w:r w:rsidRPr="00BA0F69" w:rsidDel="00C07FB1">
                      <w:rPr>
                        <w:rFonts w:ascii="Calibri" w:eastAsia="Times New Roman" w:hAnsi="Calibri" w:cs="Calibri"/>
                        <w:color w:val="000000"/>
                        <w:lang w:eastAsia="en-GB"/>
                      </w:rPr>
                      <w:delText>7.8</w:delText>
                    </w:r>
                  </w:del>
                </w:p>
              </w:tc>
              <w:tc>
                <w:tcPr>
                  <w:tcW w:w="645" w:type="dxa"/>
                  <w:tcBorders>
                    <w:top w:val="nil"/>
                    <w:left w:val="nil"/>
                    <w:bottom w:val="single" w:sz="4" w:space="0" w:color="auto"/>
                    <w:right w:val="single" w:sz="4" w:space="0" w:color="auto"/>
                  </w:tcBorders>
                  <w:shd w:val="clear" w:color="auto" w:fill="auto"/>
                  <w:noWrap/>
                  <w:vAlign w:val="bottom"/>
                  <w:tcPrChange w:id="67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79" w:author="Jon Minton" w:date="2012-12-19T15:11:00Z">
                    <w:r w:rsidRPr="00BA0F69" w:rsidDel="00C07FB1">
                      <w:rPr>
                        <w:rFonts w:ascii="Calibri" w:eastAsia="Times New Roman" w:hAnsi="Calibri" w:cs="Calibri"/>
                        <w:color w:val="000000"/>
                        <w:lang w:eastAsia="en-GB"/>
                      </w:rPr>
                      <w:delText>7.3</w:delText>
                    </w:r>
                  </w:del>
                </w:p>
              </w:tc>
              <w:tc>
                <w:tcPr>
                  <w:tcW w:w="645" w:type="dxa"/>
                  <w:tcBorders>
                    <w:top w:val="nil"/>
                    <w:left w:val="nil"/>
                    <w:bottom w:val="single" w:sz="4" w:space="0" w:color="auto"/>
                    <w:right w:val="single" w:sz="4" w:space="0" w:color="auto"/>
                  </w:tcBorders>
                  <w:shd w:val="clear" w:color="auto" w:fill="auto"/>
                  <w:noWrap/>
                  <w:vAlign w:val="bottom"/>
                  <w:tcPrChange w:id="68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81" w:author="Jon Minton" w:date="2012-12-19T15:11:00Z">
                    <w:r w:rsidRPr="00BA0F69" w:rsidDel="00C07FB1">
                      <w:rPr>
                        <w:rFonts w:ascii="Calibri" w:eastAsia="Times New Roman" w:hAnsi="Calibri" w:cs="Calibri"/>
                        <w:color w:val="000000"/>
                        <w:lang w:eastAsia="en-GB"/>
                      </w:rPr>
                      <w:delText>6.4</w:delText>
                    </w:r>
                  </w:del>
                </w:p>
              </w:tc>
              <w:tc>
                <w:tcPr>
                  <w:tcW w:w="526" w:type="dxa"/>
                  <w:tcBorders>
                    <w:top w:val="nil"/>
                    <w:left w:val="nil"/>
                    <w:bottom w:val="single" w:sz="4" w:space="0" w:color="auto"/>
                    <w:right w:val="single" w:sz="4" w:space="0" w:color="auto"/>
                  </w:tcBorders>
                  <w:shd w:val="clear" w:color="auto" w:fill="auto"/>
                  <w:noWrap/>
                  <w:vAlign w:val="bottom"/>
                  <w:tcPrChange w:id="682"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83" w:author="Jon Minton" w:date="2012-12-19T15:11:00Z">
                    <w:r w:rsidRPr="00BA0F69" w:rsidDel="00C07FB1">
                      <w:rPr>
                        <w:rFonts w:ascii="Calibri" w:eastAsia="Times New Roman" w:hAnsi="Calibri" w:cs="Calibri"/>
                        <w:color w:val="000000"/>
                        <w:lang w:eastAsia="en-GB"/>
                      </w:rPr>
                      <w:delText>4.3</w:delText>
                    </w:r>
                  </w:del>
                </w:p>
              </w:tc>
            </w:tr>
            <w:tr w:rsidR="006E20FD" w:rsidRPr="00BA0F69" w:rsidTr="00C07FB1">
              <w:trPr>
                <w:trHeight w:val="293"/>
                <w:trPrChange w:id="684"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685"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686"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687" w:author="Jon Minton" w:date="2012-12-19T15:11:00Z">
                    <w:r w:rsidRPr="00BA0F69" w:rsidDel="00C07FB1">
                      <w:rPr>
                        <w:rFonts w:ascii="Calibri" w:eastAsia="Times New Roman" w:hAnsi="Calibri" w:cs="Calibri"/>
                        <w:b/>
                        <w:bCs/>
                        <w:color w:val="000000"/>
                        <w:lang w:eastAsia="en-GB"/>
                      </w:rPr>
                      <w:delText>0.3</w:delText>
                    </w:r>
                  </w:del>
                </w:p>
              </w:tc>
              <w:tc>
                <w:tcPr>
                  <w:tcW w:w="526" w:type="dxa"/>
                  <w:tcBorders>
                    <w:top w:val="nil"/>
                    <w:left w:val="nil"/>
                    <w:bottom w:val="single" w:sz="4" w:space="0" w:color="auto"/>
                    <w:right w:val="single" w:sz="4" w:space="0" w:color="auto"/>
                  </w:tcBorders>
                  <w:shd w:val="clear" w:color="auto" w:fill="auto"/>
                  <w:noWrap/>
                  <w:vAlign w:val="bottom"/>
                  <w:tcPrChange w:id="688"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89" w:author="Jon Minton" w:date="2012-12-19T15:11:00Z">
                    <w:r w:rsidRPr="00BA0F69" w:rsidDel="00C07FB1">
                      <w:rPr>
                        <w:rFonts w:ascii="Calibri" w:eastAsia="Times New Roman" w:hAnsi="Calibri" w:cs="Calibri"/>
                        <w:color w:val="000000"/>
                        <w:lang w:eastAsia="en-GB"/>
                      </w:rPr>
                      <w:delText>8.5</w:delText>
                    </w:r>
                  </w:del>
                </w:p>
              </w:tc>
              <w:tc>
                <w:tcPr>
                  <w:tcW w:w="529" w:type="dxa"/>
                  <w:tcBorders>
                    <w:top w:val="nil"/>
                    <w:left w:val="nil"/>
                    <w:bottom w:val="single" w:sz="4" w:space="0" w:color="auto"/>
                    <w:right w:val="single" w:sz="4" w:space="0" w:color="auto"/>
                  </w:tcBorders>
                  <w:shd w:val="clear" w:color="auto" w:fill="auto"/>
                  <w:noWrap/>
                  <w:vAlign w:val="bottom"/>
                  <w:tcPrChange w:id="69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91" w:author="Jon Minton" w:date="2012-12-19T15:11:00Z">
                    <w:r w:rsidRPr="00BA0F69" w:rsidDel="00C07FB1">
                      <w:rPr>
                        <w:rFonts w:ascii="Calibri" w:eastAsia="Times New Roman" w:hAnsi="Calibri" w:cs="Calibri"/>
                        <w:color w:val="000000"/>
                        <w:lang w:eastAsia="en-GB"/>
                      </w:rPr>
                      <w:delText>8.4</w:delText>
                    </w:r>
                  </w:del>
                </w:p>
              </w:tc>
              <w:tc>
                <w:tcPr>
                  <w:tcW w:w="529" w:type="dxa"/>
                  <w:tcBorders>
                    <w:top w:val="nil"/>
                    <w:left w:val="nil"/>
                    <w:bottom w:val="single" w:sz="4" w:space="0" w:color="auto"/>
                    <w:right w:val="single" w:sz="4" w:space="0" w:color="auto"/>
                  </w:tcBorders>
                  <w:shd w:val="clear" w:color="auto" w:fill="auto"/>
                  <w:noWrap/>
                  <w:vAlign w:val="bottom"/>
                  <w:tcPrChange w:id="69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93" w:author="Jon Minton" w:date="2012-12-19T15:11:00Z">
                    <w:r w:rsidRPr="00BA0F69" w:rsidDel="00C07FB1">
                      <w:rPr>
                        <w:rFonts w:ascii="Calibri" w:eastAsia="Times New Roman" w:hAnsi="Calibri" w:cs="Calibri"/>
                        <w:color w:val="000000"/>
                        <w:lang w:eastAsia="en-GB"/>
                      </w:rPr>
                      <w:delText>8.3</w:delText>
                    </w:r>
                  </w:del>
                </w:p>
              </w:tc>
              <w:tc>
                <w:tcPr>
                  <w:tcW w:w="529" w:type="dxa"/>
                  <w:tcBorders>
                    <w:top w:val="nil"/>
                    <w:left w:val="nil"/>
                    <w:bottom w:val="single" w:sz="4" w:space="0" w:color="auto"/>
                    <w:right w:val="single" w:sz="4" w:space="0" w:color="auto"/>
                  </w:tcBorders>
                  <w:shd w:val="clear" w:color="auto" w:fill="auto"/>
                  <w:noWrap/>
                  <w:vAlign w:val="bottom"/>
                  <w:tcPrChange w:id="69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95" w:author="Jon Minton" w:date="2012-12-19T15:11:00Z">
                    <w:r w:rsidRPr="00BA0F69" w:rsidDel="00C07FB1">
                      <w:rPr>
                        <w:rFonts w:ascii="Calibri" w:eastAsia="Times New Roman" w:hAnsi="Calibri" w:cs="Calibri"/>
                        <w:color w:val="000000"/>
                        <w:lang w:eastAsia="en-GB"/>
                      </w:rPr>
                      <w:delText>8.2</w:delText>
                    </w:r>
                  </w:del>
                </w:p>
              </w:tc>
              <w:tc>
                <w:tcPr>
                  <w:tcW w:w="529" w:type="dxa"/>
                  <w:tcBorders>
                    <w:top w:val="nil"/>
                    <w:left w:val="nil"/>
                    <w:bottom w:val="single" w:sz="4" w:space="0" w:color="auto"/>
                    <w:right w:val="single" w:sz="4" w:space="0" w:color="auto"/>
                  </w:tcBorders>
                  <w:shd w:val="clear" w:color="auto" w:fill="auto"/>
                  <w:noWrap/>
                  <w:vAlign w:val="bottom"/>
                  <w:tcPrChange w:id="69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97" w:author="Jon Minton" w:date="2012-12-19T15:11:00Z">
                    <w:r w:rsidRPr="00BA0F69" w:rsidDel="00C07FB1">
                      <w:rPr>
                        <w:rFonts w:ascii="Calibri" w:eastAsia="Times New Roman" w:hAnsi="Calibri" w:cs="Calibri"/>
                        <w:color w:val="000000"/>
                        <w:lang w:eastAsia="en-GB"/>
                      </w:rPr>
                      <w:delText>8.0</w:delText>
                    </w:r>
                  </w:del>
                </w:p>
              </w:tc>
              <w:tc>
                <w:tcPr>
                  <w:tcW w:w="645" w:type="dxa"/>
                  <w:tcBorders>
                    <w:top w:val="nil"/>
                    <w:left w:val="nil"/>
                    <w:bottom w:val="single" w:sz="4" w:space="0" w:color="auto"/>
                    <w:right w:val="single" w:sz="4" w:space="0" w:color="auto"/>
                  </w:tcBorders>
                  <w:shd w:val="clear" w:color="auto" w:fill="auto"/>
                  <w:noWrap/>
                  <w:vAlign w:val="bottom"/>
                  <w:tcPrChange w:id="69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699" w:author="Jon Minton" w:date="2012-12-19T15:11:00Z">
                    <w:r w:rsidRPr="00BA0F69" w:rsidDel="00C07FB1">
                      <w:rPr>
                        <w:rFonts w:ascii="Calibri" w:eastAsia="Times New Roman" w:hAnsi="Calibri" w:cs="Calibri"/>
                        <w:color w:val="000000"/>
                        <w:lang w:eastAsia="en-GB"/>
                      </w:rPr>
                      <w:delText>7.8</w:delText>
                    </w:r>
                  </w:del>
                </w:p>
              </w:tc>
              <w:tc>
                <w:tcPr>
                  <w:tcW w:w="645" w:type="dxa"/>
                  <w:tcBorders>
                    <w:top w:val="nil"/>
                    <w:left w:val="nil"/>
                    <w:bottom w:val="single" w:sz="4" w:space="0" w:color="auto"/>
                    <w:right w:val="single" w:sz="4" w:space="0" w:color="auto"/>
                  </w:tcBorders>
                  <w:shd w:val="clear" w:color="auto" w:fill="auto"/>
                  <w:noWrap/>
                  <w:vAlign w:val="bottom"/>
                  <w:tcPrChange w:id="70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01" w:author="Jon Minton" w:date="2012-12-19T15:11:00Z">
                    <w:r w:rsidRPr="00BA0F69" w:rsidDel="00C07FB1">
                      <w:rPr>
                        <w:rFonts w:ascii="Calibri" w:eastAsia="Times New Roman" w:hAnsi="Calibri" w:cs="Calibri"/>
                        <w:color w:val="000000"/>
                        <w:lang w:eastAsia="en-GB"/>
                      </w:rPr>
                      <w:delText>7.5</w:delText>
                    </w:r>
                  </w:del>
                </w:p>
              </w:tc>
              <w:tc>
                <w:tcPr>
                  <w:tcW w:w="645" w:type="dxa"/>
                  <w:tcBorders>
                    <w:top w:val="nil"/>
                    <w:left w:val="nil"/>
                    <w:bottom w:val="single" w:sz="4" w:space="0" w:color="auto"/>
                    <w:right w:val="single" w:sz="4" w:space="0" w:color="auto"/>
                  </w:tcBorders>
                  <w:shd w:val="clear" w:color="auto" w:fill="auto"/>
                  <w:noWrap/>
                  <w:vAlign w:val="bottom"/>
                  <w:tcPrChange w:id="70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03" w:author="Jon Minton" w:date="2012-12-19T15:11:00Z">
                    <w:r w:rsidRPr="00BA0F69" w:rsidDel="00C07FB1">
                      <w:rPr>
                        <w:rFonts w:ascii="Calibri" w:eastAsia="Times New Roman" w:hAnsi="Calibri" w:cs="Calibri"/>
                        <w:color w:val="000000"/>
                        <w:lang w:eastAsia="en-GB"/>
                      </w:rPr>
                      <w:delText>7.1</w:delText>
                    </w:r>
                  </w:del>
                </w:p>
              </w:tc>
              <w:tc>
                <w:tcPr>
                  <w:tcW w:w="645" w:type="dxa"/>
                  <w:tcBorders>
                    <w:top w:val="nil"/>
                    <w:left w:val="nil"/>
                    <w:bottom w:val="single" w:sz="4" w:space="0" w:color="auto"/>
                    <w:right w:val="single" w:sz="4" w:space="0" w:color="auto"/>
                  </w:tcBorders>
                  <w:shd w:val="clear" w:color="auto" w:fill="auto"/>
                  <w:noWrap/>
                  <w:vAlign w:val="bottom"/>
                  <w:tcPrChange w:id="70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05" w:author="Jon Minton" w:date="2012-12-19T15:11:00Z">
                    <w:r w:rsidRPr="00BA0F69" w:rsidDel="00C07FB1">
                      <w:rPr>
                        <w:rFonts w:ascii="Calibri" w:eastAsia="Times New Roman" w:hAnsi="Calibri" w:cs="Calibri"/>
                        <w:color w:val="000000"/>
                        <w:lang w:eastAsia="en-GB"/>
                      </w:rPr>
                      <w:delText>6.5</w:delText>
                    </w:r>
                  </w:del>
                </w:p>
              </w:tc>
              <w:tc>
                <w:tcPr>
                  <w:tcW w:w="645" w:type="dxa"/>
                  <w:tcBorders>
                    <w:top w:val="nil"/>
                    <w:left w:val="nil"/>
                    <w:bottom w:val="single" w:sz="4" w:space="0" w:color="auto"/>
                    <w:right w:val="single" w:sz="4" w:space="0" w:color="auto"/>
                  </w:tcBorders>
                  <w:shd w:val="clear" w:color="auto" w:fill="auto"/>
                  <w:noWrap/>
                  <w:vAlign w:val="bottom"/>
                  <w:tcPrChange w:id="70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07" w:author="Jon Minton" w:date="2012-12-19T15:11:00Z">
                    <w:r w:rsidRPr="00BA0F69" w:rsidDel="00C07FB1">
                      <w:rPr>
                        <w:rFonts w:ascii="Calibri" w:eastAsia="Times New Roman" w:hAnsi="Calibri" w:cs="Calibri"/>
                        <w:color w:val="000000"/>
                        <w:lang w:eastAsia="en-GB"/>
                      </w:rPr>
                      <w:delText>5.6</w:delText>
                    </w:r>
                  </w:del>
                </w:p>
              </w:tc>
              <w:tc>
                <w:tcPr>
                  <w:tcW w:w="526" w:type="dxa"/>
                  <w:tcBorders>
                    <w:top w:val="nil"/>
                    <w:left w:val="nil"/>
                    <w:bottom w:val="single" w:sz="4" w:space="0" w:color="auto"/>
                    <w:right w:val="single" w:sz="4" w:space="0" w:color="auto"/>
                  </w:tcBorders>
                  <w:shd w:val="clear" w:color="auto" w:fill="auto"/>
                  <w:noWrap/>
                  <w:vAlign w:val="bottom"/>
                  <w:tcPrChange w:id="708"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09" w:author="Jon Minton" w:date="2012-12-19T15:11:00Z">
                    <w:r w:rsidRPr="00BA0F69" w:rsidDel="00C07FB1">
                      <w:rPr>
                        <w:rFonts w:ascii="Calibri" w:eastAsia="Times New Roman" w:hAnsi="Calibri" w:cs="Calibri"/>
                        <w:color w:val="000000"/>
                        <w:lang w:eastAsia="en-GB"/>
                      </w:rPr>
                      <w:delText>3.9</w:delText>
                    </w:r>
                  </w:del>
                </w:p>
              </w:tc>
            </w:tr>
            <w:tr w:rsidR="006E20FD" w:rsidRPr="00BA0F69" w:rsidTr="00C07FB1">
              <w:trPr>
                <w:trHeight w:val="293"/>
                <w:trPrChange w:id="710"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711"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712"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713" w:author="Jon Minton" w:date="2012-12-19T15:11:00Z">
                    <w:r w:rsidRPr="00BA0F69" w:rsidDel="00C07FB1">
                      <w:rPr>
                        <w:rFonts w:ascii="Calibri" w:eastAsia="Times New Roman" w:hAnsi="Calibri" w:cs="Calibri"/>
                        <w:b/>
                        <w:bCs/>
                        <w:color w:val="000000"/>
                        <w:lang w:eastAsia="en-GB"/>
                      </w:rPr>
                      <w:delText>0.4</w:delText>
                    </w:r>
                  </w:del>
                </w:p>
              </w:tc>
              <w:tc>
                <w:tcPr>
                  <w:tcW w:w="526" w:type="dxa"/>
                  <w:tcBorders>
                    <w:top w:val="nil"/>
                    <w:left w:val="nil"/>
                    <w:bottom w:val="single" w:sz="4" w:space="0" w:color="auto"/>
                    <w:right w:val="single" w:sz="4" w:space="0" w:color="auto"/>
                  </w:tcBorders>
                  <w:shd w:val="clear" w:color="auto" w:fill="auto"/>
                  <w:noWrap/>
                  <w:vAlign w:val="bottom"/>
                  <w:tcPrChange w:id="714"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15" w:author="Jon Minton" w:date="2012-12-19T15:11:00Z">
                    <w:r w:rsidRPr="00BA0F69" w:rsidDel="00C07FB1">
                      <w:rPr>
                        <w:rFonts w:ascii="Calibri" w:eastAsia="Times New Roman" w:hAnsi="Calibri" w:cs="Calibri"/>
                        <w:color w:val="000000"/>
                        <w:lang w:eastAsia="en-GB"/>
                      </w:rPr>
                      <w:delText>8.2</w:delText>
                    </w:r>
                  </w:del>
                </w:p>
              </w:tc>
              <w:tc>
                <w:tcPr>
                  <w:tcW w:w="529" w:type="dxa"/>
                  <w:tcBorders>
                    <w:top w:val="nil"/>
                    <w:left w:val="nil"/>
                    <w:bottom w:val="single" w:sz="4" w:space="0" w:color="auto"/>
                    <w:right w:val="single" w:sz="4" w:space="0" w:color="auto"/>
                  </w:tcBorders>
                  <w:shd w:val="clear" w:color="auto" w:fill="auto"/>
                  <w:noWrap/>
                  <w:vAlign w:val="bottom"/>
                  <w:tcPrChange w:id="71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17" w:author="Jon Minton" w:date="2012-12-19T15:11:00Z">
                    <w:r w:rsidRPr="00BA0F69" w:rsidDel="00C07FB1">
                      <w:rPr>
                        <w:rFonts w:ascii="Calibri" w:eastAsia="Times New Roman" w:hAnsi="Calibri" w:cs="Calibri"/>
                        <w:color w:val="000000"/>
                        <w:lang w:eastAsia="en-GB"/>
                      </w:rPr>
                      <w:delText>8.1</w:delText>
                    </w:r>
                  </w:del>
                </w:p>
              </w:tc>
              <w:tc>
                <w:tcPr>
                  <w:tcW w:w="529" w:type="dxa"/>
                  <w:tcBorders>
                    <w:top w:val="nil"/>
                    <w:left w:val="nil"/>
                    <w:bottom w:val="single" w:sz="4" w:space="0" w:color="auto"/>
                    <w:right w:val="single" w:sz="4" w:space="0" w:color="auto"/>
                  </w:tcBorders>
                  <w:shd w:val="clear" w:color="auto" w:fill="auto"/>
                  <w:noWrap/>
                  <w:vAlign w:val="bottom"/>
                  <w:tcPrChange w:id="71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19" w:author="Jon Minton" w:date="2012-12-19T15:11:00Z">
                    <w:r w:rsidRPr="00BA0F69" w:rsidDel="00C07FB1">
                      <w:rPr>
                        <w:rFonts w:ascii="Calibri" w:eastAsia="Times New Roman" w:hAnsi="Calibri" w:cs="Calibri"/>
                        <w:color w:val="000000"/>
                        <w:lang w:eastAsia="en-GB"/>
                      </w:rPr>
                      <w:delText>8.0</w:delText>
                    </w:r>
                  </w:del>
                </w:p>
              </w:tc>
              <w:tc>
                <w:tcPr>
                  <w:tcW w:w="529" w:type="dxa"/>
                  <w:tcBorders>
                    <w:top w:val="nil"/>
                    <w:left w:val="nil"/>
                    <w:bottom w:val="single" w:sz="4" w:space="0" w:color="auto"/>
                    <w:right w:val="single" w:sz="4" w:space="0" w:color="auto"/>
                  </w:tcBorders>
                  <w:shd w:val="clear" w:color="auto" w:fill="auto"/>
                  <w:noWrap/>
                  <w:vAlign w:val="bottom"/>
                  <w:tcPrChange w:id="72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21" w:author="Jon Minton" w:date="2012-12-19T15:11:00Z">
                    <w:r w:rsidRPr="00BA0F69" w:rsidDel="00C07FB1">
                      <w:rPr>
                        <w:rFonts w:ascii="Calibri" w:eastAsia="Times New Roman" w:hAnsi="Calibri" w:cs="Calibri"/>
                        <w:color w:val="000000"/>
                        <w:lang w:eastAsia="en-GB"/>
                      </w:rPr>
                      <w:delText>7.8</w:delText>
                    </w:r>
                  </w:del>
                </w:p>
              </w:tc>
              <w:tc>
                <w:tcPr>
                  <w:tcW w:w="529" w:type="dxa"/>
                  <w:tcBorders>
                    <w:top w:val="nil"/>
                    <w:left w:val="nil"/>
                    <w:bottom w:val="single" w:sz="4" w:space="0" w:color="auto"/>
                    <w:right w:val="single" w:sz="4" w:space="0" w:color="auto"/>
                  </w:tcBorders>
                  <w:shd w:val="clear" w:color="auto" w:fill="auto"/>
                  <w:noWrap/>
                  <w:vAlign w:val="bottom"/>
                  <w:tcPrChange w:id="72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23" w:author="Jon Minton" w:date="2012-12-19T15:11:00Z">
                    <w:r w:rsidRPr="00BA0F69" w:rsidDel="00C07FB1">
                      <w:rPr>
                        <w:rFonts w:ascii="Calibri" w:eastAsia="Times New Roman" w:hAnsi="Calibri" w:cs="Calibri"/>
                        <w:color w:val="000000"/>
                        <w:lang w:eastAsia="en-GB"/>
                      </w:rPr>
                      <w:delText>7.6</w:delText>
                    </w:r>
                  </w:del>
                </w:p>
              </w:tc>
              <w:tc>
                <w:tcPr>
                  <w:tcW w:w="645" w:type="dxa"/>
                  <w:tcBorders>
                    <w:top w:val="nil"/>
                    <w:left w:val="nil"/>
                    <w:bottom w:val="single" w:sz="4" w:space="0" w:color="auto"/>
                    <w:right w:val="single" w:sz="4" w:space="0" w:color="auto"/>
                  </w:tcBorders>
                  <w:shd w:val="clear" w:color="auto" w:fill="auto"/>
                  <w:noWrap/>
                  <w:vAlign w:val="bottom"/>
                  <w:tcPrChange w:id="72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25" w:author="Jon Minton" w:date="2012-12-19T15:11:00Z">
                    <w:r w:rsidRPr="00BA0F69" w:rsidDel="00C07FB1">
                      <w:rPr>
                        <w:rFonts w:ascii="Calibri" w:eastAsia="Times New Roman" w:hAnsi="Calibri" w:cs="Calibri"/>
                        <w:color w:val="000000"/>
                        <w:lang w:eastAsia="en-GB"/>
                      </w:rPr>
                      <w:delText>7.3</w:delText>
                    </w:r>
                  </w:del>
                </w:p>
              </w:tc>
              <w:tc>
                <w:tcPr>
                  <w:tcW w:w="645" w:type="dxa"/>
                  <w:tcBorders>
                    <w:top w:val="nil"/>
                    <w:left w:val="nil"/>
                    <w:bottom w:val="single" w:sz="4" w:space="0" w:color="auto"/>
                    <w:right w:val="single" w:sz="4" w:space="0" w:color="auto"/>
                  </w:tcBorders>
                  <w:shd w:val="clear" w:color="auto" w:fill="auto"/>
                  <w:noWrap/>
                  <w:vAlign w:val="bottom"/>
                  <w:tcPrChange w:id="72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27" w:author="Jon Minton" w:date="2012-12-19T15:11:00Z">
                    <w:r w:rsidRPr="00BA0F69" w:rsidDel="00C07FB1">
                      <w:rPr>
                        <w:rFonts w:ascii="Calibri" w:eastAsia="Times New Roman" w:hAnsi="Calibri" w:cs="Calibri"/>
                        <w:color w:val="000000"/>
                        <w:lang w:eastAsia="en-GB"/>
                      </w:rPr>
                      <w:delText>7.0</w:delText>
                    </w:r>
                  </w:del>
                </w:p>
              </w:tc>
              <w:tc>
                <w:tcPr>
                  <w:tcW w:w="645" w:type="dxa"/>
                  <w:tcBorders>
                    <w:top w:val="nil"/>
                    <w:left w:val="nil"/>
                    <w:bottom w:val="single" w:sz="4" w:space="0" w:color="auto"/>
                    <w:right w:val="single" w:sz="4" w:space="0" w:color="auto"/>
                  </w:tcBorders>
                  <w:shd w:val="clear" w:color="auto" w:fill="auto"/>
                  <w:noWrap/>
                  <w:vAlign w:val="bottom"/>
                  <w:tcPrChange w:id="72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29" w:author="Jon Minton" w:date="2012-12-19T15:11:00Z">
                    <w:r w:rsidRPr="00BA0F69" w:rsidDel="00C07FB1">
                      <w:rPr>
                        <w:rFonts w:ascii="Calibri" w:eastAsia="Times New Roman" w:hAnsi="Calibri" w:cs="Calibri"/>
                        <w:color w:val="000000"/>
                        <w:lang w:eastAsia="en-GB"/>
                      </w:rPr>
                      <w:delText>6.6</w:delText>
                    </w:r>
                  </w:del>
                </w:p>
              </w:tc>
              <w:tc>
                <w:tcPr>
                  <w:tcW w:w="645" w:type="dxa"/>
                  <w:tcBorders>
                    <w:top w:val="nil"/>
                    <w:left w:val="nil"/>
                    <w:bottom w:val="single" w:sz="4" w:space="0" w:color="auto"/>
                    <w:right w:val="single" w:sz="4" w:space="0" w:color="auto"/>
                  </w:tcBorders>
                  <w:shd w:val="clear" w:color="auto" w:fill="auto"/>
                  <w:noWrap/>
                  <w:vAlign w:val="bottom"/>
                  <w:tcPrChange w:id="73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31" w:author="Jon Minton" w:date="2012-12-19T15:11:00Z">
                    <w:r w:rsidRPr="00BA0F69" w:rsidDel="00C07FB1">
                      <w:rPr>
                        <w:rFonts w:ascii="Calibri" w:eastAsia="Times New Roman" w:hAnsi="Calibri" w:cs="Calibri"/>
                        <w:color w:val="000000"/>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tcPrChange w:id="73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33" w:author="Jon Minton" w:date="2012-12-19T15:11:00Z">
                    <w:r w:rsidRPr="00BA0F69" w:rsidDel="00C07FB1">
                      <w:rPr>
                        <w:rFonts w:ascii="Calibri" w:eastAsia="Times New Roman" w:hAnsi="Calibri" w:cs="Calibri"/>
                        <w:color w:val="000000"/>
                        <w:lang w:eastAsia="en-GB"/>
                      </w:rPr>
                      <w:delText>5.1</w:delText>
                    </w:r>
                  </w:del>
                </w:p>
              </w:tc>
              <w:tc>
                <w:tcPr>
                  <w:tcW w:w="526" w:type="dxa"/>
                  <w:tcBorders>
                    <w:top w:val="nil"/>
                    <w:left w:val="nil"/>
                    <w:bottom w:val="single" w:sz="4" w:space="0" w:color="auto"/>
                    <w:right w:val="single" w:sz="4" w:space="0" w:color="auto"/>
                  </w:tcBorders>
                  <w:shd w:val="clear" w:color="auto" w:fill="auto"/>
                  <w:noWrap/>
                  <w:vAlign w:val="bottom"/>
                  <w:tcPrChange w:id="734"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35" w:author="Jon Minton" w:date="2012-12-19T15:11:00Z">
                    <w:r w:rsidRPr="00BA0F69" w:rsidDel="00C07FB1">
                      <w:rPr>
                        <w:rFonts w:ascii="Calibri" w:eastAsia="Times New Roman" w:hAnsi="Calibri" w:cs="Calibri"/>
                        <w:color w:val="000000"/>
                        <w:lang w:eastAsia="en-GB"/>
                      </w:rPr>
                      <w:delText>3.7</w:delText>
                    </w:r>
                  </w:del>
                </w:p>
              </w:tc>
            </w:tr>
            <w:tr w:rsidR="006E20FD" w:rsidRPr="00BA0F69" w:rsidTr="00C07FB1">
              <w:trPr>
                <w:trHeight w:val="293"/>
                <w:trPrChange w:id="736"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737"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738"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739" w:author="Jon Minton" w:date="2012-12-19T15:11:00Z">
                    <w:r w:rsidRPr="00BA0F69" w:rsidDel="00C07FB1">
                      <w:rPr>
                        <w:rFonts w:ascii="Calibri" w:eastAsia="Times New Roman" w:hAnsi="Calibri" w:cs="Calibri"/>
                        <w:b/>
                        <w:bCs/>
                        <w:color w:val="000000"/>
                        <w:lang w:eastAsia="en-GB"/>
                      </w:rPr>
                      <w:delText>0.5</w:delText>
                    </w:r>
                  </w:del>
                </w:p>
              </w:tc>
              <w:tc>
                <w:tcPr>
                  <w:tcW w:w="526" w:type="dxa"/>
                  <w:tcBorders>
                    <w:top w:val="nil"/>
                    <w:left w:val="nil"/>
                    <w:bottom w:val="single" w:sz="4" w:space="0" w:color="auto"/>
                    <w:right w:val="single" w:sz="4" w:space="0" w:color="auto"/>
                  </w:tcBorders>
                  <w:shd w:val="clear" w:color="auto" w:fill="auto"/>
                  <w:noWrap/>
                  <w:vAlign w:val="bottom"/>
                  <w:tcPrChange w:id="74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41" w:author="Jon Minton" w:date="2012-12-19T15:11:00Z">
                    <w:r w:rsidRPr="00BA0F69" w:rsidDel="00C07FB1">
                      <w:rPr>
                        <w:rFonts w:ascii="Calibri" w:eastAsia="Times New Roman" w:hAnsi="Calibri" w:cs="Calibri"/>
                        <w:color w:val="000000"/>
                        <w:lang w:eastAsia="en-GB"/>
                      </w:rPr>
                      <w:delText>7.9</w:delText>
                    </w:r>
                  </w:del>
                </w:p>
              </w:tc>
              <w:tc>
                <w:tcPr>
                  <w:tcW w:w="529" w:type="dxa"/>
                  <w:tcBorders>
                    <w:top w:val="nil"/>
                    <w:left w:val="nil"/>
                    <w:bottom w:val="single" w:sz="4" w:space="0" w:color="auto"/>
                    <w:right w:val="single" w:sz="4" w:space="0" w:color="auto"/>
                  </w:tcBorders>
                  <w:shd w:val="clear" w:color="auto" w:fill="auto"/>
                  <w:noWrap/>
                  <w:vAlign w:val="bottom"/>
                  <w:tcPrChange w:id="74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43" w:author="Jon Minton" w:date="2012-12-19T15:11:00Z">
                    <w:r w:rsidRPr="00BA0F69" w:rsidDel="00C07FB1">
                      <w:rPr>
                        <w:rFonts w:ascii="Calibri" w:eastAsia="Times New Roman" w:hAnsi="Calibri" w:cs="Calibri"/>
                        <w:color w:val="000000"/>
                        <w:lang w:eastAsia="en-GB"/>
                      </w:rPr>
                      <w:delText>7.8</w:delText>
                    </w:r>
                  </w:del>
                </w:p>
              </w:tc>
              <w:tc>
                <w:tcPr>
                  <w:tcW w:w="529" w:type="dxa"/>
                  <w:tcBorders>
                    <w:top w:val="nil"/>
                    <w:left w:val="nil"/>
                    <w:bottom w:val="single" w:sz="4" w:space="0" w:color="auto"/>
                    <w:right w:val="single" w:sz="4" w:space="0" w:color="auto"/>
                  </w:tcBorders>
                  <w:shd w:val="clear" w:color="auto" w:fill="auto"/>
                  <w:noWrap/>
                  <w:vAlign w:val="bottom"/>
                  <w:tcPrChange w:id="74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45" w:author="Jon Minton" w:date="2012-12-19T15:11:00Z">
                    <w:r w:rsidRPr="00BA0F69" w:rsidDel="00C07FB1">
                      <w:rPr>
                        <w:rFonts w:ascii="Calibri" w:eastAsia="Times New Roman" w:hAnsi="Calibri" w:cs="Calibri"/>
                        <w:color w:val="000000"/>
                        <w:lang w:eastAsia="en-GB"/>
                      </w:rPr>
                      <w:delText>7.6</w:delText>
                    </w:r>
                  </w:del>
                </w:p>
              </w:tc>
              <w:tc>
                <w:tcPr>
                  <w:tcW w:w="529" w:type="dxa"/>
                  <w:tcBorders>
                    <w:top w:val="nil"/>
                    <w:left w:val="nil"/>
                    <w:bottom w:val="single" w:sz="4" w:space="0" w:color="auto"/>
                    <w:right w:val="single" w:sz="4" w:space="0" w:color="auto"/>
                  </w:tcBorders>
                  <w:shd w:val="clear" w:color="auto" w:fill="auto"/>
                  <w:noWrap/>
                  <w:vAlign w:val="bottom"/>
                  <w:tcPrChange w:id="74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47" w:author="Jon Minton" w:date="2012-12-19T15:11:00Z">
                    <w:r w:rsidRPr="00BA0F69" w:rsidDel="00C07FB1">
                      <w:rPr>
                        <w:rFonts w:ascii="Calibri" w:eastAsia="Times New Roman" w:hAnsi="Calibri" w:cs="Calibri"/>
                        <w:color w:val="000000"/>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tcPrChange w:id="74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49" w:author="Jon Minton" w:date="2012-12-19T15:11:00Z">
                    <w:r w:rsidRPr="00BA0F69" w:rsidDel="00C07FB1">
                      <w:rPr>
                        <w:rFonts w:ascii="Calibri" w:eastAsia="Times New Roman" w:hAnsi="Calibri" w:cs="Calibri"/>
                        <w:color w:val="000000"/>
                        <w:lang w:eastAsia="en-GB"/>
                      </w:rPr>
                      <w:delText>7.2</w:delText>
                    </w:r>
                  </w:del>
                </w:p>
              </w:tc>
              <w:tc>
                <w:tcPr>
                  <w:tcW w:w="645" w:type="dxa"/>
                  <w:tcBorders>
                    <w:top w:val="nil"/>
                    <w:left w:val="nil"/>
                    <w:bottom w:val="single" w:sz="4" w:space="0" w:color="auto"/>
                    <w:right w:val="single" w:sz="4" w:space="0" w:color="auto"/>
                  </w:tcBorders>
                  <w:shd w:val="clear" w:color="auto" w:fill="auto"/>
                  <w:noWrap/>
                  <w:vAlign w:val="bottom"/>
                  <w:tcPrChange w:id="75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51" w:author="Jon Minton" w:date="2012-12-19T15:11:00Z">
                    <w:r w:rsidRPr="00BA0F69" w:rsidDel="00C07FB1">
                      <w:rPr>
                        <w:rFonts w:ascii="Calibri" w:eastAsia="Times New Roman" w:hAnsi="Calibri" w:cs="Calibri"/>
                        <w:color w:val="000000"/>
                        <w:lang w:eastAsia="en-GB"/>
                      </w:rPr>
                      <w:delText>7.0</w:delText>
                    </w:r>
                  </w:del>
                </w:p>
              </w:tc>
              <w:tc>
                <w:tcPr>
                  <w:tcW w:w="645" w:type="dxa"/>
                  <w:tcBorders>
                    <w:top w:val="nil"/>
                    <w:left w:val="nil"/>
                    <w:bottom w:val="single" w:sz="4" w:space="0" w:color="auto"/>
                    <w:right w:val="single" w:sz="4" w:space="0" w:color="auto"/>
                  </w:tcBorders>
                  <w:shd w:val="clear" w:color="auto" w:fill="auto"/>
                  <w:noWrap/>
                  <w:vAlign w:val="bottom"/>
                  <w:tcPrChange w:id="75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53" w:author="Jon Minton" w:date="2012-12-19T15:11:00Z">
                    <w:r w:rsidRPr="00BA0F69" w:rsidDel="00C07FB1">
                      <w:rPr>
                        <w:rFonts w:ascii="Calibri" w:eastAsia="Times New Roman" w:hAnsi="Calibri" w:cs="Calibri"/>
                        <w:color w:val="000000"/>
                        <w:lang w:eastAsia="en-GB"/>
                      </w:rPr>
                      <w:delText>6.6</w:delText>
                    </w:r>
                  </w:del>
                </w:p>
              </w:tc>
              <w:tc>
                <w:tcPr>
                  <w:tcW w:w="645" w:type="dxa"/>
                  <w:tcBorders>
                    <w:top w:val="nil"/>
                    <w:left w:val="nil"/>
                    <w:bottom w:val="single" w:sz="4" w:space="0" w:color="auto"/>
                    <w:right w:val="single" w:sz="4" w:space="0" w:color="auto"/>
                  </w:tcBorders>
                  <w:shd w:val="clear" w:color="auto" w:fill="auto"/>
                  <w:noWrap/>
                  <w:vAlign w:val="bottom"/>
                  <w:tcPrChange w:id="75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55" w:author="Jon Minton" w:date="2012-12-19T15:11:00Z">
                    <w:r w:rsidRPr="00BA0F69" w:rsidDel="00C07FB1">
                      <w:rPr>
                        <w:rFonts w:ascii="Calibri" w:eastAsia="Times New Roman" w:hAnsi="Calibri" w:cs="Calibri"/>
                        <w:color w:val="000000"/>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tcPrChange w:id="75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57" w:author="Jon Minton" w:date="2012-12-19T15:11:00Z">
                    <w:r w:rsidRPr="00BA0F69" w:rsidDel="00C07FB1">
                      <w:rPr>
                        <w:rFonts w:ascii="Calibri" w:eastAsia="Times New Roman" w:hAnsi="Calibri" w:cs="Calibri"/>
                        <w:color w:val="000000"/>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tcPrChange w:id="75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59" w:author="Jon Minton" w:date="2012-12-19T15:11:00Z">
                    <w:r w:rsidRPr="00BA0F69" w:rsidDel="00C07FB1">
                      <w:rPr>
                        <w:rFonts w:ascii="Calibri" w:eastAsia="Times New Roman" w:hAnsi="Calibri" w:cs="Calibri"/>
                        <w:color w:val="000000"/>
                        <w:lang w:eastAsia="en-GB"/>
                      </w:rPr>
                      <w:delText>4.8</w:delText>
                    </w:r>
                  </w:del>
                </w:p>
              </w:tc>
              <w:tc>
                <w:tcPr>
                  <w:tcW w:w="526" w:type="dxa"/>
                  <w:tcBorders>
                    <w:top w:val="nil"/>
                    <w:left w:val="nil"/>
                    <w:bottom w:val="single" w:sz="4" w:space="0" w:color="auto"/>
                    <w:right w:val="single" w:sz="4" w:space="0" w:color="auto"/>
                  </w:tcBorders>
                  <w:shd w:val="clear" w:color="auto" w:fill="auto"/>
                  <w:noWrap/>
                  <w:vAlign w:val="bottom"/>
                  <w:tcPrChange w:id="76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61" w:author="Jon Minton" w:date="2012-12-19T15:11:00Z">
                    <w:r w:rsidRPr="00BA0F69" w:rsidDel="00C07FB1">
                      <w:rPr>
                        <w:rFonts w:ascii="Calibri" w:eastAsia="Times New Roman" w:hAnsi="Calibri" w:cs="Calibri"/>
                        <w:color w:val="000000"/>
                        <w:lang w:eastAsia="en-GB"/>
                      </w:rPr>
                      <w:delText>3.6</w:delText>
                    </w:r>
                  </w:del>
                </w:p>
              </w:tc>
            </w:tr>
            <w:tr w:rsidR="006E20FD" w:rsidRPr="00BA0F69" w:rsidTr="00C07FB1">
              <w:trPr>
                <w:trHeight w:val="293"/>
                <w:trPrChange w:id="762"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763"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764"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765" w:author="Jon Minton" w:date="2012-12-19T15:11:00Z">
                    <w:r w:rsidRPr="00BA0F69" w:rsidDel="00C07FB1">
                      <w:rPr>
                        <w:rFonts w:ascii="Calibri" w:eastAsia="Times New Roman" w:hAnsi="Calibri" w:cs="Calibri"/>
                        <w:b/>
                        <w:bCs/>
                        <w:color w:val="000000"/>
                        <w:lang w:eastAsia="en-GB"/>
                      </w:rPr>
                      <w:delText>0.6</w:delText>
                    </w:r>
                  </w:del>
                </w:p>
              </w:tc>
              <w:tc>
                <w:tcPr>
                  <w:tcW w:w="526" w:type="dxa"/>
                  <w:tcBorders>
                    <w:top w:val="nil"/>
                    <w:left w:val="nil"/>
                    <w:bottom w:val="single" w:sz="4" w:space="0" w:color="auto"/>
                    <w:right w:val="single" w:sz="4" w:space="0" w:color="auto"/>
                  </w:tcBorders>
                  <w:shd w:val="clear" w:color="auto" w:fill="auto"/>
                  <w:noWrap/>
                  <w:vAlign w:val="bottom"/>
                  <w:tcPrChange w:id="766"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67" w:author="Jon Minton" w:date="2012-12-19T15:11:00Z">
                    <w:r w:rsidRPr="00BA0F69" w:rsidDel="00C07FB1">
                      <w:rPr>
                        <w:rFonts w:ascii="Calibri" w:eastAsia="Times New Roman" w:hAnsi="Calibri" w:cs="Calibri"/>
                        <w:color w:val="000000"/>
                        <w:lang w:eastAsia="en-GB"/>
                      </w:rPr>
                      <w:delText>7.7</w:delText>
                    </w:r>
                  </w:del>
                </w:p>
              </w:tc>
              <w:tc>
                <w:tcPr>
                  <w:tcW w:w="529" w:type="dxa"/>
                  <w:tcBorders>
                    <w:top w:val="nil"/>
                    <w:left w:val="nil"/>
                    <w:bottom w:val="single" w:sz="4" w:space="0" w:color="auto"/>
                    <w:right w:val="single" w:sz="4" w:space="0" w:color="auto"/>
                  </w:tcBorders>
                  <w:shd w:val="clear" w:color="auto" w:fill="auto"/>
                  <w:noWrap/>
                  <w:vAlign w:val="bottom"/>
                  <w:tcPrChange w:id="76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69" w:author="Jon Minton" w:date="2012-12-19T15:11:00Z">
                    <w:r w:rsidRPr="00BA0F69" w:rsidDel="00C07FB1">
                      <w:rPr>
                        <w:rFonts w:ascii="Calibri" w:eastAsia="Times New Roman" w:hAnsi="Calibri" w:cs="Calibri"/>
                        <w:color w:val="000000"/>
                        <w:lang w:eastAsia="en-GB"/>
                      </w:rPr>
                      <w:delText>7.5</w:delText>
                    </w:r>
                  </w:del>
                </w:p>
              </w:tc>
              <w:tc>
                <w:tcPr>
                  <w:tcW w:w="529" w:type="dxa"/>
                  <w:tcBorders>
                    <w:top w:val="nil"/>
                    <w:left w:val="nil"/>
                    <w:bottom w:val="single" w:sz="4" w:space="0" w:color="auto"/>
                    <w:right w:val="single" w:sz="4" w:space="0" w:color="auto"/>
                  </w:tcBorders>
                  <w:shd w:val="clear" w:color="auto" w:fill="auto"/>
                  <w:noWrap/>
                  <w:vAlign w:val="bottom"/>
                  <w:tcPrChange w:id="77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71" w:author="Jon Minton" w:date="2012-12-19T15:11:00Z">
                    <w:r w:rsidRPr="00BA0F69" w:rsidDel="00C07FB1">
                      <w:rPr>
                        <w:rFonts w:ascii="Calibri" w:eastAsia="Times New Roman" w:hAnsi="Calibri" w:cs="Calibri"/>
                        <w:color w:val="000000"/>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tcPrChange w:id="77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73" w:author="Jon Minton" w:date="2012-12-19T15:11:00Z">
                    <w:r w:rsidRPr="00BA0F69" w:rsidDel="00C07FB1">
                      <w:rPr>
                        <w:rFonts w:ascii="Calibri" w:eastAsia="Times New Roman" w:hAnsi="Calibri" w:cs="Calibri"/>
                        <w:color w:val="000000"/>
                        <w:lang w:eastAsia="en-GB"/>
                      </w:rPr>
                      <w:delText>7.2</w:delText>
                    </w:r>
                  </w:del>
                </w:p>
              </w:tc>
              <w:tc>
                <w:tcPr>
                  <w:tcW w:w="529" w:type="dxa"/>
                  <w:tcBorders>
                    <w:top w:val="nil"/>
                    <w:left w:val="nil"/>
                    <w:bottom w:val="single" w:sz="4" w:space="0" w:color="auto"/>
                    <w:right w:val="single" w:sz="4" w:space="0" w:color="auto"/>
                  </w:tcBorders>
                  <w:shd w:val="clear" w:color="auto" w:fill="auto"/>
                  <w:noWrap/>
                  <w:vAlign w:val="bottom"/>
                  <w:tcPrChange w:id="77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75" w:author="Jon Minton" w:date="2012-12-19T15:11:00Z">
                    <w:r w:rsidRPr="00BA0F69" w:rsidDel="00C07FB1">
                      <w:rPr>
                        <w:rFonts w:ascii="Calibri" w:eastAsia="Times New Roman" w:hAnsi="Calibri" w:cs="Calibri"/>
                        <w:color w:val="000000"/>
                        <w:lang w:eastAsia="en-GB"/>
                      </w:rPr>
                      <w:delText>6.9</w:delText>
                    </w:r>
                  </w:del>
                </w:p>
              </w:tc>
              <w:tc>
                <w:tcPr>
                  <w:tcW w:w="645" w:type="dxa"/>
                  <w:tcBorders>
                    <w:top w:val="nil"/>
                    <w:left w:val="nil"/>
                    <w:bottom w:val="single" w:sz="4" w:space="0" w:color="auto"/>
                    <w:right w:val="single" w:sz="4" w:space="0" w:color="auto"/>
                  </w:tcBorders>
                  <w:shd w:val="clear" w:color="auto" w:fill="auto"/>
                  <w:noWrap/>
                  <w:vAlign w:val="bottom"/>
                  <w:tcPrChange w:id="77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77" w:author="Jon Minton" w:date="2012-12-19T15:11:00Z">
                    <w:r w:rsidRPr="00BA0F69" w:rsidDel="00C07FB1">
                      <w:rPr>
                        <w:rFonts w:ascii="Calibri" w:eastAsia="Times New Roman" w:hAnsi="Calibri" w:cs="Calibri"/>
                        <w:color w:val="000000"/>
                        <w:lang w:eastAsia="en-GB"/>
                      </w:rPr>
                      <w:delText>6.7</w:delText>
                    </w:r>
                  </w:del>
                </w:p>
              </w:tc>
              <w:tc>
                <w:tcPr>
                  <w:tcW w:w="645" w:type="dxa"/>
                  <w:tcBorders>
                    <w:top w:val="nil"/>
                    <w:left w:val="nil"/>
                    <w:bottom w:val="single" w:sz="4" w:space="0" w:color="auto"/>
                    <w:right w:val="single" w:sz="4" w:space="0" w:color="auto"/>
                  </w:tcBorders>
                  <w:shd w:val="clear" w:color="auto" w:fill="auto"/>
                  <w:noWrap/>
                  <w:vAlign w:val="bottom"/>
                  <w:tcPrChange w:id="77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79" w:author="Jon Minton" w:date="2012-12-19T15:11:00Z">
                    <w:r w:rsidRPr="00BA0F69" w:rsidDel="00C07FB1">
                      <w:rPr>
                        <w:rFonts w:ascii="Calibri" w:eastAsia="Times New Roman" w:hAnsi="Calibri" w:cs="Calibri"/>
                        <w:color w:val="000000"/>
                        <w:lang w:eastAsia="en-GB"/>
                      </w:rPr>
                      <w:delText>6.3</w:delText>
                    </w:r>
                  </w:del>
                </w:p>
              </w:tc>
              <w:tc>
                <w:tcPr>
                  <w:tcW w:w="645" w:type="dxa"/>
                  <w:tcBorders>
                    <w:top w:val="nil"/>
                    <w:left w:val="nil"/>
                    <w:bottom w:val="single" w:sz="4" w:space="0" w:color="auto"/>
                    <w:right w:val="single" w:sz="4" w:space="0" w:color="auto"/>
                  </w:tcBorders>
                  <w:shd w:val="clear" w:color="auto" w:fill="auto"/>
                  <w:noWrap/>
                  <w:vAlign w:val="bottom"/>
                  <w:tcPrChange w:id="78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81" w:author="Jon Minton" w:date="2012-12-19T15:11:00Z">
                    <w:r w:rsidRPr="00BA0F69" w:rsidDel="00C07FB1">
                      <w:rPr>
                        <w:rFonts w:ascii="Calibri" w:eastAsia="Times New Roman" w:hAnsi="Calibri" w:cs="Calibri"/>
                        <w:color w:val="000000"/>
                        <w:lang w:eastAsia="en-GB"/>
                      </w:rPr>
                      <w:delText>5.9</w:delText>
                    </w:r>
                  </w:del>
                </w:p>
              </w:tc>
              <w:tc>
                <w:tcPr>
                  <w:tcW w:w="645" w:type="dxa"/>
                  <w:tcBorders>
                    <w:top w:val="nil"/>
                    <w:left w:val="nil"/>
                    <w:bottom w:val="single" w:sz="4" w:space="0" w:color="auto"/>
                    <w:right w:val="single" w:sz="4" w:space="0" w:color="auto"/>
                  </w:tcBorders>
                  <w:shd w:val="clear" w:color="auto" w:fill="auto"/>
                  <w:noWrap/>
                  <w:vAlign w:val="bottom"/>
                  <w:tcPrChange w:id="78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83" w:author="Jon Minton" w:date="2012-12-19T15:11:00Z">
                    <w:r w:rsidRPr="00BA0F69" w:rsidDel="00C07FB1">
                      <w:rPr>
                        <w:rFonts w:ascii="Calibri" w:eastAsia="Times New Roman" w:hAnsi="Calibri" w:cs="Calibri"/>
                        <w:color w:val="000000"/>
                        <w:lang w:eastAsia="en-GB"/>
                      </w:rPr>
                      <w:delText>5.3</w:delText>
                    </w:r>
                  </w:del>
                </w:p>
              </w:tc>
              <w:tc>
                <w:tcPr>
                  <w:tcW w:w="645" w:type="dxa"/>
                  <w:tcBorders>
                    <w:top w:val="nil"/>
                    <w:left w:val="nil"/>
                    <w:bottom w:val="single" w:sz="4" w:space="0" w:color="auto"/>
                    <w:right w:val="single" w:sz="4" w:space="0" w:color="auto"/>
                  </w:tcBorders>
                  <w:shd w:val="clear" w:color="auto" w:fill="auto"/>
                  <w:noWrap/>
                  <w:vAlign w:val="bottom"/>
                  <w:tcPrChange w:id="78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85" w:author="Jon Minton" w:date="2012-12-19T15:11:00Z">
                    <w:r w:rsidRPr="00BA0F69" w:rsidDel="00C07FB1">
                      <w:rPr>
                        <w:rFonts w:ascii="Calibri" w:eastAsia="Times New Roman" w:hAnsi="Calibri" w:cs="Calibri"/>
                        <w:color w:val="000000"/>
                        <w:lang w:eastAsia="en-GB"/>
                      </w:rPr>
                      <w:delText>4.6</w:delText>
                    </w:r>
                  </w:del>
                </w:p>
              </w:tc>
              <w:tc>
                <w:tcPr>
                  <w:tcW w:w="526" w:type="dxa"/>
                  <w:tcBorders>
                    <w:top w:val="nil"/>
                    <w:left w:val="nil"/>
                    <w:bottom w:val="single" w:sz="4" w:space="0" w:color="auto"/>
                    <w:right w:val="single" w:sz="4" w:space="0" w:color="auto"/>
                  </w:tcBorders>
                  <w:shd w:val="clear" w:color="auto" w:fill="auto"/>
                  <w:noWrap/>
                  <w:vAlign w:val="bottom"/>
                  <w:tcPrChange w:id="786"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87" w:author="Jon Minton" w:date="2012-12-19T15:11:00Z">
                    <w:r w:rsidRPr="00BA0F69" w:rsidDel="00C07FB1">
                      <w:rPr>
                        <w:rFonts w:ascii="Calibri" w:eastAsia="Times New Roman" w:hAnsi="Calibri" w:cs="Calibri"/>
                        <w:color w:val="000000"/>
                        <w:lang w:eastAsia="en-GB"/>
                      </w:rPr>
                      <w:delText>3.5</w:delText>
                    </w:r>
                  </w:del>
                </w:p>
              </w:tc>
            </w:tr>
            <w:tr w:rsidR="006E20FD" w:rsidRPr="00BA0F69" w:rsidTr="00C07FB1">
              <w:trPr>
                <w:trHeight w:val="293"/>
                <w:trPrChange w:id="788"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789"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790"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791" w:author="Jon Minton" w:date="2012-12-19T15:11:00Z">
                    <w:r w:rsidRPr="00BA0F69" w:rsidDel="00C07FB1">
                      <w:rPr>
                        <w:rFonts w:ascii="Calibri" w:eastAsia="Times New Roman" w:hAnsi="Calibri" w:cs="Calibri"/>
                        <w:b/>
                        <w:bCs/>
                        <w:color w:val="000000"/>
                        <w:lang w:eastAsia="en-GB"/>
                      </w:rPr>
                      <w:delText>0.7</w:delText>
                    </w:r>
                  </w:del>
                </w:p>
              </w:tc>
              <w:tc>
                <w:tcPr>
                  <w:tcW w:w="526" w:type="dxa"/>
                  <w:tcBorders>
                    <w:top w:val="nil"/>
                    <w:left w:val="nil"/>
                    <w:bottom w:val="single" w:sz="4" w:space="0" w:color="auto"/>
                    <w:right w:val="single" w:sz="4" w:space="0" w:color="auto"/>
                  </w:tcBorders>
                  <w:shd w:val="clear" w:color="auto" w:fill="auto"/>
                  <w:noWrap/>
                  <w:vAlign w:val="bottom"/>
                  <w:tcPrChange w:id="792"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93" w:author="Jon Minton" w:date="2012-12-19T15:11:00Z">
                    <w:r w:rsidRPr="00BA0F69" w:rsidDel="00C07FB1">
                      <w:rPr>
                        <w:rFonts w:ascii="Calibri" w:eastAsia="Times New Roman" w:hAnsi="Calibri" w:cs="Calibri"/>
                        <w:color w:val="000000"/>
                        <w:lang w:eastAsia="en-GB"/>
                      </w:rPr>
                      <w:delText>7.4</w:delText>
                    </w:r>
                  </w:del>
                </w:p>
              </w:tc>
              <w:tc>
                <w:tcPr>
                  <w:tcW w:w="529" w:type="dxa"/>
                  <w:tcBorders>
                    <w:top w:val="nil"/>
                    <w:left w:val="nil"/>
                    <w:bottom w:val="single" w:sz="4" w:space="0" w:color="auto"/>
                    <w:right w:val="single" w:sz="4" w:space="0" w:color="auto"/>
                  </w:tcBorders>
                  <w:shd w:val="clear" w:color="auto" w:fill="auto"/>
                  <w:noWrap/>
                  <w:vAlign w:val="bottom"/>
                  <w:tcPrChange w:id="79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95" w:author="Jon Minton" w:date="2012-12-19T15:11:00Z">
                    <w:r w:rsidRPr="00BA0F69" w:rsidDel="00C07FB1">
                      <w:rPr>
                        <w:rFonts w:ascii="Calibri" w:eastAsia="Times New Roman" w:hAnsi="Calibri" w:cs="Calibri"/>
                        <w:color w:val="000000"/>
                        <w:lang w:eastAsia="en-GB"/>
                      </w:rPr>
                      <w:delText>7.3</w:delText>
                    </w:r>
                  </w:del>
                </w:p>
              </w:tc>
              <w:tc>
                <w:tcPr>
                  <w:tcW w:w="529" w:type="dxa"/>
                  <w:tcBorders>
                    <w:top w:val="nil"/>
                    <w:left w:val="nil"/>
                    <w:bottom w:val="single" w:sz="4" w:space="0" w:color="auto"/>
                    <w:right w:val="single" w:sz="4" w:space="0" w:color="auto"/>
                  </w:tcBorders>
                  <w:shd w:val="clear" w:color="auto" w:fill="auto"/>
                  <w:noWrap/>
                  <w:vAlign w:val="bottom"/>
                  <w:tcPrChange w:id="79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97" w:author="Jon Minton" w:date="2012-12-19T15:11:00Z">
                    <w:r w:rsidRPr="00BA0F69" w:rsidDel="00C07FB1">
                      <w:rPr>
                        <w:rFonts w:ascii="Calibri" w:eastAsia="Times New Roman" w:hAnsi="Calibri" w:cs="Calibri"/>
                        <w:color w:val="000000"/>
                        <w:lang w:eastAsia="en-GB"/>
                      </w:rPr>
                      <w:delText>7.1</w:delText>
                    </w:r>
                  </w:del>
                </w:p>
              </w:tc>
              <w:tc>
                <w:tcPr>
                  <w:tcW w:w="529" w:type="dxa"/>
                  <w:tcBorders>
                    <w:top w:val="nil"/>
                    <w:left w:val="nil"/>
                    <w:bottom w:val="single" w:sz="4" w:space="0" w:color="auto"/>
                    <w:right w:val="single" w:sz="4" w:space="0" w:color="auto"/>
                  </w:tcBorders>
                  <w:shd w:val="clear" w:color="auto" w:fill="auto"/>
                  <w:noWrap/>
                  <w:vAlign w:val="bottom"/>
                  <w:tcPrChange w:id="79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799" w:author="Jon Minton" w:date="2012-12-19T15:11:00Z">
                    <w:r w:rsidRPr="00BA0F69" w:rsidDel="00C07FB1">
                      <w:rPr>
                        <w:rFonts w:ascii="Calibri" w:eastAsia="Times New Roman" w:hAnsi="Calibri" w:cs="Calibri"/>
                        <w:color w:val="000000"/>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tcPrChange w:id="80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01" w:author="Jon Minton" w:date="2012-12-19T15:11:00Z">
                    <w:r w:rsidRPr="00BA0F69" w:rsidDel="00C07FB1">
                      <w:rPr>
                        <w:rFonts w:ascii="Calibri" w:eastAsia="Times New Roman" w:hAnsi="Calibri" w:cs="Calibri"/>
                        <w:color w:val="000000"/>
                        <w:lang w:eastAsia="en-GB"/>
                      </w:rPr>
                      <w:delText>6.7</w:delText>
                    </w:r>
                  </w:del>
                </w:p>
              </w:tc>
              <w:tc>
                <w:tcPr>
                  <w:tcW w:w="645" w:type="dxa"/>
                  <w:tcBorders>
                    <w:top w:val="nil"/>
                    <w:left w:val="nil"/>
                    <w:bottom w:val="single" w:sz="4" w:space="0" w:color="auto"/>
                    <w:right w:val="single" w:sz="4" w:space="0" w:color="auto"/>
                  </w:tcBorders>
                  <w:shd w:val="clear" w:color="auto" w:fill="auto"/>
                  <w:noWrap/>
                  <w:vAlign w:val="bottom"/>
                  <w:tcPrChange w:id="80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03" w:author="Jon Minton" w:date="2012-12-19T15:11:00Z">
                    <w:r w:rsidRPr="00BA0F69" w:rsidDel="00C07FB1">
                      <w:rPr>
                        <w:rFonts w:ascii="Calibri" w:eastAsia="Times New Roman" w:hAnsi="Calibri" w:cs="Calibri"/>
                        <w:color w:val="000000"/>
                        <w:lang w:eastAsia="en-GB"/>
                      </w:rPr>
                      <w:delText>6.4</w:delText>
                    </w:r>
                  </w:del>
                </w:p>
              </w:tc>
              <w:tc>
                <w:tcPr>
                  <w:tcW w:w="645" w:type="dxa"/>
                  <w:tcBorders>
                    <w:top w:val="nil"/>
                    <w:left w:val="nil"/>
                    <w:bottom w:val="single" w:sz="4" w:space="0" w:color="auto"/>
                    <w:right w:val="single" w:sz="4" w:space="0" w:color="auto"/>
                  </w:tcBorders>
                  <w:shd w:val="clear" w:color="auto" w:fill="auto"/>
                  <w:noWrap/>
                  <w:vAlign w:val="bottom"/>
                  <w:tcPrChange w:id="80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05" w:author="Jon Minton" w:date="2012-12-19T15:11:00Z">
                    <w:r w:rsidRPr="00BA0F69" w:rsidDel="00C07FB1">
                      <w:rPr>
                        <w:rFonts w:ascii="Calibri" w:eastAsia="Times New Roman" w:hAnsi="Calibri" w:cs="Calibri"/>
                        <w:color w:val="000000"/>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tcPrChange w:id="80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07" w:author="Jon Minton" w:date="2012-12-19T15:11:00Z">
                    <w:r w:rsidRPr="00BA0F69" w:rsidDel="00C07FB1">
                      <w:rPr>
                        <w:rFonts w:ascii="Calibri" w:eastAsia="Times New Roman" w:hAnsi="Calibri" w:cs="Calibri"/>
                        <w:color w:val="000000"/>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tcPrChange w:id="80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09" w:author="Jon Minton" w:date="2012-12-19T15:11:00Z">
                    <w:r w:rsidRPr="00BA0F69" w:rsidDel="00C07FB1">
                      <w:rPr>
                        <w:rFonts w:ascii="Calibri" w:eastAsia="Times New Roman" w:hAnsi="Calibri" w:cs="Calibri"/>
                        <w:color w:val="000000"/>
                        <w:lang w:eastAsia="en-GB"/>
                      </w:rPr>
                      <w:delText>5.1</w:delText>
                    </w:r>
                  </w:del>
                </w:p>
              </w:tc>
              <w:tc>
                <w:tcPr>
                  <w:tcW w:w="645" w:type="dxa"/>
                  <w:tcBorders>
                    <w:top w:val="nil"/>
                    <w:left w:val="nil"/>
                    <w:bottom w:val="single" w:sz="4" w:space="0" w:color="auto"/>
                    <w:right w:val="single" w:sz="4" w:space="0" w:color="auto"/>
                  </w:tcBorders>
                  <w:shd w:val="clear" w:color="auto" w:fill="auto"/>
                  <w:noWrap/>
                  <w:vAlign w:val="bottom"/>
                  <w:tcPrChange w:id="81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11" w:author="Jon Minton" w:date="2012-12-19T15:11:00Z">
                    <w:r w:rsidRPr="00BA0F69" w:rsidDel="00C07FB1">
                      <w:rPr>
                        <w:rFonts w:ascii="Calibri" w:eastAsia="Times New Roman" w:hAnsi="Calibri" w:cs="Calibri"/>
                        <w:color w:val="000000"/>
                        <w:lang w:eastAsia="en-GB"/>
                      </w:rPr>
                      <w:delText>4.4</w:delText>
                    </w:r>
                  </w:del>
                </w:p>
              </w:tc>
              <w:tc>
                <w:tcPr>
                  <w:tcW w:w="526" w:type="dxa"/>
                  <w:tcBorders>
                    <w:top w:val="nil"/>
                    <w:left w:val="nil"/>
                    <w:bottom w:val="single" w:sz="4" w:space="0" w:color="auto"/>
                    <w:right w:val="single" w:sz="4" w:space="0" w:color="auto"/>
                  </w:tcBorders>
                  <w:shd w:val="clear" w:color="auto" w:fill="auto"/>
                  <w:noWrap/>
                  <w:vAlign w:val="bottom"/>
                  <w:tcPrChange w:id="812"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13" w:author="Jon Minton" w:date="2012-12-19T15:11:00Z">
                    <w:r w:rsidRPr="00BA0F69" w:rsidDel="00C07FB1">
                      <w:rPr>
                        <w:rFonts w:ascii="Calibri" w:eastAsia="Times New Roman" w:hAnsi="Calibri" w:cs="Calibri"/>
                        <w:color w:val="000000"/>
                        <w:lang w:eastAsia="en-GB"/>
                      </w:rPr>
                      <w:delText>3.4</w:delText>
                    </w:r>
                  </w:del>
                </w:p>
              </w:tc>
            </w:tr>
            <w:tr w:rsidR="006E20FD" w:rsidRPr="00BA0F69" w:rsidTr="00C07FB1">
              <w:trPr>
                <w:trHeight w:val="293"/>
                <w:trPrChange w:id="814"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815"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816"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817" w:author="Jon Minton" w:date="2012-12-19T15:11:00Z">
                    <w:r w:rsidRPr="00BA0F69" w:rsidDel="00C07FB1">
                      <w:rPr>
                        <w:rFonts w:ascii="Calibri" w:eastAsia="Times New Roman" w:hAnsi="Calibri" w:cs="Calibri"/>
                        <w:b/>
                        <w:bCs/>
                        <w:color w:val="000000"/>
                        <w:lang w:eastAsia="en-GB"/>
                      </w:rPr>
                      <w:delText>0.8</w:delText>
                    </w:r>
                  </w:del>
                </w:p>
              </w:tc>
              <w:tc>
                <w:tcPr>
                  <w:tcW w:w="526" w:type="dxa"/>
                  <w:tcBorders>
                    <w:top w:val="nil"/>
                    <w:left w:val="nil"/>
                    <w:bottom w:val="single" w:sz="4" w:space="0" w:color="auto"/>
                    <w:right w:val="single" w:sz="4" w:space="0" w:color="auto"/>
                  </w:tcBorders>
                  <w:shd w:val="clear" w:color="auto" w:fill="auto"/>
                  <w:noWrap/>
                  <w:vAlign w:val="bottom"/>
                  <w:tcPrChange w:id="818"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19" w:author="Jon Minton" w:date="2012-12-19T15:11:00Z">
                    <w:r w:rsidRPr="00BA0F69" w:rsidDel="00C07FB1">
                      <w:rPr>
                        <w:rFonts w:ascii="Calibri" w:eastAsia="Times New Roman" w:hAnsi="Calibri" w:cs="Calibri"/>
                        <w:color w:val="000000"/>
                        <w:lang w:eastAsia="en-GB"/>
                      </w:rPr>
                      <w:delText>7.2</w:delText>
                    </w:r>
                  </w:del>
                </w:p>
              </w:tc>
              <w:tc>
                <w:tcPr>
                  <w:tcW w:w="529" w:type="dxa"/>
                  <w:tcBorders>
                    <w:top w:val="nil"/>
                    <w:left w:val="nil"/>
                    <w:bottom w:val="single" w:sz="4" w:space="0" w:color="auto"/>
                    <w:right w:val="single" w:sz="4" w:space="0" w:color="auto"/>
                  </w:tcBorders>
                  <w:shd w:val="clear" w:color="auto" w:fill="auto"/>
                  <w:noWrap/>
                  <w:vAlign w:val="bottom"/>
                  <w:tcPrChange w:id="82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21" w:author="Jon Minton" w:date="2012-12-19T15:11:00Z">
                    <w:r w:rsidRPr="00BA0F69" w:rsidDel="00C07FB1">
                      <w:rPr>
                        <w:rFonts w:ascii="Calibri" w:eastAsia="Times New Roman" w:hAnsi="Calibri" w:cs="Calibri"/>
                        <w:color w:val="000000"/>
                        <w:lang w:eastAsia="en-GB"/>
                      </w:rPr>
                      <w:delText>7.1</w:delText>
                    </w:r>
                  </w:del>
                </w:p>
              </w:tc>
              <w:tc>
                <w:tcPr>
                  <w:tcW w:w="529" w:type="dxa"/>
                  <w:tcBorders>
                    <w:top w:val="nil"/>
                    <w:left w:val="nil"/>
                    <w:bottom w:val="single" w:sz="4" w:space="0" w:color="auto"/>
                    <w:right w:val="single" w:sz="4" w:space="0" w:color="auto"/>
                  </w:tcBorders>
                  <w:shd w:val="clear" w:color="auto" w:fill="auto"/>
                  <w:noWrap/>
                  <w:vAlign w:val="bottom"/>
                  <w:tcPrChange w:id="82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23" w:author="Jon Minton" w:date="2012-12-19T15:11:00Z">
                    <w:r w:rsidRPr="00BA0F69" w:rsidDel="00C07FB1">
                      <w:rPr>
                        <w:rFonts w:ascii="Calibri" w:eastAsia="Times New Roman" w:hAnsi="Calibri" w:cs="Calibri"/>
                        <w:color w:val="000000"/>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tcPrChange w:id="82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25" w:author="Jon Minton" w:date="2012-12-19T15:11:00Z">
                    <w:r w:rsidRPr="00BA0F69" w:rsidDel="00C07FB1">
                      <w:rPr>
                        <w:rFonts w:ascii="Calibri" w:eastAsia="Times New Roman" w:hAnsi="Calibri" w:cs="Calibri"/>
                        <w:color w:val="000000"/>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tcPrChange w:id="82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27" w:author="Jon Minton" w:date="2012-12-19T15:11:00Z">
                    <w:r w:rsidRPr="00BA0F69" w:rsidDel="00C07FB1">
                      <w:rPr>
                        <w:rFonts w:ascii="Calibri" w:eastAsia="Times New Roman" w:hAnsi="Calibri" w:cs="Calibri"/>
                        <w:color w:val="000000"/>
                        <w:lang w:eastAsia="en-GB"/>
                      </w:rPr>
                      <w:delText>6.4</w:delText>
                    </w:r>
                  </w:del>
                </w:p>
              </w:tc>
              <w:tc>
                <w:tcPr>
                  <w:tcW w:w="645" w:type="dxa"/>
                  <w:tcBorders>
                    <w:top w:val="nil"/>
                    <w:left w:val="nil"/>
                    <w:bottom w:val="single" w:sz="4" w:space="0" w:color="auto"/>
                    <w:right w:val="single" w:sz="4" w:space="0" w:color="auto"/>
                  </w:tcBorders>
                  <w:shd w:val="clear" w:color="auto" w:fill="auto"/>
                  <w:noWrap/>
                  <w:vAlign w:val="bottom"/>
                  <w:tcPrChange w:id="82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29" w:author="Jon Minton" w:date="2012-12-19T15:11:00Z">
                    <w:r w:rsidRPr="00BA0F69" w:rsidDel="00C07FB1">
                      <w:rPr>
                        <w:rFonts w:ascii="Calibri" w:eastAsia="Times New Roman" w:hAnsi="Calibri" w:cs="Calibri"/>
                        <w:color w:val="000000"/>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tcPrChange w:id="83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31" w:author="Jon Minton" w:date="2012-12-19T15:11:00Z">
                    <w:r w:rsidRPr="00BA0F69" w:rsidDel="00C07FB1">
                      <w:rPr>
                        <w:rFonts w:ascii="Calibri" w:eastAsia="Times New Roman" w:hAnsi="Calibri" w:cs="Calibri"/>
                        <w:color w:val="000000"/>
                        <w:lang w:eastAsia="en-GB"/>
                      </w:rPr>
                      <w:delText>5.8</w:delText>
                    </w:r>
                  </w:del>
                </w:p>
              </w:tc>
              <w:tc>
                <w:tcPr>
                  <w:tcW w:w="645" w:type="dxa"/>
                  <w:tcBorders>
                    <w:top w:val="nil"/>
                    <w:left w:val="nil"/>
                    <w:bottom w:val="single" w:sz="4" w:space="0" w:color="auto"/>
                    <w:right w:val="single" w:sz="4" w:space="0" w:color="auto"/>
                  </w:tcBorders>
                  <w:shd w:val="clear" w:color="auto" w:fill="auto"/>
                  <w:noWrap/>
                  <w:vAlign w:val="bottom"/>
                  <w:tcPrChange w:id="83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33" w:author="Jon Minton" w:date="2012-12-19T15:11:00Z">
                    <w:r w:rsidRPr="00BA0F69" w:rsidDel="00C07FB1">
                      <w:rPr>
                        <w:rFonts w:ascii="Calibri" w:eastAsia="Times New Roman" w:hAnsi="Calibri" w:cs="Calibri"/>
                        <w:color w:val="000000"/>
                        <w:lang w:eastAsia="en-GB"/>
                      </w:rPr>
                      <w:delText>5.4</w:delText>
                    </w:r>
                  </w:del>
                </w:p>
              </w:tc>
              <w:tc>
                <w:tcPr>
                  <w:tcW w:w="645" w:type="dxa"/>
                  <w:tcBorders>
                    <w:top w:val="nil"/>
                    <w:left w:val="nil"/>
                    <w:bottom w:val="single" w:sz="4" w:space="0" w:color="auto"/>
                    <w:right w:val="single" w:sz="4" w:space="0" w:color="auto"/>
                  </w:tcBorders>
                  <w:shd w:val="clear" w:color="auto" w:fill="auto"/>
                  <w:noWrap/>
                  <w:vAlign w:val="bottom"/>
                  <w:tcPrChange w:id="83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35" w:author="Jon Minton" w:date="2012-12-19T15:11:00Z">
                    <w:r w:rsidRPr="00BA0F69" w:rsidDel="00C07FB1">
                      <w:rPr>
                        <w:rFonts w:ascii="Calibri" w:eastAsia="Times New Roman" w:hAnsi="Calibri" w:cs="Calibri"/>
                        <w:color w:val="000000"/>
                        <w:lang w:eastAsia="en-GB"/>
                      </w:rPr>
                      <w:delText>4.9</w:delText>
                    </w:r>
                  </w:del>
                </w:p>
              </w:tc>
              <w:tc>
                <w:tcPr>
                  <w:tcW w:w="645" w:type="dxa"/>
                  <w:tcBorders>
                    <w:top w:val="nil"/>
                    <w:left w:val="nil"/>
                    <w:bottom w:val="single" w:sz="4" w:space="0" w:color="auto"/>
                    <w:right w:val="single" w:sz="4" w:space="0" w:color="auto"/>
                  </w:tcBorders>
                  <w:shd w:val="clear" w:color="auto" w:fill="auto"/>
                  <w:noWrap/>
                  <w:vAlign w:val="bottom"/>
                  <w:tcPrChange w:id="83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37" w:author="Jon Minton" w:date="2012-12-19T15:11:00Z">
                    <w:r w:rsidRPr="00BA0F69" w:rsidDel="00C07FB1">
                      <w:rPr>
                        <w:rFonts w:ascii="Calibri" w:eastAsia="Times New Roman" w:hAnsi="Calibri" w:cs="Calibri"/>
                        <w:color w:val="000000"/>
                        <w:lang w:eastAsia="en-GB"/>
                      </w:rPr>
                      <w:delText>4.3</w:delText>
                    </w:r>
                  </w:del>
                </w:p>
              </w:tc>
              <w:tc>
                <w:tcPr>
                  <w:tcW w:w="526" w:type="dxa"/>
                  <w:tcBorders>
                    <w:top w:val="nil"/>
                    <w:left w:val="nil"/>
                    <w:bottom w:val="single" w:sz="4" w:space="0" w:color="auto"/>
                    <w:right w:val="single" w:sz="4" w:space="0" w:color="auto"/>
                  </w:tcBorders>
                  <w:shd w:val="clear" w:color="auto" w:fill="auto"/>
                  <w:noWrap/>
                  <w:vAlign w:val="bottom"/>
                  <w:tcPrChange w:id="838"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39" w:author="Jon Minton" w:date="2012-12-19T15:11:00Z">
                    <w:r w:rsidRPr="00BA0F69" w:rsidDel="00C07FB1">
                      <w:rPr>
                        <w:rFonts w:ascii="Calibri" w:eastAsia="Times New Roman" w:hAnsi="Calibri" w:cs="Calibri"/>
                        <w:color w:val="000000"/>
                        <w:lang w:eastAsia="en-GB"/>
                      </w:rPr>
                      <w:delText>3.4</w:delText>
                    </w:r>
                  </w:del>
                </w:p>
              </w:tc>
            </w:tr>
            <w:tr w:rsidR="006E20FD" w:rsidRPr="00BA0F69" w:rsidTr="00C07FB1">
              <w:trPr>
                <w:trHeight w:val="293"/>
                <w:trPrChange w:id="840"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841"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842"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843" w:author="Jon Minton" w:date="2012-12-19T15:11:00Z">
                    <w:r w:rsidRPr="00BA0F69" w:rsidDel="00C07FB1">
                      <w:rPr>
                        <w:rFonts w:ascii="Calibri" w:eastAsia="Times New Roman" w:hAnsi="Calibri" w:cs="Calibri"/>
                        <w:b/>
                        <w:bCs/>
                        <w:color w:val="000000"/>
                        <w:lang w:eastAsia="en-GB"/>
                      </w:rPr>
                      <w:delText>0.9</w:delText>
                    </w:r>
                  </w:del>
                </w:p>
              </w:tc>
              <w:tc>
                <w:tcPr>
                  <w:tcW w:w="526" w:type="dxa"/>
                  <w:tcBorders>
                    <w:top w:val="nil"/>
                    <w:left w:val="nil"/>
                    <w:bottom w:val="single" w:sz="4" w:space="0" w:color="auto"/>
                    <w:right w:val="single" w:sz="4" w:space="0" w:color="auto"/>
                  </w:tcBorders>
                  <w:shd w:val="clear" w:color="auto" w:fill="auto"/>
                  <w:noWrap/>
                  <w:vAlign w:val="bottom"/>
                  <w:tcPrChange w:id="844"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45" w:author="Jon Minton" w:date="2012-12-19T15:11:00Z">
                    <w:r w:rsidRPr="00BA0F69" w:rsidDel="00C07FB1">
                      <w:rPr>
                        <w:rFonts w:ascii="Calibri" w:eastAsia="Times New Roman" w:hAnsi="Calibri" w:cs="Calibri"/>
                        <w:color w:val="000000"/>
                        <w:lang w:eastAsia="en-GB"/>
                      </w:rPr>
                      <w:delText>7.0</w:delText>
                    </w:r>
                  </w:del>
                </w:p>
              </w:tc>
              <w:tc>
                <w:tcPr>
                  <w:tcW w:w="529" w:type="dxa"/>
                  <w:tcBorders>
                    <w:top w:val="nil"/>
                    <w:left w:val="nil"/>
                    <w:bottom w:val="single" w:sz="4" w:space="0" w:color="auto"/>
                    <w:right w:val="single" w:sz="4" w:space="0" w:color="auto"/>
                  </w:tcBorders>
                  <w:shd w:val="clear" w:color="auto" w:fill="auto"/>
                  <w:noWrap/>
                  <w:vAlign w:val="bottom"/>
                  <w:tcPrChange w:id="84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47" w:author="Jon Minton" w:date="2012-12-19T15:11:00Z">
                    <w:r w:rsidRPr="00BA0F69" w:rsidDel="00C07FB1">
                      <w:rPr>
                        <w:rFonts w:ascii="Calibri" w:eastAsia="Times New Roman" w:hAnsi="Calibri" w:cs="Calibri"/>
                        <w:color w:val="000000"/>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tcPrChange w:id="84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49" w:author="Jon Minton" w:date="2012-12-19T15:11:00Z">
                    <w:r w:rsidRPr="00BA0F69" w:rsidDel="00C07FB1">
                      <w:rPr>
                        <w:rFonts w:ascii="Calibri" w:eastAsia="Times New Roman" w:hAnsi="Calibri" w:cs="Calibri"/>
                        <w:color w:val="000000"/>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tcPrChange w:id="850"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51" w:author="Jon Minton" w:date="2012-12-19T15:11:00Z">
                    <w:r w:rsidRPr="00BA0F69" w:rsidDel="00C07FB1">
                      <w:rPr>
                        <w:rFonts w:ascii="Calibri" w:eastAsia="Times New Roman" w:hAnsi="Calibri" w:cs="Calibri"/>
                        <w:color w:val="000000"/>
                        <w:lang w:eastAsia="en-GB"/>
                      </w:rPr>
                      <w:delText>6.5</w:delText>
                    </w:r>
                  </w:del>
                </w:p>
              </w:tc>
              <w:tc>
                <w:tcPr>
                  <w:tcW w:w="529" w:type="dxa"/>
                  <w:tcBorders>
                    <w:top w:val="nil"/>
                    <w:left w:val="nil"/>
                    <w:bottom w:val="single" w:sz="4" w:space="0" w:color="auto"/>
                    <w:right w:val="single" w:sz="4" w:space="0" w:color="auto"/>
                  </w:tcBorders>
                  <w:shd w:val="clear" w:color="auto" w:fill="auto"/>
                  <w:noWrap/>
                  <w:vAlign w:val="bottom"/>
                  <w:tcPrChange w:id="85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53" w:author="Jon Minton" w:date="2012-12-19T15:11:00Z">
                    <w:r w:rsidRPr="00BA0F69" w:rsidDel="00C07FB1">
                      <w:rPr>
                        <w:rFonts w:ascii="Calibri" w:eastAsia="Times New Roman" w:hAnsi="Calibri" w:cs="Calibri"/>
                        <w:color w:val="000000"/>
                        <w:lang w:eastAsia="en-GB"/>
                      </w:rPr>
                      <w:delText>6.2</w:delText>
                    </w:r>
                  </w:del>
                </w:p>
              </w:tc>
              <w:tc>
                <w:tcPr>
                  <w:tcW w:w="645" w:type="dxa"/>
                  <w:tcBorders>
                    <w:top w:val="nil"/>
                    <w:left w:val="nil"/>
                    <w:bottom w:val="single" w:sz="4" w:space="0" w:color="auto"/>
                    <w:right w:val="single" w:sz="4" w:space="0" w:color="auto"/>
                  </w:tcBorders>
                  <w:shd w:val="clear" w:color="auto" w:fill="auto"/>
                  <w:noWrap/>
                  <w:vAlign w:val="bottom"/>
                  <w:tcPrChange w:id="85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55" w:author="Jon Minton" w:date="2012-12-19T15:11:00Z">
                    <w:r w:rsidRPr="00BA0F69" w:rsidDel="00C07FB1">
                      <w:rPr>
                        <w:rFonts w:ascii="Calibri" w:eastAsia="Times New Roman" w:hAnsi="Calibri" w:cs="Calibri"/>
                        <w:color w:val="000000"/>
                        <w:lang w:eastAsia="en-GB"/>
                      </w:rPr>
                      <w:delText>6.0</w:delText>
                    </w:r>
                  </w:del>
                </w:p>
              </w:tc>
              <w:tc>
                <w:tcPr>
                  <w:tcW w:w="645" w:type="dxa"/>
                  <w:tcBorders>
                    <w:top w:val="nil"/>
                    <w:left w:val="nil"/>
                    <w:bottom w:val="single" w:sz="4" w:space="0" w:color="auto"/>
                    <w:right w:val="single" w:sz="4" w:space="0" w:color="auto"/>
                  </w:tcBorders>
                  <w:shd w:val="clear" w:color="auto" w:fill="auto"/>
                  <w:noWrap/>
                  <w:vAlign w:val="bottom"/>
                  <w:tcPrChange w:id="85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57" w:author="Jon Minton" w:date="2012-12-19T15:11:00Z">
                    <w:r w:rsidRPr="00BA0F69" w:rsidDel="00C07FB1">
                      <w:rPr>
                        <w:rFonts w:ascii="Calibri" w:eastAsia="Times New Roman" w:hAnsi="Calibri" w:cs="Calibri"/>
                        <w:color w:val="000000"/>
                        <w:lang w:eastAsia="en-GB"/>
                      </w:rPr>
                      <w:delText>5.6</w:delText>
                    </w:r>
                  </w:del>
                </w:p>
              </w:tc>
              <w:tc>
                <w:tcPr>
                  <w:tcW w:w="645" w:type="dxa"/>
                  <w:tcBorders>
                    <w:top w:val="nil"/>
                    <w:left w:val="nil"/>
                    <w:bottom w:val="single" w:sz="4" w:space="0" w:color="auto"/>
                    <w:right w:val="single" w:sz="4" w:space="0" w:color="auto"/>
                  </w:tcBorders>
                  <w:shd w:val="clear" w:color="auto" w:fill="auto"/>
                  <w:noWrap/>
                  <w:vAlign w:val="bottom"/>
                  <w:tcPrChange w:id="85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59" w:author="Jon Minton" w:date="2012-12-19T15:11:00Z">
                    <w:r w:rsidRPr="00BA0F69" w:rsidDel="00C07FB1">
                      <w:rPr>
                        <w:rFonts w:ascii="Calibri" w:eastAsia="Times New Roman" w:hAnsi="Calibri" w:cs="Calibri"/>
                        <w:color w:val="000000"/>
                        <w:lang w:eastAsia="en-GB"/>
                      </w:rPr>
                      <w:delText>5.2</w:delText>
                    </w:r>
                  </w:del>
                </w:p>
              </w:tc>
              <w:tc>
                <w:tcPr>
                  <w:tcW w:w="645" w:type="dxa"/>
                  <w:tcBorders>
                    <w:top w:val="nil"/>
                    <w:left w:val="nil"/>
                    <w:bottom w:val="single" w:sz="4" w:space="0" w:color="auto"/>
                    <w:right w:val="single" w:sz="4" w:space="0" w:color="auto"/>
                  </w:tcBorders>
                  <w:shd w:val="clear" w:color="auto" w:fill="auto"/>
                  <w:noWrap/>
                  <w:vAlign w:val="bottom"/>
                  <w:tcPrChange w:id="86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61" w:author="Jon Minton" w:date="2012-12-19T15:11:00Z">
                    <w:r w:rsidRPr="00BA0F69" w:rsidDel="00C07FB1">
                      <w:rPr>
                        <w:rFonts w:ascii="Calibri" w:eastAsia="Times New Roman" w:hAnsi="Calibri" w:cs="Calibri"/>
                        <w:color w:val="000000"/>
                        <w:lang w:eastAsia="en-GB"/>
                      </w:rPr>
                      <w:delText>4.7</w:delText>
                    </w:r>
                  </w:del>
                </w:p>
              </w:tc>
              <w:tc>
                <w:tcPr>
                  <w:tcW w:w="645" w:type="dxa"/>
                  <w:tcBorders>
                    <w:top w:val="nil"/>
                    <w:left w:val="nil"/>
                    <w:bottom w:val="single" w:sz="4" w:space="0" w:color="auto"/>
                    <w:right w:val="single" w:sz="4" w:space="0" w:color="auto"/>
                  </w:tcBorders>
                  <w:shd w:val="clear" w:color="auto" w:fill="auto"/>
                  <w:noWrap/>
                  <w:vAlign w:val="bottom"/>
                  <w:tcPrChange w:id="86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63" w:author="Jon Minton" w:date="2012-12-19T15:11:00Z">
                    <w:r w:rsidRPr="00BA0F69" w:rsidDel="00C07FB1">
                      <w:rPr>
                        <w:rFonts w:ascii="Calibri" w:eastAsia="Times New Roman" w:hAnsi="Calibri" w:cs="Calibri"/>
                        <w:color w:val="000000"/>
                        <w:lang w:eastAsia="en-GB"/>
                      </w:rPr>
                      <w:delText>4.1</w:delText>
                    </w:r>
                  </w:del>
                </w:p>
              </w:tc>
              <w:tc>
                <w:tcPr>
                  <w:tcW w:w="526" w:type="dxa"/>
                  <w:tcBorders>
                    <w:top w:val="nil"/>
                    <w:left w:val="nil"/>
                    <w:bottom w:val="single" w:sz="4" w:space="0" w:color="auto"/>
                    <w:right w:val="single" w:sz="4" w:space="0" w:color="auto"/>
                  </w:tcBorders>
                  <w:shd w:val="clear" w:color="auto" w:fill="auto"/>
                  <w:noWrap/>
                  <w:vAlign w:val="bottom"/>
                  <w:tcPrChange w:id="864"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65" w:author="Jon Minton" w:date="2012-12-19T15:11:00Z">
                    <w:r w:rsidRPr="00BA0F69" w:rsidDel="00C07FB1">
                      <w:rPr>
                        <w:rFonts w:ascii="Calibri" w:eastAsia="Times New Roman" w:hAnsi="Calibri" w:cs="Calibri"/>
                        <w:color w:val="000000"/>
                        <w:lang w:eastAsia="en-GB"/>
                      </w:rPr>
                      <w:delText>3.4</w:delText>
                    </w:r>
                  </w:del>
                </w:p>
              </w:tc>
            </w:tr>
            <w:tr w:rsidR="006E20FD" w:rsidRPr="00BA0F69" w:rsidTr="00C07FB1">
              <w:trPr>
                <w:trHeight w:val="293"/>
                <w:trPrChange w:id="866" w:author="Jon Minton" w:date="2012-12-19T15:11:00Z">
                  <w:trPr>
                    <w:trHeight w:val="293"/>
                  </w:trPr>
                </w:trPrChange>
              </w:trPr>
              <w:tc>
                <w:tcPr>
                  <w:tcW w:w="531" w:type="dxa"/>
                  <w:vMerge/>
                  <w:tcBorders>
                    <w:top w:val="nil"/>
                    <w:left w:val="single" w:sz="4" w:space="0" w:color="auto"/>
                    <w:bottom w:val="single" w:sz="4" w:space="0" w:color="auto"/>
                    <w:right w:val="single" w:sz="4" w:space="0" w:color="auto"/>
                  </w:tcBorders>
                  <w:vAlign w:val="center"/>
                  <w:tcPrChange w:id="867" w:author="Jon Minton" w:date="2012-12-19T15:11:00Z">
                    <w:tcPr>
                      <w:tcW w:w="531"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tcPrChange w:id="868" w:author="Jon Minton" w:date="2012-12-19T15:11:00Z">
                    <w:tcPr>
                      <w:tcW w:w="531"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869" w:author="Jon Minton" w:date="2012-12-19T15:11:00Z">
                    <w:r w:rsidRPr="00BA0F69" w:rsidDel="00C07FB1">
                      <w:rPr>
                        <w:rFonts w:ascii="Calibri" w:eastAsia="Times New Roman" w:hAnsi="Calibri" w:cs="Calibri"/>
                        <w:b/>
                        <w:bCs/>
                        <w:color w:val="000000"/>
                        <w:lang w:eastAsia="en-GB"/>
                      </w:rPr>
                      <w:delText>1</w:delText>
                    </w:r>
                  </w:del>
                </w:p>
              </w:tc>
              <w:tc>
                <w:tcPr>
                  <w:tcW w:w="526" w:type="dxa"/>
                  <w:tcBorders>
                    <w:top w:val="nil"/>
                    <w:left w:val="nil"/>
                    <w:bottom w:val="single" w:sz="4" w:space="0" w:color="auto"/>
                    <w:right w:val="single" w:sz="4" w:space="0" w:color="auto"/>
                  </w:tcBorders>
                  <w:shd w:val="clear" w:color="auto" w:fill="auto"/>
                  <w:noWrap/>
                  <w:vAlign w:val="bottom"/>
                  <w:tcPrChange w:id="87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71" w:author="Jon Minton" w:date="2012-12-19T15:11:00Z">
                    <w:r w:rsidRPr="00BA0F69" w:rsidDel="00C07FB1">
                      <w:rPr>
                        <w:rFonts w:ascii="Calibri" w:eastAsia="Times New Roman" w:hAnsi="Calibri" w:cs="Calibri"/>
                        <w:color w:val="000000"/>
                        <w:lang w:eastAsia="en-GB"/>
                      </w:rPr>
                      <w:delText>6.9</w:delText>
                    </w:r>
                  </w:del>
                </w:p>
              </w:tc>
              <w:tc>
                <w:tcPr>
                  <w:tcW w:w="529" w:type="dxa"/>
                  <w:tcBorders>
                    <w:top w:val="nil"/>
                    <w:left w:val="nil"/>
                    <w:bottom w:val="single" w:sz="4" w:space="0" w:color="auto"/>
                    <w:right w:val="single" w:sz="4" w:space="0" w:color="auto"/>
                  </w:tcBorders>
                  <w:shd w:val="clear" w:color="auto" w:fill="auto"/>
                  <w:noWrap/>
                  <w:vAlign w:val="bottom"/>
                  <w:tcPrChange w:id="872"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73" w:author="Jon Minton" w:date="2012-12-19T15:11:00Z">
                    <w:r w:rsidRPr="00BA0F69" w:rsidDel="00C07FB1">
                      <w:rPr>
                        <w:rFonts w:ascii="Calibri" w:eastAsia="Times New Roman" w:hAnsi="Calibri" w:cs="Calibri"/>
                        <w:color w:val="000000"/>
                        <w:lang w:eastAsia="en-GB"/>
                      </w:rPr>
                      <w:delText>6.7</w:delText>
                    </w:r>
                  </w:del>
                </w:p>
              </w:tc>
              <w:tc>
                <w:tcPr>
                  <w:tcW w:w="529" w:type="dxa"/>
                  <w:tcBorders>
                    <w:top w:val="nil"/>
                    <w:left w:val="nil"/>
                    <w:bottom w:val="single" w:sz="4" w:space="0" w:color="auto"/>
                    <w:right w:val="single" w:sz="4" w:space="0" w:color="auto"/>
                  </w:tcBorders>
                  <w:shd w:val="clear" w:color="auto" w:fill="auto"/>
                  <w:noWrap/>
                  <w:vAlign w:val="bottom"/>
                  <w:tcPrChange w:id="874"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75" w:author="Jon Minton" w:date="2012-12-19T15:11:00Z">
                    <w:r w:rsidRPr="00BA0F69" w:rsidDel="00C07FB1">
                      <w:rPr>
                        <w:rFonts w:ascii="Calibri" w:eastAsia="Times New Roman" w:hAnsi="Calibri" w:cs="Calibri"/>
                        <w:color w:val="000000"/>
                        <w:lang w:eastAsia="en-GB"/>
                      </w:rPr>
                      <w:delText>6.5</w:delText>
                    </w:r>
                  </w:del>
                </w:p>
              </w:tc>
              <w:tc>
                <w:tcPr>
                  <w:tcW w:w="529" w:type="dxa"/>
                  <w:tcBorders>
                    <w:top w:val="nil"/>
                    <w:left w:val="nil"/>
                    <w:bottom w:val="single" w:sz="4" w:space="0" w:color="auto"/>
                    <w:right w:val="single" w:sz="4" w:space="0" w:color="auto"/>
                  </w:tcBorders>
                  <w:shd w:val="clear" w:color="auto" w:fill="auto"/>
                  <w:noWrap/>
                  <w:vAlign w:val="bottom"/>
                  <w:tcPrChange w:id="876"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77" w:author="Jon Minton" w:date="2012-12-19T15:11:00Z">
                    <w:r w:rsidRPr="00BA0F69" w:rsidDel="00C07FB1">
                      <w:rPr>
                        <w:rFonts w:ascii="Calibri" w:eastAsia="Times New Roman" w:hAnsi="Calibri" w:cs="Calibri"/>
                        <w:color w:val="000000"/>
                        <w:lang w:eastAsia="en-GB"/>
                      </w:rPr>
                      <w:delText>6.3</w:delText>
                    </w:r>
                  </w:del>
                </w:p>
              </w:tc>
              <w:tc>
                <w:tcPr>
                  <w:tcW w:w="529" w:type="dxa"/>
                  <w:tcBorders>
                    <w:top w:val="nil"/>
                    <w:left w:val="nil"/>
                    <w:bottom w:val="single" w:sz="4" w:space="0" w:color="auto"/>
                    <w:right w:val="single" w:sz="4" w:space="0" w:color="auto"/>
                  </w:tcBorders>
                  <w:shd w:val="clear" w:color="auto" w:fill="auto"/>
                  <w:noWrap/>
                  <w:vAlign w:val="bottom"/>
                  <w:tcPrChange w:id="878" w:author="Jon Minton" w:date="2012-12-19T15:11:00Z">
                    <w:tcPr>
                      <w:tcW w:w="529"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79" w:author="Jon Minton" w:date="2012-12-19T15:11:00Z">
                    <w:r w:rsidRPr="00BA0F69" w:rsidDel="00C07FB1">
                      <w:rPr>
                        <w:rFonts w:ascii="Calibri" w:eastAsia="Times New Roman" w:hAnsi="Calibri" w:cs="Calibri"/>
                        <w:color w:val="000000"/>
                        <w:lang w:eastAsia="en-GB"/>
                      </w:rPr>
                      <w:delText>6.1</w:delText>
                    </w:r>
                  </w:del>
                </w:p>
              </w:tc>
              <w:tc>
                <w:tcPr>
                  <w:tcW w:w="645" w:type="dxa"/>
                  <w:tcBorders>
                    <w:top w:val="nil"/>
                    <w:left w:val="nil"/>
                    <w:bottom w:val="single" w:sz="4" w:space="0" w:color="auto"/>
                    <w:right w:val="single" w:sz="4" w:space="0" w:color="auto"/>
                  </w:tcBorders>
                  <w:shd w:val="clear" w:color="auto" w:fill="auto"/>
                  <w:noWrap/>
                  <w:vAlign w:val="bottom"/>
                  <w:tcPrChange w:id="880"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81" w:author="Jon Minton" w:date="2012-12-19T15:11:00Z">
                    <w:r w:rsidRPr="00BA0F69" w:rsidDel="00C07FB1">
                      <w:rPr>
                        <w:rFonts w:ascii="Calibri" w:eastAsia="Times New Roman" w:hAnsi="Calibri" w:cs="Calibri"/>
                        <w:color w:val="000000"/>
                        <w:lang w:eastAsia="en-GB"/>
                      </w:rPr>
                      <w:delText>5.8</w:delText>
                    </w:r>
                  </w:del>
                </w:p>
              </w:tc>
              <w:tc>
                <w:tcPr>
                  <w:tcW w:w="645" w:type="dxa"/>
                  <w:tcBorders>
                    <w:top w:val="nil"/>
                    <w:left w:val="nil"/>
                    <w:bottom w:val="single" w:sz="4" w:space="0" w:color="auto"/>
                    <w:right w:val="single" w:sz="4" w:space="0" w:color="auto"/>
                  </w:tcBorders>
                  <w:shd w:val="clear" w:color="auto" w:fill="auto"/>
                  <w:noWrap/>
                  <w:vAlign w:val="bottom"/>
                  <w:tcPrChange w:id="882"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83" w:author="Jon Minton" w:date="2012-12-19T15:11:00Z">
                    <w:r w:rsidRPr="00BA0F69" w:rsidDel="00C07FB1">
                      <w:rPr>
                        <w:rFonts w:ascii="Calibri" w:eastAsia="Times New Roman" w:hAnsi="Calibri" w:cs="Calibri"/>
                        <w:color w:val="000000"/>
                        <w:lang w:eastAsia="en-GB"/>
                      </w:rPr>
                      <w:delText>5.5</w:delText>
                    </w:r>
                  </w:del>
                </w:p>
              </w:tc>
              <w:tc>
                <w:tcPr>
                  <w:tcW w:w="645" w:type="dxa"/>
                  <w:tcBorders>
                    <w:top w:val="nil"/>
                    <w:left w:val="nil"/>
                    <w:bottom w:val="single" w:sz="4" w:space="0" w:color="auto"/>
                    <w:right w:val="single" w:sz="4" w:space="0" w:color="auto"/>
                  </w:tcBorders>
                  <w:shd w:val="clear" w:color="auto" w:fill="auto"/>
                  <w:noWrap/>
                  <w:vAlign w:val="bottom"/>
                  <w:tcPrChange w:id="884"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85" w:author="Jon Minton" w:date="2012-12-19T15:11:00Z">
                    <w:r w:rsidRPr="00BA0F69" w:rsidDel="00C07FB1">
                      <w:rPr>
                        <w:rFonts w:ascii="Calibri" w:eastAsia="Times New Roman" w:hAnsi="Calibri" w:cs="Calibri"/>
                        <w:color w:val="000000"/>
                        <w:lang w:eastAsia="en-GB"/>
                      </w:rPr>
                      <w:delText>5.1</w:delText>
                    </w:r>
                  </w:del>
                </w:p>
              </w:tc>
              <w:tc>
                <w:tcPr>
                  <w:tcW w:w="645" w:type="dxa"/>
                  <w:tcBorders>
                    <w:top w:val="nil"/>
                    <w:left w:val="nil"/>
                    <w:bottom w:val="single" w:sz="4" w:space="0" w:color="auto"/>
                    <w:right w:val="single" w:sz="4" w:space="0" w:color="auto"/>
                  </w:tcBorders>
                  <w:shd w:val="clear" w:color="auto" w:fill="auto"/>
                  <w:noWrap/>
                  <w:vAlign w:val="bottom"/>
                  <w:tcPrChange w:id="886"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87" w:author="Jon Minton" w:date="2012-12-19T15:11:00Z">
                    <w:r w:rsidRPr="00BA0F69" w:rsidDel="00C07FB1">
                      <w:rPr>
                        <w:rFonts w:ascii="Calibri" w:eastAsia="Times New Roman" w:hAnsi="Calibri" w:cs="Calibri"/>
                        <w:color w:val="000000"/>
                        <w:lang w:eastAsia="en-GB"/>
                      </w:rPr>
                      <w:delText>4.6</w:delText>
                    </w:r>
                  </w:del>
                </w:p>
              </w:tc>
              <w:tc>
                <w:tcPr>
                  <w:tcW w:w="645" w:type="dxa"/>
                  <w:tcBorders>
                    <w:top w:val="nil"/>
                    <w:left w:val="nil"/>
                    <w:bottom w:val="single" w:sz="4" w:space="0" w:color="auto"/>
                    <w:right w:val="single" w:sz="4" w:space="0" w:color="auto"/>
                  </w:tcBorders>
                  <w:shd w:val="clear" w:color="auto" w:fill="auto"/>
                  <w:noWrap/>
                  <w:vAlign w:val="bottom"/>
                  <w:tcPrChange w:id="888" w:author="Jon Minton" w:date="2012-12-19T15:11:00Z">
                    <w:tcPr>
                      <w:tcW w:w="645"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89" w:author="Jon Minton" w:date="2012-12-19T15:11:00Z">
                    <w:r w:rsidRPr="00BA0F69" w:rsidDel="00C07FB1">
                      <w:rPr>
                        <w:rFonts w:ascii="Calibri" w:eastAsia="Times New Roman" w:hAnsi="Calibri" w:cs="Calibri"/>
                        <w:color w:val="000000"/>
                        <w:lang w:eastAsia="en-GB"/>
                      </w:rPr>
                      <w:delText>4.0</w:delText>
                    </w:r>
                  </w:del>
                </w:p>
              </w:tc>
              <w:tc>
                <w:tcPr>
                  <w:tcW w:w="526" w:type="dxa"/>
                  <w:tcBorders>
                    <w:top w:val="nil"/>
                    <w:left w:val="nil"/>
                    <w:bottom w:val="single" w:sz="4" w:space="0" w:color="auto"/>
                    <w:right w:val="single" w:sz="4" w:space="0" w:color="auto"/>
                  </w:tcBorders>
                  <w:shd w:val="clear" w:color="auto" w:fill="auto"/>
                  <w:noWrap/>
                  <w:vAlign w:val="bottom"/>
                  <w:tcPrChange w:id="890" w:author="Jon Minton" w:date="2012-12-19T15:11:00Z">
                    <w:tcPr>
                      <w:tcW w:w="526"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891" w:author="Jon Minton" w:date="2012-12-19T15:11:00Z">
                    <w:r w:rsidRPr="00BA0F69" w:rsidDel="00C07FB1">
                      <w:rPr>
                        <w:rFonts w:ascii="Calibri" w:eastAsia="Times New Roman" w:hAnsi="Calibri" w:cs="Calibri"/>
                        <w:color w:val="000000"/>
                        <w:lang w:eastAsia="en-GB"/>
                      </w:rPr>
                      <w:delText>3.3</w:delText>
                    </w:r>
                  </w:del>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del w:id="892" w:author="Jon Minton" w:date="2012-12-19T15:11:00Z">
              <w:r w:rsidDel="00C07FB1">
                <w:delText>W_50_1_M</w:delText>
              </w:r>
            </w:del>
          </w:p>
        </w:tc>
      </w:tr>
      <w:tr w:rsidR="006E20FD" w:rsidTr="006E20FD">
        <w:trPr>
          <w:divId w:val="1548566716"/>
          <w:trHeight w:val="134"/>
        </w:trPr>
        <w:tc>
          <w:tcPr>
            <w:tcW w:w="8046" w:type="dxa"/>
          </w:tcPr>
          <w:tbl>
            <w:tblPr>
              <w:tblW w:w="6500" w:type="dxa"/>
              <w:tblInd w:w="93" w:type="dxa"/>
              <w:tblLook w:val="04A0" w:firstRow="1" w:lastRow="0" w:firstColumn="1" w:lastColumn="0" w:noHBand="0" w:noVBand="1"/>
              <w:tblPrChange w:id="893" w:author="Jon Minton" w:date="2012-12-19T15:11:00Z">
                <w:tblPr>
                  <w:tblW w:w="6500" w:type="dxa"/>
                  <w:tblInd w:w="93" w:type="dxa"/>
                  <w:tblLook w:val="04A0" w:firstRow="1" w:lastRow="0" w:firstColumn="1" w:lastColumn="0" w:noHBand="0" w:noVBand="1"/>
                </w:tblPr>
              </w:tblPrChange>
            </w:tblPr>
            <w:tblGrid>
              <w:gridCol w:w="500"/>
              <w:gridCol w:w="500"/>
              <w:gridCol w:w="607"/>
              <w:gridCol w:w="607"/>
              <w:gridCol w:w="607"/>
              <w:gridCol w:w="607"/>
              <w:gridCol w:w="607"/>
              <w:gridCol w:w="607"/>
              <w:gridCol w:w="607"/>
              <w:gridCol w:w="607"/>
              <w:gridCol w:w="607"/>
              <w:gridCol w:w="607"/>
              <w:gridCol w:w="495"/>
              <w:tblGridChange w:id="894">
                <w:tblGrid>
                  <w:gridCol w:w="500"/>
                  <w:gridCol w:w="500"/>
                  <w:gridCol w:w="607"/>
                  <w:gridCol w:w="607"/>
                  <w:gridCol w:w="607"/>
                  <w:gridCol w:w="607"/>
                  <w:gridCol w:w="607"/>
                  <w:gridCol w:w="607"/>
                  <w:gridCol w:w="607"/>
                  <w:gridCol w:w="607"/>
                  <w:gridCol w:w="607"/>
                  <w:gridCol w:w="607"/>
                  <w:gridCol w:w="495"/>
                </w:tblGrid>
              </w:tblGridChange>
            </w:tblGrid>
            <w:tr w:rsidR="006E20FD" w:rsidRPr="00BA0F69" w:rsidTr="00C07FB1">
              <w:trPr>
                <w:trHeight w:val="300"/>
                <w:trPrChange w:id="895" w:author="Jon Minton" w:date="2012-12-19T15:11:00Z">
                  <w:trPr>
                    <w:trHeight w:val="300"/>
                  </w:trPr>
                </w:trPrChange>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tcPrChange w:id="896" w:author="Jon Minton" w:date="2012-12-19T15:11:00Z">
                    <w:tcPr>
                      <w:tcW w:w="1000" w:type="dxa"/>
                      <w:gridSpan w:val="2"/>
                      <w:tcBorders>
                        <w:top w:val="single" w:sz="4" w:space="0" w:color="auto"/>
                        <w:left w:val="single" w:sz="4" w:space="0" w:color="auto"/>
                        <w:bottom w:val="nil"/>
                        <w:right w:val="single" w:sz="8" w:space="0" w:color="000000"/>
                      </w:tcBorders>
                      <w:shd w:val="clear" w:color="auto" w:fill="auto"/>
                      <w:noWrap/>
                      <w:vAlign w:val="center"/>
                    </w:tcPr>
                  </w:tcPrChange>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del w:id="897" w:author="Jon Minton" w:date="2012-12-19T15:11:00Z">
                    <w:r w:rsidRPr="00BA0F69" w:rsidDel="00C07FB1">
                      <w:rPr>
                        <w:rFonts w:ascii="Calibri" w:eastAsia="Times New Roman" w:hAnsi="Calibri" w:cs="Calibri"/>
                        <w:b/>
                        <w:bCs/>
                        <w:i/>
                        <w:iCs/>
                        <w:color w:val="000000"/>
                        <w:lang w:eastAsia="en-GB"/>
                      </w:rPr>
                      <w:delText>W_50</w:delText>
                    </w:r>
                  </w:del>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tcPrChange w:id="898" w:author="Jon Minton" w:date="2012-12-19T15:11:00Z">
                    <w:tcPr>
                      <w:tcW w:w="5500" w:type="dxa"/>
                      <w:gridSpan w:val="11"/>
                      <w:tcBorders>
                        <w:top w:val="single" w:sz="4" w:space="0" w:color="auto"/>
                        <w:left w:val="nil"/>
                        <w:bottom w:val="single" w:sz="4" w:space="0" w:color="auto"/>
                        <w:right w:val="single" w:sz="4" w:space="0" w:color="auto"/>
                      </w:tcBorders>
                      <w:shd w:val="clear" w:color="auto" w:fill="auto"/>
                      <w:noWrap/>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del w:id="899" w:author="Jon Minton" w:date="2012-12-19T15:11:00Z">
                    <w:r w:rsidRPr="00BA0F69" w:rsidDel="00C07FB1">
                      <w:rPr>
                        <w:rFonts w:ascii="Calibri" w:eastAsia="Times New Roman" w:hAnsi="Calibri" w:cs="Calibri"/>
                        <w:i/>
                        <w:iCs/>
                        <w:color w:val="000000"/>
                        <w:lang w:eastAsia="en-GB"/>
                      </w:rPr>
                      <w:delText>Sensitivity</w:delText>
                    </w:r>
                  </w:del>
                </w:p>
              </w:tc>
            </w:tr>
            <w:tr w:rsidR="006E20FD" w:rsidRPr="00BA0F69" w:rsidTr="00C07FB1">
              <w:trPr>
                <w:trHeight w:val="300"/>
                <w:trPrChange w:id="900" w:author="Jon Minton" w:date="2012-12-19T15:11:00Z">
                  <w:trPr>
                    <w:trHeight w:val="300"/>
                  </w:trPr>
                </w:trPrChange>
              </w:trPr>
              <w:tc>
                <w:tcPr>
                  <w:tcW w:w="1000" w:type="dxa"/>
                  <w:gridSpan w:val="2"/>
                  <w:tcBorders>
                    <w:top w:val="nil"/>
                    <w:left w:val="single" w:sz="4" w:space="0" w:color="auto"/>
                    <w:bottom w:val="single" w:sz="8" w:space="0" w:color="auto"/>
                    <w:right w:val="single" w:sz="8" w:space="0" w:color="000000"/>
                  </w:tcBorders>
                  <w:shd w:val="clear" w:color="auto" w:fill="auto"/>
                  <w:vAlign w:val="center"/>
                  <w:tcPrChange w:id="901" w:author="Jon Minton" w:date="2012-12-19T15:11:00Z">
                    <w:tcPr>
                      <w:tcW w:w="1000" w:type="dxa"/>
                      <w:gridSpan w:val="2"/>
                      <w:tcBorders>
                        <w:top w:val="nil"/>
                        <w:left w:val="single" w:sz="4" w:space="0" w:color="auto"/>
                        <w:bottom w:val="single" w:sz="8" w:space="0" w:color="auto"/>
                        <w:right w:val="single" w:sz="8" w:space="0" w:color="000000"/>
                      </w:tcBorders>
                      <w:shd w:val="clear" w:color="auto" w:fill="auto"/>
                      <w:vAlign w:val="center"/>
                    </w:tcPr>
                  </w:tcPrChange>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del w:id="902" w:author="Jon Minton" w:date="2012-12-19T15:11:00Z">
                    <w:r w:rsidRPr="00BA0F69" w:rsidDel="00C07FB1">
                      <w:rPr>
                        <w:rFonts w:ascii="Calibri" w:eastAsia="Times New Roman" w:hAnsi="Calibri" w:cs="Calibri"/>
                        <w:b/>
                        <w:bCs/>
                        <w:i/>
                        <w:iCs/>
                        <w:color w:val="000000"/>
                        <w:lang w:eastAsia="en-GB"/>
                      </w:rPr>
                      <w:delText>1_F</w:delText>
                    </w:r>
                  </w:del>
                </w:p>
              </w:tc>
              <w:tc>
                <w:tcPr>
                  <w:tcW w:w="513" w:type="dxa"/>
                  <w:tcBorders>
                    <w:top w:val="nil"/>
                    <w:left w:val="nil"/>
                    <w:bottom w:val="single" w:sz="8" w:space="0" w:color="auto"/>
                    <w:right w:val="single" w:sz="4" w:space="0" w:color="auto"/>
                  </w:tcBorders>
                  <w:shd w:val="clear" w:color="auto" w:fill="auto"/>
                  <w:noWrap/>
                  <w:vAlign w:val="bottom"/>
                  <w:tcPrChange w:id="903"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04" w:author="Jon Minton" w:date="2012-12-19T15:11:00Z">
                    <w:r w:rsidRPr="00BA0F69" w:rsidDel="00C07FB1">
                      <w:rPr>
                        <w:rFonts w:ascii="Calibri" w:eastAsia="Times New Roman" w:hAnsi="Calibri" w:cs="Calibri"/>
                        <w:b/>
                        <w:bCs/>
                        <w:color w:val="000000"/>
                        <w:lang w:eastAsia="en-GB"/>
                      </w:rPr>
                      <w:delText>0</w:delText>
                    </w:r>
                  </w:del>
                </w:p>
              </w:tc>
              <w:tc>
                <w:tcPr>
                  <w:tcW w:w="513" w:type="dxa"/>
                  <w:tcBorders>
                    <w:top w:val="nil"/>
                    <w:left w:val="nil"/>
                    <w:bottom w:val="single" w:sz="8" w:space="0" w:color="auto"/>
                    <w:right w:val="single" w:sz="4" w:space="0" w:color="auto"/>
                  </w:tcBorders>
                  <w:shd w:val="clear" w:color="auto" w:fill="auto"/>
                  <w:noWrap/>
                  <w:vAlign w:val="bottom"/>
                  <w:tcPrChange w:id="905"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06" w:author="Jon Minton" w:date="2012-12-19T15:11:00Z">
                    <w:r w:rsidRPr="00BA0F69" w:rsidDel="00C07FB1">
                      <w:rPr>
                        <w:rFonts w:ascii="Calibri" w:eastAsia="Times New Roman" w:hAnsi="Calibri" w:cs="Calibri"/>
                        <w:b/>
                        <w:bCs/>
                        <w:color w:val="000000"/>
                        <w:lang w:eastAsia="en-GB"/>
                      </w:rPr>
                      <w:delText>0.1</w:delText>
                    </w:r>
                  </w:del>
                </w:p>
              </w:tc>
              <w:tc>
                <w:tcPr>
                  <w:tcW w:w="513" w:type="dxa"/>
                  <w:tcBorders>
                    <w:top w:val="nil"/>
                    <w:left w:val="nil"/>
                    <w:bottom w:val="single" w:sz="8" w:space="0" w:color="auto"/>
                    <w:right w:val="single" w:sz="4" w:space="0" w:color="auto"/>
                  </w:tcBorders>
                  <w:shd w:val="clear" w:color="auto" w:fill="auto"/>
                  <w:noWrap/>
                  <w:vAlign w:val="bottom"/>
                  <w:tcPrChange w:id="907"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08" w:author="Jon Minton" w:date="2012-12-19T15:11:00Z">
                    <w:r w:rsidRPr="00BA0F69" w:rsidDel="00C07FB1">
                      <w:rPr>
                        <w:rFonts w:ascii="Calibri" w:eastAsia="Times New Roman" w:hAnsi="Calibri" w:cs="Calibri"/>
                        <w:b/>
                        <w:bCs/>
                        <w:color w:val="000000"/>
                        <w:lang w:eastAsia="en-GB"/>
                      </w:rPr>
                      <w:delText>0.2</w:delText>
                    </w:r>
                  </w:del>
                </w:p>
              </w:tc>
              <w:tc>
                <w:tcPr>
                  <w:tcW w:w="513" w:type="dxa"/>
                  <w:tcBorders>
                    <w:top w:val="nil"/>
                    <w:left w:val="nil"/>
                    <w:bottom w:val="single" w:sz="8" w:space="0" w:color="auto"/>
                    <w:right w:val="single" w:sz="4" w:space="0" w:color="auto"/>
                  </w:tcBorders>
                  <w:shd w:val="clear" w:color="auto" w:fill="auto"/>
                  <w:noWrap/>
                  <w:vAlign w:val="bottom"/>
                  <w:tcPrChange w:id="909"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10" w:author="Jon Minton" w:date="2012-12-19T15:11:00Z">
                    <w:r w:rsidRPr="00BA0F69" w:rsidDel="00C07FB1">
                      <w:rPr>
                        <w:rFonts w:ascii="Calibri" w:eastAsia="Times New Roman" w:hAnsi="Calibri" w:cs="Calibri"/>
                        <w:b/>
                        <w:bCs/>
                        <w:color w:val="000000"/>
                        <w:lang w:eastAsia="en-GB"/>
                      </w:rPr>
                      <w:delText>0.3</w:delText>
                    </w:r>
                  </w:del>
                </w:p>
              </w:tc>
              <w:tc>
                <w:tcPr>
                  <w:tcW w:w="512" w:type="dxa"/>
                  <w:tcBorders>
                    <w:top w:val="nil"/>
                    <w:left w:val="nil"/>
                    <w:bottom w:val="single" w:sz="8" w:space="0" w:color="auto"/>
                    <w:right w:val="single" w:sz="4" w:space="0" w:color="auto"/>
                  </w:tcBorders>
                  <w:shd w:val="clear" w:color="auto" w:fill="auto"/>
                  <w:noWrap/>
                  <w:vAlign w:val="bottom"/>
                  <w:tcPrChange w:id="911"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12" w:author="Jon Minton" w:date="2012-12-19T15:11:00Z">
                    <w:r w:rsidRPr="00BA0F69" w:rsidDel="00C07FB1">
                      <w:rPr>
                        <w:rFonts w:ascii="Calibri" w:eastAsia="Times New Roman" w:hAnsi="Calibri" w:cs="Calibri"/>
                        <w:b/>
                        <w:bCs/>
                        <w:color w:val="000000"/>
                        <w:lang w:eastAsia="en-GB"/>
                      </w:rPr>
                      <w:delText>0.4</w:delText>
                    </w:r>
                  </w:del>
                </w:p>
              </w:tc>
              <w:tc>
                <w:tcPr>
                  <w:tcW w:w="512" w:type="dxa"/>
                  <w:tcBorders>
                    <w:top w:val="nil"/>
                    <w:left w:val="nil"/>
                    <w:bottom w:val="single" w:sz="8" w:space="0" w:color="auto"/>
                    <w:right w:val="single" w:sz="4" w:space="0" w:color="auto"/>
                  </w:tcBorders>
                  <w:shd w:val="clear" w:color="auto" w:fill="auto"/>
                  <w:noWrap/>
                  <w:vAlign w:val="bottom"/>
                  <w:tcPrChange w:id="913"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14" w:author="Jon Minton" w:date="2012-12-19T15:11:00Z">
                    <w:r w:rsidRPr="00BA0F69" w:rsidDel="00C07FB1">
                      <w:rPr>
                        <w:rFonts w:ascii="Calibri" w:eastAsia="Times New Roman" w:hAnsi="Calibri" w:cs="Calibri"/>
                        <w:b/>
                        <w:bCs/>
                        <w:color w:val="000000"/>
                        <w:lang w:eastAsia="en-GB"/>
                      </w:rPr>
                      <w:delText>0.5</w:delText>
                    </w:r>
                  </w:del>
                </w:p>
              </w:tc>
              <w:tc>
                <w:tcPr>
                  <w:tcW w:w="512" w:type="dxa"/>
                  <w:tcBorders>
                    <w:top w:val="nil"/>
                    <w:left w:val="nil"/>
                    <w:bottom w:val="single" w:sz="8" w:space="0" w:color="auto"/>
                    <w:right w:val="single" w:sz="4" w:space="0" w:color="auto"/>
                  </w:tcBorders>
                  <w:shd w:val="clear" w:color="auto" w:fill="auto"/>
                  <w:noWrap/>
                  <w:vAlign w:val="bottom"/>
                  <w:tcPrChange w:id="915"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16" w:author="Jon Minton" w:date="2012-12-19T15:11:00Z">
                    <w:r w:rsidRPr="00BA0F69" w:rsidDel="00C07FB1">
                      <w:rPr>
                        <w:rFonts w:ascii="Calibri" w:eastAsia="Times New Roman" w:hAnsi="Calibri" w:cs="Calibri"/>
                        <w:b/>
                        <w:bCs/>
                        <w:color w:val="000000"/>
                        <w:lang w:eastAsia="en-GB"/>
                      </w:rPr>
                      <w:delText>0.6</w:delText>
                    </w:r>
                  </w:del>
                </w:p>
              </w:tc>
              <w:tc>
                <w:tcPr>
                  <w:tcW w:w="512" w:type="dxa"/>
                  <w:tcBorders>
                    <w:top w:val="nil"/>
                    <w:left w:val="nil"/>
                    <w:bottom w:val="single" w:sz="8" w:space="0" w:color="auto"/>
                    <w:right w:val="single" w:sz="4" w:space="0" w:color="auto"/>
                  </w:tcBorders>
                  <w:shd w:val="clear" w:color="auto" w:fill="auto"/>
                  <w:noWrap/>
                  <w:vAlign w:val="bottom"/>
                  <w:tcPrChange w:id="917"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18" w:author="Jon Minton" w:date="2012-12-19T15:11:00Z">
                    <w:r w:rsidRPr="00BA0F69" w:rsidDel="00C07FB1">
                      <w:rPr>
                        <w:rFonts w:ascii="Calibri" w:eastAsia="Times New Roman" w:hAnsi="Calibri" w:cs="Calibri"/>
                        <w:b/>
                        <w:bCs/>
                        <w:color w:val="000000"/>
                        <w:lang w:eastAsia="en-GB"/>
                      </w:rPr>
                      <w:delText>0.7</w:delText>
                    </w:r>
                  </w:del>
                </w:p>
              </w:tc>
              <w:tc>
                <w:tcPr>
                  <w:tcW w:w="512" w:type="dxa"/>
                  <w:tcBorders>
                    <w:top w:val="nil"/>
                    <w:left w:val="nil"/>
                    <w:bottom w:val="single" w:sz="8" w:space="0" w:color="auto"/>
                    <w:right w:val="single" w:sz="4" w:space="0" w:color="auto"/>
                  </w:tcBorders>
                  <w:shd w:val="clear" w:color="auto" w:fill="auto"/>
                  <w:noWrap/>
                  <w:vAlign w:val="bottom"/>
                  <w:tcPrChange w:id="919"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20" w:author="Jon Minton" w:date="2012-12-19T15:11:00Z">
                    <w:r w:rsidRPr="00BA0F69" w:rsidDel="00C07FB1">
                      <w:rPr>
                        <w:rFonts w:ascii="Calibri" w:eastAsia="Times New Roman" w:hAnsi="Calibri" w:cs="Calibri"/>
                        <w:b/>
                        <w:bCs/>
                        <w:color w:val="000000"/>
                        <w:lang w:eastAsia="en-GB"/>
                      </w:rPr>
                      <w:delText>0.8</w:delText>
                    </w:r>
                  </w:del>
                </w:p>
              </w:tc>
              <w:tc>
                <w:tcPr>
                  <w:tcW w:w="512" w:type="dxa"/>
                  <w:tcBorders>
                    <w:top w:val="nil"/>
                    <w:left w:val="nil"/>
                    <w:bottom w:val="single" w:sz="8" w:space="0" w:color="auto"/>
                    <w:right w:val="single" w:sz="4" w:space="0" w:color="auto"/>
                  </w:tcBorders>
                  <w:shd w:val="clear" w:color="auto" w:fill="auto"/>
                  <w:noWrap/>
                  <w:vAlign w:val="bottom"/>
                  <w:tcPrChange w:id="921"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22" w:author="Jon Minton" w:date="2012-12-19T15:11:00Z">
                    <w:r w:rsidRPr="00BA0F69" w:rsidDel="00C07FB1">
                      <w:rPr>
                        <w:rFonts w:ascii="Calibri" w:eastAsia="Times New Roman" w:hAnsi="Calibri" w:cs="Calibri"/>
                        <w:b/>
                        <w:bCs/>
                        <w:color w:val="000000"/>
                        <w:lang w:eastAsia="en-GB"/>
                      </w:rPr>
                      <w:delText>0.9</w:delText>
                    </w:r>
                  </w:del>
                </w:p>
              </w:tc>
              <w:tc>
                <w:tcPr>
                  <w:tcW w:w="376" w:type="dxa"/>
                  <w:tcBorders>
                    <w:top w:val="nil"/>
                    <w:left w:val="nil"/>
                    <w:bottom w:val="single" w:sz="8" w:space="0" w:color="auto"/>
                    <w:right w:val="single" w:sz="4" w:space="0" w:color="auto"/>
                  </w:tcBorders>
                  <w:shd w:val="clear" w:color="auto" w:fill="auto"/>
                  <w:noWrap/>
                  <w:vAlign w:val="bottom"/>
                  <w:tcPrChange w:id="923" w:author="Jon Minton" w:date="2012-12-19T15:11:00Z">
                    <w:tcPr>
                      <w:tcW w:w="376"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24" w:author="Jon Minton" w:date="2012-12-19T15:11:00Z">
                    <w:r w:rsidRPr="00BA0F69" w:rsidDel="00C07FB1">
                      <w:rPr>
                        <w:rFonts w:ascii="Calibri" w:eastAsia="Times New Roman" w:hAnsi="Calibri" w:cs="Calibri"/>
                        <w:b/>
                        <w:bCs/>
                        <w:color w:val="000000"/>
                        <w:lang w:eastAsia="en-GB"/>
                      </w:rPr>
                      <w:delText>1</w:delText>
                    </w:r>
                  </w:del>
                </w:p>
              </w:tc>
            </w:tr>
            <w:tr w:rsidR="006E20FD" w:rsidRPr="00BA0F69" w:rsidTr="00C07FB1">
              <w:trPr>
                <w:trHeight w:val="300"/>
                <w:trPrChange w:id="925" w:author="Jon Minton" w:date="2012-12-19T15:11:00Z">
                  <w:trPr>
                    <w:trHeight w:val="300"/>
                  </w:trPr>
                </w:trPrChange>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tcPrChange w:id="926" w:author="Jon Minton" w:date="2012-12-19T15:11:00Z">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del w:id="927" w:author="Jon Minton" w:date="2012-12-19T15:11:00Z">
                    <w:r w:rsidRPr="00BA0F69" w:rsidDel="00C07FB1">
                      <w:rPr>
                        <w:rFonts w:ascii="Calibri" w:eastAsia="Times New Roman" w:hAnsi="Calibri" w:cs="Calibri"/>
                        <w:i/>
                        <w:iCs/>
                        <w:color w:val="000000"/>
                        <w:lang w:eastAsia="en-GB"/>
                      </w:rPr>
                      <w:delText>Specificity</w:delText>
                    </w:r>
                  </w:del>
                </w:p>
              </w:tc>
              <w:tc>
                <w:tcPr>
                  <w:tcW w:w="500" w:type="dxa"/>
                  <w:tcBorders>
                    <w:top w:val="nil"/>
                    <w:left w:val="nil"/>
                    <w:bottom w:val="single" w:sz="4" w:space="0" w:color="auto"/>
                    <w:right w:val="single" w:sz="8" w:space="0" w:color="auto"/>
                  </w:tcBorders>
                  <w:shd w:val="clear" w:color="auto" w:fill="auto"/>
                  <w:noWrap/>
                  <w:vAlign w:val="bottom"/>
                  <w:tcPrChange w:id="928"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29" w:author="Jon Minton" w:date="2012-12-19T15:11:00Z">
                    <w:r w:rsidRPr="00BA0F69" w:rsidDel="00C07FB1">
                      <w:rPr>
                        <w:rFonts w:ascii="Calibri" w:eastAsia="Times New Roman" w:hAnsi="Calibri" w:cs="Calibri"/>
                        <w:b/>
                        <w:bCs/>
                        <w:color w:val="000000"/>
                        <w:lang w:eastAsia="en-GB"/>
                      </w:rPr>
                      <w:delText>0</w:delText>
                    </w:r>
                  </w:del>
                </w:p>
              </w:tc>
              <w:tc>
                <w:tcPr>
                  <w:tcW w:w="513" w:type="dxa"/>
                  <w:tcBorders>
                    <w:top w:val="nil"/>
                    <w:left w:val="nil"/>
                    <w:bottom w:val="single" w:sz="4" w:space="0" w:color="auto"/>
                    <w:right w:val="single" w:sz="4" w:space="0" w:color="auto"/>
                  </w:tcBorders>
                  <w:shd w:val="clear" w:color="auto" w:fill="auto"/>
                  <w:noWrap/>
                  <w:vAlign w:val="bottom"/>
                  <w:tcPrChange w:id="93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31" w:author="Jon Minton" w:date="2012-12-19T15:11:00Z">
                    <w:r w:rsidRPr="00BA0F69" w:rsidDel="00C07FB1">
                      <w:rPr>
                        <w:rFonts w:ascii="Calibri" w:eastAsia="Times New Roman" w:hAnsi="Calibri" w:cs="Calibri"/>
                        <w:color w:val="000000"/>
                        <w:lang w:eastAsia="en-GB"/>
                      </w:rPr>
                      <w:delText>11.6</w:delText>
                    </w:r>
                  </w:del>
                </w:p>
              </w:tc>
              <w:tc>
                <w:tcPr>
                  <w:tcW w:w="513" w:type="dxa"/>
                  <w:tcBorders>
                    <w:top w:val="nil"/>
                    <w:left w:val="nil"/>
                    <w:bottom w:val="single" w:sz="4" w:space="0" w:color="auto"/>
                    <w:right w:val="single" w:sz="4" w:space="0" w:color="auto"/>
                  </w:tcBorders>
                  <w:shd w:val="clear" w:color="auto" w:fill="auto"/>
                  <w:noWrap/>
                  <w:vAlign w:val="bottom"/>
                  <w:tcPrChange w:id="93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33" w:author="Jon Minton" w:date="2012-12-19T15:11:00Z">
                    <w:r w:rsidRPr="00BA0F69" w:rsidDel="00C07FB1">
                      <w:rPr>
                        <w:rFonts w:ascii="Calibri" w:eastAsia="Times New Roman" w:hAnsi="Calibri" w:cs="Calibri"/>
                        <w:color w:val="000000"/>
                        <w:lang w:eastAsia="en-GB"/>
                      </w:rPr>
                      <w:delText>11.6</w:delText>
                    </w:r>
                  </w:del>
                </w:p>
              </w:tc>
              <w:tc>
                <w:tcPr>
                  <w:tcW w:w="513" w:type="dxa"/>
                  <w:tcBorders>
                    <w:top w:val="nil"/>
                    <w:left w:val="nil"/>
                    <w:bottom w:val="single" w:sz="4" w:space="0" w:color="auto"/>
                    <w:right w:val="single" w:sz="4" w:space="0" w:color="auto"/>
                  </w:tcBorders>
                  <w:shd w:val="clear" w:color="auto" w:fill="auto"/>
                  <w:noWrap/>
                  <w:vAlign w:val="bottom"/>
                  <w:tcPrChange w:id="93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35" w:author="Jon Minton" w:date="2012-12-19T15:11:00Z">
                    <w:r w:rsidRPr="00BA0F69" w:rsidDel="00C07FB1">
                      <w:rPr>
                        <w:rFonts w:ascii="Calibri" w:eastAsia="Times New Roman" w:hAnsi="Calibri" w:cs="Calibri"/>
                        <w:color w:val="000000"/>
                        <w:lang w:eastAsia="en-GB"/>
                      </w:rPr>
                      <w:delText>11.7</w:delText>
                    </w:r>
                  </w:del>
                </w:p>
              </w:tc>
              <w:tc>
                <w:tcPr>
                  <w:tcW w:w="513" w:type="dxa"/>
                  <w:tcBorders>
                    <w:top w:val="nil"/>
                    <w:left w:val="nil"/>
                    <w:bottom w:val="single" w:sz="4" w:space="0" w:color="auto"/>
                    <w:right w:val="single" w:sz="4" w:space="0" w:color="auto"/>
                  </w:tcBorders>
                  <w:shd w:val="clear" w:color="auto" w:fill="auto"/>
                  <w:noWrap/>
                  <w:vAlign w:val="bottom"/>
                  <w:tcPrChange w:id="93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37" w:author="Jon Minton" w:date="2012-12-19T15:11:00Z">
                    <w:r w:rsidRPr="00BA0F69" w:rsidDel="00C07FB1">
                      <w:rPr>
                        <w:rFonts w:ascii="Calibri" w:eastAsia="Times New Roman" w:hAnsi="Calibri" w:cs="Calibri"/>
                        <w:color w:val="000000"/>
                        <w:lang w:eastAsia="en-GB"/>
                      </w:rPr>
                      <w:delText>11.7</w:delText>
                    </w:r>
                  </w:del>
                </w:p>
              </w:tc>
              <w:tc>
                <w:tcPr>
                  <w:tcW w:w="512" w:type="dxa"/>
                  <w:tcBorders>
                    <w:top w:val="nil"/>
                    <w:left w:val="nil"/>
                    <w:bottom w:val="single" w:sz="4" w:space="0" w:color="auto"/>
                    <w:right w:val="single" w:sz="4" w:space="0" w:color="auto"/>
                  </w:tcBorders>
                  <w:shd w:val="clear" w:color="auto" w:fill="auto"/>
                  <w:noWrap/>
                  <w:vAlign w:val="bottom"/>
                  <w:tcPrChange w:id="93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39" w:author="Jon Minton" w:date="2012-12-19T15:11:00Z">
                    <w:r w:rsidRPr="00BA0F69" w:rsidDel="00C07FB1">
                      <w:rPr>
                        <w:rFonts w:ascii="Calibri" w:eastAsia="Times New Roman" w:hAnsi="Calibri" w:cs="Calibri"/>
                        <w:color w:val="000000"/>
                        <w:lang w:eastAsia="en-GB"/>
                      </w:rPr>
                      <w:delText>11.8</w:delText>
                    </w:r>
                  </w:del>
                </w:p>
              </w:tc>
              <w:tc>
                <w:tcPr>
                  <w:tcW w:w="512" w:type="dxa"/>
                  <w:tcBorders>
                    <w:top w:val="nil"/>
                    <w:left w:val="nil"/>
                    <w:bottom w:val="single" w:sz="4" w:space="0" w:color="auto"/>
                    <w:right w:val="single" w:sz="4" w:space="0" w:color="auto"/>
                  </w:tcBorders>
                  <w:shd w:val="clear" w:color="auto" w:fill="auto"/>
                  <w:noWrap/>
                  <w:vAlign w:val="bottom"/>
                  <w:tcPrChange w:id="94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41" w:author="Jon Minton" w:date="2012-12-19T15:11:00Z">
                    <w:r w:rsidRPr="00BA0F69" w:rsidDel="00C07FB1">
                      <w:rPr>
                        <w:rFonts w:ascii="Calibri" w:eastAsia="Times New Roman" w:hAnsi="Calibri" w:cs="Calibri"/>
                        <w:color w:val="000000"/>
                        <w:lang w:eastAsia="en-GB"/>
                      </w:rPr>
                      <w:delText>11.8</w:delText>
                    </w:r>
                  </w:del>
                </w:p>
              </w:tc>
              <w:tc>
                <w:tcPr>
                  <w:tcW w:w="512" w:type="dxa"/>
                  <w:tcBorders>
                    <w:top w:val="nil"/>
                    <w:left w:val="nil"/>
                    <w:bottom w:val="single" w:sz="4" w:space="0" w:color="auto"/>
                    <w:right w:val="single" w:sz="4" w:space="0" w:color="auto"/>
                  </w:tcBorders>
                  <w:shd w:val="clear" w:color="auto" w:fill="auto"/>
                  <w:noWrap/>
                  <w:vAlign w:val="bottom"/>
                  <w:tcPrChange w:id="94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43" w:author="Jon Minton" w:date="2012-12-19T15:11:00Z">
                    <w:r w:rsidRPr="00BA0F69" w:rsidDel="00C07FB1">
                      <w:rPr>
                        <w:rFonts w:ascii="Calibri" w:eastAsia="Times New Roman" w:hAnsi="Calibri" w:cs="Calibri"/>
                        <w:color w:val="000000"/>
                        <w:lang w:eastAsia="en-GB"/>
                      </w:rPr>
                      <w:delText>11.9</w:delText>
                    </w:r>
                  </w:del>
                </w:p>
              </w:tc>
              <w:tc>
                <w:tcPr>
                  <w:tcW w:w="512" w:type="dxa"/>
                  <w:tcBorders>
                    <w:top w:val="nil"/>
                    <w:left w:val="nil"/>
                    <w:bottom w:val="single" w:sz="4" w:space="0" w:color="auto"/>
                    <w:right w:val="single" w:sz="4" w:space="0" w:color="auto"/>
                  </w:tcBorders>
                  <w:shd w:val="clear" w:color="auto" w:fill="auto"/>
                  <w:noWrap/>
                  <w:vAlign w:val="bottom"/>
                  <w:tcPrChange w:id="94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45" w:author="Jon Minton" w:date="2012-12-19T15:11:00Z">
                    <w:r w:rsidRPr="00BA0F69" w:rsidDel="00C07FB1">
                      <w:rPr>
                        <w:rFonts w:ascii="Calibri" w:eastAsia="Times New Roman" w:hAnsi="Calibri" w:cs="Calibri"/>
                        <w:color w:val="000000"/>
                        <w:lang w:eastAsia="en-GB"/>
                      </w:rPr>
                      <w:delText>12.1</w:delText>
                    </w:r>
                  </w:del>
                </w:p>
              </w:tc>
              <w:tc>
                <w:tcPr>
                  <w:tcW w:w="512" w:type="dxa"/>
                  <w:tcBorders>
                    <w:top w:val="nil"/>
                    <w:left w:val="nil"/>
                    <w:bottom w:val="single" w:sz="4" w:space="0" w:color="auto"/>
                    <w:right w:val="single" w:sz="4" w:space="0" w:color="auto"/>
                  </w:tcBorders>
                  <w:shd w:val="clear" w:color="auto" w:fill="auto"/>
                  <w:noWrap/>
                  <w:vAlign w:val="bottom"/>
                  <w:tcPrChange w:id="94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47" w:author="Jon Minton" w:date="2012-12-19T15:11:00Z">
                    <w:r w:rsidRPr="00BA0F69" w:rsidDel="00C07FB1">
                      <w:rPr>
                        <w:rFonts w:ascii="Calibri" w:eastAsia="Times New Roman" w:hAnsi="Calibri" w:cs="Calibri"/>
                        <w:color w:val="000000"/>
                        <w:lang w:eastAsia="en-GB"/>
                      </w:rPr>
                      <w:delText>12.4</w:delText>
                    </w:r>
                  </w:del>
                </w:p>
              </w:tc>
              <w:tc>
                <w:tcPr>
                  <w:tcW w:w="512" w:type="dxa"/>
                  <w:tcBorders>
                    <w:top w:val="nil"/>
                    <w:left w:val="nil"/>
                    <w:bottom w:val="single" w:sz="4" w:space="0" w:color="auto"/>
                    <w:right w:val="single" w:sz="4" w:space="0" w:color="auto"/>
                  </w:tcBorders>
                  <w:shd w:val="clear" w:color="auto" w:fill="auto"/>
                  <w:noWrap/>
                  <w:vAlign w:val="bottom"/>
                  <w:tcPrChange w:id="94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49" w:author="Jon Minton" w:date="2012-12-19T15:11:00Z">
                    <w:r w:rsidRPr="00BA0F69" w:rsidDel="00C07FB1">
                      <w:rPr>
                        <w:rFonts w:ascii="Calibri" w:eastAsia="Times New Roman" w:hAnsi="Calibri" w:cs="Calibri"/>
                        <w:color w:val="000000"/>
                        <w:lang w:eastAsia="en-GB"/>
                      </w:rPr>
                      <w:delText>13.3</w:delText>
                    </w:r>
                  </w:del>
                </w:p>
              </w:tc>
              <w:tc>
                <w:tcPr>
                  <w:tcW w:w="376" w:type="dxa"/>
                  <w:tcBorders>
                    <w:top w:val="nil"/>
                    <w:left w:val="nil"/>
                    <w:bottom w:val="single" w:sz="4" w:space="0" w:color="auto"/>
                    <w:right w:val="single" w:sz="8" w:space="0" w:color="auto"/>
                  </w:tcBorders>
                  <w:shd w:val="clear" w:color="auto" w:fill="auto"/>
                  <w:noWrap/>
                  <w:vAlign w:val="bottom"/>
                  <w:tcPrChange w:id="950"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51" w:author="Jon Minton" w:date="2012-12-19T15:11:00Z">
                    <w:r w:rsidDel="00C07FB1">
                      <w:rPr>
                        <w:rFonts w:ascii="Calibri" w:eastAsia="Times New Roman" w:hAnsi="Calibri" w:cs="Calibri"/>
                        <w:color w:val="000000"/>
                        <w:lang w:eastAsia="en-GB"/>
                      </w:rPr>
                      <w:delText>∞</w:delText>
                    </w:r>
                  </w:del>
                </w:p>
              </w:tc>
            </w:tr>
            <w:tr w:rsidR="006E20FD" w:rsidRPr="00BA0F69" w:rsidTr="00C07FB1">
              <w:trPr>
                <w:trHeight w:val="300"/>
                <w:trPrChange w:id="952"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953"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954"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55" w:author="Jon Minton" w:date="2012-12-19T15:11:00Z">
                    <w:r w:rsidRPr="00BA0F69" w:rsidDel="00C07FB1">
                      <w:rPr>
                        <w:rFonts w:ascii="Calibri" w:eastAsia="Times New Roman" w:hAnsi="Calibri" w:cs="Calibri"/>
                        <w:b/>
                        <w:bCs/>
                        <w:color w:val="000000"/>
                        <w:lang w:eastAsia="en-GB"/>
                      </w:rPr>
                      <w:delText>0.1</w:delText>
                    </w:r>
                  </w:del>
                </w:p>
              </w:tc>
              <w:tc>
                <w:tcPr>
                  <w:tcW w:w="513" w:type="dxa"/>
                  <w:tcBorders>
                    <w:top w:val="nil"/>
                    <w:left w:val="nil"/>
                    <w:bottom w:val="single" w:sz="4" w:space="0" w:color="auto"/>
                    <w:right w:val="single" w:sz="4" w:space="0" w:color="auto"/>
                  </w:tcBorders>
                  <w:shd w:val="clear" w:color="auto" w:fill="auto"/>
                  <w:noWrap/>
                  <w:vAlign w:val="bottom"/>
                  <w:tcPrChange w:id="95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57" w:author="Jon Minton" w:date="2012-12-19T15:11:00Z">
                    <w:r w:rsidRPr="00BA0F69" w:rsidDel="00C07FB1">
                      <w:rPr>
                        <w:rFonts w:ascii="Calibri" w:eastAsia="Times New Roman" w:hAnsi="Calibri" w:cs="Calibri"/>
                        <w:color w:val="000000"/>
                        <w:lang w:eastAsia="en-GB"/>
                      </w:rPr>
                      <w:delText>11.0</w:delText>
                    </w:r>
                  </w:del>
                </w:p>
              </w:tc>
              <w:tc>
                <w:tcPr>
                  <w:tcW w:w="513" w:type="dxa"/>
                  <w:tcBorders>
                    <w:top w:val="nil"/>
                    <w:left w:val="nil"/>
                    <w:bottom w:val="single" w:sz="4" w:space="0" w:color="auto"/>
                    <w:right w:val="single" w:sz="4" w:space="0" w:color="auto"/>
                  </w:tcBorders>
                  <w:shd w:val="clear" w:color="auto" w:fill="auto"/>
                  <w:noWrap/>
                  <w:vAlign w:val="bottom"/>
                  <w:tcPrChange w:id="95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59" w:author="Jon Minton" w:date="2012-12-19T15:11:00Z">
                    <w:r w:rsidRPr="00BA0F69" w:rsidDel="00C07FB1">
                      <w:rPr>
                        <w:rFonts w:ascii="Calibri" w:eastAsia="Times New Roman" w:hAnsi="Calibri" w:cs="Calibri"/>
                        <w:color w:val="000000"/>
                        <w:lang w:eastAsia="en-GB"/>
                      </w:rPr>
                      <w:delText>11.0</w:delText>
                    </w:r>
                  </w:del>
                </w:p>
              </w:tc>
              <w:tc>
                <w:tcPr>
                  <w:tcW w:w="513" w:type="dxa"/>
                  <w:tcBorders>
                    <w:top w:val="nil"/>
                    <w:left w:val="nil"/>
                    <w:bottom w:val="single" w:sz="4" w:space="0" w:color="auto"/>
                    <w:right w:val="single" w:sz="4" w:space="0" w:color="auto"/>
                  </w:tcBorders>
                  <w:shd w:val="clear" w:color="auto" w:fill="auto"/>
                  <w:noWrap/>
                  <w:vAlign w:val="bottom"/>
                  <w:tcPrChange w:id="96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61" w:author="Jon Minton" w:date="2012-12-19T15:11:00Z">
                    <w:r w:rsidRPr="00BA0F69" w:rsidDel="00C07FB1">
                      <w:rPr>
                        <w:rFonts w:ascii="Calibri" w:eastAsia="Times New Roman" w:hAnsi="Calibri" w:cs="Calibri"/>
                        <w:color w:val="000000"/>
                        <w:lang w:eastAsia="en-GB"/>
                      </w:rPr>
                      <w:delText>10.9</w:delText>
                    </w:r>
                  </w:del>
                </w:p>
              </w:tc>
              <w:tc>
                <w:tcPr>
                  <w:tcW w:w="513" w:type="dxa"/>
                  <w:tcBorders>
                    <w:top w:val="nil"/>
                    <w:left w:val="nil"/>
                    <w:bottom w:val="single" w:sz="4" w:space="0" w:color="auto"/>
                    <w:right w:val="single" w:sz="4" w:space="0" w:color="auto"/>
                  </w:tcBorders>
                  <w:shd w:val="clear" w:color="auto" w:fill="auto"/>
                  <w:noWrap/>
                  <w:vAlign w:val="bottom"/>
                  <w:tcPrChange w:id="96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63" w:author="Jon Minton" w:date="2012-12-19T15:11:00Z">
                    <w:r w:rsidRPr="00BA0F69" w:rsidDel="00C07FB1">
                      <w:rPr>
                        <w:rFonts w:ascii="Calibri" w:eastAsia="Times New Roman" w:hAnsi="Calibri" w:cs="Calibri"/>
                        <w:color w:val="000000"/>
                        <w:lang w:eastAsia="en-GB"/>
                      </w:rPr>
                      <w:delText>10.8</w:delText>
                    </w:r>
                  </w:del>
                </w:p>
              </w:tc>
              <w:tc>
                <w:tcPr>
                  <w:tcW w:w="512" w:type="dxa"/>
                  <w:tcBorders>
                    <w:top w:val="nil"/>
                    <w:left w:val="nil"/>
                    <w:bottom w:val="single" w:sz="4" w:space="0" w:color="auto"/>
                    <w:right w:val="single" w:sz="4" w:space="0" w:color="auto"/>
                  </w:tcBorders>
                  <w:shd w:val="clear" w:color="auto" w:fill="auto"/>
                  <w:noWrap/>
                  <w:vAlign w:val="bottom"/>
                  <w:tcPrChange w:id="96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65" w:author="Jon Minton" w:date="2012-12-19T15:11:00Z">
                    <w:r w:rsidRPr="00BA0F69" w:rsidDel="00C07FB1">
                      <w:rPr>
                        <w:rFonts w:ascii="Calibri" w:eastAsia="Times New Roman" w:hAnsi="Calibri" w:cs="Calibri"/>
                        <w:color w:val="000000"/>
                        <w:lang w:eastAsia="en-GB"/>
                      </w:rPr>
                      <w:delText>10.8</w:delText>
                    </w:r>
                  </w:del>
                </w:p>
              </w:tc>
              <w:tc>
                <w:tcPr>
                  <w:tcW w:w="512" w:type="dxa"/>
                  <w:tcBorders>
                    <w:top w:val="nil"/>
                    <w:left w:val="nil"/>
                    <w:bottom w:val="single" w:sz="4" w:space="0" w:color="auto"/>
                    <w:right w:val="single" w:sz="4" w:space="0" w:color="auto"/>
                  </w:tcBorders>
                  <w:shd w:val="clear" w:color="auto" w:fill="auto"/>
                  <w:noWrap/>
                  <w:vAlign w:val="bottom"/>
                  <w:tcPrChange w:id="96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67" w:author="Jon Minton" w:date="2012-12-19T15:11:00Z">
                    <w:r w:rsidRPr="00BA0F69" w:rsidDel="00C07FB1">
                      <w:rPr>
                        <w:rFonts w:ascii="Calibri" w:eastAsia="Times New Roman" w:hAnsi="Calibri" w:cs="Calibri"/>
                        <w:color w:val="000000"/>
                        <w:lang w:eastAsia="en-GB"/>
                      </w:rPr>
                      <w:delText>10.6</w:delText>
                    </w:r>
                  </w:del>
                </w:p>
              </w:tc>
              <w:tc>
                <w:tcPr>
                  <w:tcW w:w="512" w:type="dxa"/>
                  <w:tcBorders>
                    <w:top w:val="nil"/>
                    <w:left w:val="nil"/>
                    <w:bottom w:val="single" w:sz="4" w:space="0" w:color="auto"/>
                    <w:right w:val="single" w:sz="4" w:space="0" w:color="auto"/>
                  </w:tcBorders>
                  <w:shd w:val="clear" w:color="auto" w:fill="auto"/>
                  <w:noWrap/>
                  <w:vAlign w:val="bottom"/>
                  <w:tcPrChange w:id="96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69" w:author="Jon Minton" w:date="2012-12-19T15:11:00Z">
                    <w:r w:rsidRPr="00BA0F69" w:rsidDel="00C07FB1">
                      <w:rPr>
                        <w:rFonts w:ascii="Calibri" w:eastAsia="Times New Roman" w:hAnsi="Calibri" w:cs="Calibri"/>
                        <w:color w:val="000000"/>
                        <w:lang w:eastAsia="en-GB"/>
                      </w:rPr>
                      <w:delText>10.5</w:delText>
                    </w:r>
                  </w:del>
                </w:p>
              </w:tc>
              <w:tc>
                <w:tcPr>
                  <w:tcW w:w="512" w:type="dxa"/>
                  <w:tcBorders>
                    <w:top w:val="nil"/>
                    <w:left w:val="nil"/>
                    <w:bottom w:val="single" w:sz="4" w:space="0" w:color="auto"/>
                    <w:right w:val="single" w:sz="4" w:space="0" w:color="auto"/>
                  </w:tcBorders>
                  <w:shd w:val="clear" w:color="auto" w:fill="auto"/>
                  <w:noWrap/>
                  <w:vAlign w:val="bottom"/>
                  <w:tcPrChange w:id="97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71" w:author="Jon Minton" w:date="2012-12-19T15:11:00Z">
                    <w:r w:rsidRPr="00BA0F69" w:rsidDel="00C07FB1">
                      <w:rPr>
                        <w:rFonts w:ascii="Calibri" w:eastAsia="Times New Roman" w:hAnsi="Calibri" w:cs="Calibri"/>
                        <w:color w:val="000000"/>
                        <w:lang w:eastAsia="en-GB"/>
                      </w:rPr>
                      <w:delText>10.2</w:delText>
                    </w:r>
                  </w:del>
                </w:p>
              </w:tc>
              <w:tc>
                <w:tcPr>
                  <w:tcW w:w="512" w:type="dxa"/>
                  <w:tcBorders>
                    <w:top w:val="nil"/>
                    <w:left w:val="nil"/>
                    <w:bottom w:val="single" w:sz="4" w:space="0" w:color="auto"/>
                    <w:right w:val="single" w:sz="4" w:space="0" w:color="auto"/>
                  </w:tcBorders>
                  <w:shd w:val="clear" w:color="auto" w:fill="auto"/>
                  <w:noWrap/>
                  <w:vAlign w:val="bottom"/>
                  <w:tcPrChange w:id="97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73" w:author="Jon Minton" w:date="2012-12-19T15:11:00Z">
                    <w:r w:rsidRPr="00BA0F69" w:rsidDel="00C07FB1">
                      <w:rPr>
                        <w:rFonts w:ascii="Calibri" w:eastAsia="Times New Roman" w:hAnsi="Calibri" w:cs="Calibri"/>
                        <w:color w:val="000000"/>
                        <w:lang w:eastAsia="en-GB"/>
                      </w:rPr>
                      <w:delText>9.8</w:delText>
                    </w:r>
                  </w:del>
                </w:p>
              </w:tc>
              <w:tc>
                <w:tcPr>
                  <w:tcW w:w="512" w:type="dxa"/>
                  <w:tcBorders>
                    <w:top w:val="nil"/>
                    <w:left w:val="nil"/>
                    <w:bottom w:val="single" w:sz="4" w:space="0" w:color="auto"/>
                    <w:right w:val="single" w:sz="4" w:space="0" w:color="auto"/>
                  </w:tcBorders>
                  <w:shd w:val="clear" w:color="auto" w:fill="auto"/>
                  <w:noWrap/>
                  <w:vAlign w:val="bottom"/>
                  <w:tcPrChange w:id="97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75" w:author="Jon Minton" w:date="2012-12-19T15:11:00Z">
                    <w:r w:rsidRPr="00BA0F69" w:rsidDel="00C07FB1">
                      <w:rPr>
                        <w:rFonts w:ascii="Calibri" w:eastAsia="Times New Roman" w:hAnsi="Calibri" w:cs="Calibri"/>
                        <w:color w:val="000000"/>
                        <w:lang w:eastAsia="en-GB"/>
                      </w:rPr>
                      <w:delText>8.9</w:delText>
                    </w:r>
                  </w:del>
                </w:p>
              </w:tc>
              <w:tc>
                <w:tcPr>
                  <w:tcW w:w="376" w:type="dxa"/>
                  <w:tcBorders>
                    <w:top w:val="nil"/>
                    <w:left w:val="nil"/>
                    <w:bottom w:val="single" w:sz="4" w:space="0" w:color="auto"/>
                    <w:right w:val="single" w:sz="8" w:space="0" w:color="auto"/>
                  </w:tcBorders>
                  <w:shd w:val="clear" w:color="auto" w:fill="auto"/>
                  <w:noWrap/>
                  <w:vAlign w:val="bottom"/>
                  <w:tcPrChange w:id="976"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77" w:author="Jon Minton" w:date="2012-12-19T15:11:00Z">
                    <w:r w:rsidRPr="00BA0F69" w:rsidDel="00C07FB1">
                      <w:rPr>
                        <w:rFonts w:ascii="Calibri" w:eastAsia="Times New Roman" w:hAnsi="Calibri" w:cs="Calibri"/>
                        <w:color w:val="000000"/>
                        <w:lang w:eastAsia="en-GB"/>
                      </w:rPr>
                      <w:delText>5.7</w:delText>
                    </w:r>
                  </w:del>
                </w:p>
              </w:tc>
            </w:tr>
            <w:tr w:rsidR="006E20FD" w:rsidRPr="00BA0F69" w:rsidTr="00C07FB1">
              <w:trPr>
                <w:trHeight w:val="300"/>
                <w:trPrChange w:id="978"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979"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980"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981" w:author="Jon Minton" w:date="2012-12-19T15:11:00Z">
                    <w:r w:rsidRPr="00BA0F69" w:rsidDel="00C07FB1">
                      <w:rPr>
                        <w:rFonts w:ascii="Calibri" w:eastAsia="Times New Roman" w:hAnsi="Calibri" w:cs="Calibri"/>
                        <w:b/>
                        <w:bCs/>
                        <w:color w:val="000000"/>
                        <w:lang w:eastAsia="en-GB"/>
                      </w:rPr>
                      <w:delText>0.2</w:delText>
                    </w:r>
                  </w:del>
                </w:p>
              </w:tc>
              <w:tc>
                <w:tcPr>
                  <w:tcW w:w="513" w:type="dxa"/>
                  <w:tcBorders>
                    <w:top w:val="nil"/>
                    <w:left w:val="nil"/>
                    <w:bottom w:val="single" w:sz="4" w:space="0" w:color="auto"/>
                    <w:right w:val="single" w:sz="4" w:space="0" w:color="auto"/>
                  </w:tcBorders>
                  <w:shd w:val="clear" w:color="auto" w:fill="auto"/>
                  <w:noWrap/>
                  <w:vAlign w:val="bottom"/>
                  <w:tcPrChange w:id="98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83" w:author="Jon Minton" w:date="2012-12-19T15:11:00Z">
                    <w:r w:rsidRPr="00BA0F69" w:rsidDel="00C07FB1">
                      <w:rPr>
                        <w:rFonts w:ascii="Calibri" w:eastAsia="Times New Roman" w:hAnsi="Calibri" w:cs="Calibri"/>
                        <w:color w:val="000000"/>
                        <w:lang w:eastAsia="en-GB"/>
                      </w:rPr>
                      <w:delText>10.5</w:delText>
                    </w:r>
                  </w:del>
                </w:p>
              </w:tc>
              <w:tc>
                <w:tcPr>
                  <w:tcW w:w="513" w:type="dxa"/>
                  <w:tcBorders>
                    <w:top w:val="nil"/>
                    <w:left w:val="nil"/>
                    <w:bottom w:val="single" w:sz="4" w:space="0" w:color="auto"/>
                    <w:right w:val="single" w:sz="4" w:space="0" w:color="auto"/>
                  </w:tcBorders>
                  <w:shd w:val="clear" w:color="auto" w:fill="auto"/>
                  <w:noWrap/>
                  <w:vAlign w:val="bottom"/>
                  <w:tcPrChange w:id="98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85" w:author="Jon Minton" w:date="2012-12-19T15:11:00Z">
                    <w:r w:rsidRPr="00BA0F69" w:rsidDel="00C07FB1">
                      <w:rPr>
                        <w:rFonts w:ascii="Calibri" w:eastAsia="Times New Roman" w:hAnsi="Calibri" w:cs="Calibri"/>
                        <w:color w:val="000000"/>
                        <w:lang w:eastAsia="en-GB"/>
                      </w:rPr>
                      <w:delText>10.4</w:delText>
                    </w:r>
                  </w:del>
                </w:p>
              </w:tc>
              <w:tc>
                <w:tcPr>
                  <w:tcW w:w="513" w:type="dxa"/>
                  <w:tcBorders>
                    <w:top w:val="nil"/>
                    <w:left w:val="nil"/>
                    <w:bottom w:val="single" w:sz="4" w:space="0" w:color="auto"/>
                    <w:right w:val="single" w:sz="4" w:space="0" w:color="auto"/>
                  </w:tcBorders>
                  <w:shd w:val="clear" w:color="auto" w:fill="auto"/>
                  <w:noWrap/>
                  <w:vAlign w:val="bottom"/>
                  <w:tcPrChange w:id="98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87" w:author="Jon Minton" w:date="2012-12-19T15:11:00Z">
                    <w:r w:rsidRPr="00BA0F69" w:rsidDel="00C07FB1">
                      <w:rPr>
                        <w:rFonts w:ascii="Calibri" w:eastAsia="Times New Roman" w:hAnsi="Calibri" w:cs="Calibri"/>
                        <w:color w:val="000000"/>
                        <w:lang w:eastAsia="en-GB"/>
                      </w:rPr>
                      <w:delText>10.3</w:delText>
                    </w:r>
                  </w:del>
                </w:p>
              </w:tc>
              <w:tc>
                <w:tcPr>
                  <w:tcW w:w="513" w:type="dxa"/>
                  <w:tcBorders>
                    <w:top w:val="nil"/>
                    <w:left w:val="nil"/>
                    <w:bottom w:val="single" w:sz="4" w:space="0" w:color="auto"/>
                    <w:right w:val="single" w:sz="4" w:space="0" w:color="auto"/>
                  </w:tcBorders>
                  <w:shd w:val="clear" w:color="auto" w:fill="auto"/>
                  <w:noWrap/>
                  <w:vAlign w:val="bottom"/>
                  <w:tcPrChange w:id="98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89" w:author="Jon Minton" w:date="2012-12-19T15:11:00Z">
                    <w:r w:rsidRPr="00BA0F69" w:rsidDel="00C07FB1">
                      <w:rPr>
                        <w:rFonts w:ascii="Calibri" w:eastAsia="Times New Roman" w:hAnsi="Calibri" w:cs="Calibri"/>
                        <w:color w:val="000000"/>
                        <w:lang w:eastAsia="en-GB"/>
                      </w:rPr>
                      <w:delText>10.1</w:delText>
                    </w:r>
                  </w:del>
                </w:p>
              </w:tc>
              <w:tc>
                <w:tcPr>
                  <w:tcW w:w="512" w:type="dxa"/>
                  <w:tcBorders>
                    <w:top w:val="nil"/>
                    <w:left w:val="nil"/>
                    <w:bottom w:val="single" w:sz="4" w:space="0" w:color="auto"/>
                    <w:right w:val="single" w:sz="4" w:space="0" w:color="auto"/>
                  </w:tcBorders>
                  <w:shd w:val="clear" w:color="auto" w:fill="auto"/>
                  <w:noWrap/>
                  <w:vAlign w:val="bottom"/>
                  <w:tcPrChange w:id="99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91" w:author="Jon Minton" w:date="2012-12-19T15:11:00Z">
                    <w:r w:rsidRPr="00BA0F69" w:rsidDel="00C07FB1">
                      <w:rPr>
                        <w:rFonts w:ascii="Calibri" w:eastAsia="Times New Roman" w:hAnsi="Calibri" w:cs="Calibri"/>
                        <w:color w:val="000000"/>
                        <w:lang w:eastAsia="en-GB"/>
                      </w:rPr>
                      <w:delText>10.0</w:delText>
                    </w:r>
                  </w:del>
                </w:p>
              </w:tc>
              <w:tc>
                <w:tcPr>
                  <w:tcW w:w="512" w:type="dxa"/>
                  <w:tcBorders>
                    <w:top w:val="nil"/>
                    <w:left w:val="nil"/>
                    <w:bottom w:val="single" w:sz="4" w:space="0" w:color="auto"/>
                    <w:right w:val="single" w:sz="4" w:space="0" w:color="auto"/>
                  </w:tcBorders>
                  <w:shd w:val="clear" w:color="auto" w:fill="auto"/>
                  <w:noWrap/>
                  <w:vAlign w:val="bottom"/>
                  <w:tcPrChange w:id="99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93" w:author="Jon Minton" w:date="2012-12-19T15:11:00Z">
                    <w:r w:rsidRPr="00BA0F69" w:rsidDel="00C07FB1">
                      <w:rPr>
                        <w:rFonts w:ascii="Calibri" w:eastAsia="Times New Roman" w:hAnsi="Calibri" w:cs="Calibri"/>
                        <w:color w:val="000000"/>
                        <w:lang w:eastAsia="en-GB"/>
                      </w:rPr>
                      <w:delText>9.7</w:delText>
                    </w:r>
                  </w:del>
                </w:p>
              </w:tc>
              <w:tc>
                <w:tcPr>
                  <w:tcW w:w="512" w:type="dxa"/>
                  <w:tcBorders>
                    <w:top w:val="nil"/>
                    <w:left w:val="nil"/>
                    <w:bottom w:val="single" w:sz="4" w:space="0" w:color="auto"/>
                    <w:right w:val="single" w:sz="4" w:space="0" w:color="auto"/>
                  </w:tcBorders>
                  <w:shd w:val="clear" w:color="auto" w:fill="auto"/>
                  <w:noWrap/>
                  <w:vAlign w:val="bottom"/>
                  <w:tcPrChange w:id="99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95" w:author="Jon Minton" w:date="2012-12-19T15:11:00Z">
                    <w:r w:rsidRPr="00BA0F69" w:rsidDel="00C07FB1">
                      <w:rPr>
                        <w:rFonts w:ascii="Calibri" w:eastAsia="Times New Roman" w:hAnsi="Calibri" w:cs="Calibri"/>
                        <w:color w:val="000000"/>
                        <w:lang w:eastAsia="en-GB"/>
                      </w:rPr>
                      <w:delText>9.4</w:delText>
                    </w:r>
                  </w:del>
                </w:p>
              </w:tc>
              <w:tc>
                <w:tcPr>
                  <w:tcW w:w="512" w:type="dxa"/>
                  <w:tcBorders>
                    <w:top w:val="nil"/>
                    <w:left w:val="nil"/>
                    <w:bottom w:val="single" w:sz="4" w:space="0" w:color="auto"/>
                    <w:right w:val="single" w:sz="4" w:space="0" w:color="auto"/>
                  </w:tcBorders>
                  <w:shd w:val="clear" w:color="auto" w:fill="auto"/>
                  <w:noWrap/>
                  <w:vAlign w:val="bottom"/>
                  <w:tcPrChange w:id="99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97" w:author="Jon Minton" w:date="2012-12-19T15:11:00Z">
                    <w:r w:rsidRPr="00BA0F69" w:rsidDel="00C07FB1">
                      <w:rPr>
                        <w:rFonts w:ascii="Calibri" w:eastAsia="Times New Roman" w:hAnsi="Calibri" w:cs="Calibri"/>
                        <w:color w:val="000000"/>
                        <w:lang w:eastAsia="en-GB"/>
                      </w:rPr>
                      <w:delText>9.0</w:delText>
                    </w:r>
                  </w:del>
                </w:p>
              </w:tc>
              <w:tc>
                <w:tcPr>
                  <w:tcW w:w="512" w:type="dxa"/>
                  <w:tcBorders>
                    <w:top w:val="nil"/>
                    <w:left w:val="nil"/>
                    <w:bottom w:val="single" w:sz="4" w:space="0" w:color="auto"/>
                    <w:right w:val="single" w:sz="4" w:space="0" w:color="auto"/>
                  </w:tcBorders>
                  <w:shd w:val="clear" w:color="auto" w:fill="auto"/>
                  <w:noWrap/>
                  <w:vAlign w:val="bottom"/>
                  <w:tcPrChange w:id="99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999" w:author="Jon Minton" w:date="2012-12-19T15:11:00Z">
                    <w:r w:rsidRPr="00BA0F69" w:rsidDel="00C07FB1">
                      <w:rPr>
                        <w:rFonts w:ascii="Calibri" w:eastAsia="Times New Roman" w:hAnsi="Calibri" w:cs="Calibri"/>
                        <w:color w:val="000000"/>
                        <w:lang w:eastAsia="en-GB"/>
                      </w:rPr>
                      <w:delText>8.3</w:delText>
                    </w:r>
                  </w:del>
                </w:p>
              </w:tc>
              <w:tc>
                <w:tcPr>
                  <w:tcW w:w="512" w:type="dxa"/>
                  <w:tcBorders>
                    <w:top w:val="nil"/>
                    <w:left w:val="nil"/>
                    <w:bottom w:val="single" w:sz="4" w:space="0" w:color="auto"/>
                    <w:right w:val="single" w:sz="4" w:space="0" w:color="auto"/>
                  </w:tcBorders>
                  <w:shd w:val="clear" w:color="auto" w:fill="auto"/>
                  <w:noWrap/>
                  <w:vAlign w:val="bottom"/>
                  <w:tcPrChange w:id="100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01" w:author="Jon Minton" w:date="2012-12-19T15:11:00Z">
                    <w:r w:rsidRPr="00BA0F69" w:rsidDel="00C07FB1">
                      <w:rPr>
                        <w:rFonts w:ascii="Calibri" w:eastAsia="Times New Roman" w:hAnsi="Calibri" w:cs="Calibri"/>
                        <w:color w:val="000000"/>
                        <w:lang w:eastAsia="en-GB"/>
                      </w:rPr>
                      <w:delText>7.2</w:delText>
                    </w:r>
                  </w:del>
                </w:p>
              </w:tc>
              <w:tc>
                <w:tcPr>
                  <w:tcW w:w="376" w:type="dxa"/>
                  <w:tcBorders>
                    <w:top w:val="nil"/>
                    <w:left w:val="nil"/>
                    <w:bottom w:val="single" w:sz="4" w:space="0" w:color="auto"/>
                    <w:right w:val="single" w:sz="8" w:space="0" w:color="auto"/>
                  </w:tcBorders>
                  <w:shd w:val="clear" w:color="auto" w:fill="auto"/>
                  <w:noWrap/>
                  <w:vAlign w:val="bottom"/>
                  <w:tcPrChange w:id="1002"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03" w:author="Jon Minton" w:date="2012-12-19T15:11:00Z">
                    <w:r w:rsidRPr="00BA0F69" w:rsidDel="00C07FB1">
                      <w:rPr>
                        <w:rFonts w:ascii="Calibri" w:eastAsia="Times New Roman" w:hAnsi="Calibri" w:cs="Calibri"/>
                        <w:color w:val="000000"/>
                        <w:lang w:eastAsia="en-GB"/>
                      </w:rPr>
                      <w:delText>4.5</w:delText>
                    </w:r>
                  </w:del>
                </w:p>
              </w:tc>
            </w:tr>
            <w:tr w:rsidR="006E20FD" w:rsidRPr="00BA0F69" w:rsidTr="00C07FB1">
              <w:trPr>
                <w:trHeight w:val="300"/>
                <w:trPrChange w:id="1004"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005"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006"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007" w:author="Jon Minton" w:date="2012-12-19T15:11:00Z">
                    <w:r w:rsidRPr="00BA0F69" w:rsidDel="00C07FB1">
                      <w:rPr>
                        <w:rFonts w:ascii="Calibri" w:eastAsia="Times New Roman" w:hAnsi="Calibri" w:cs="Calibri"/>
                        <w:b/>
                        <w:bCs/>
                        <w:color w:val="000000"/>
                        <w:lang w:eastAsia="en-GB"/>
                      </w:rPr>
                      <w:delText>0.3</w:delText>
                    </w:r>
                  </w:del>
                </w:p>
              </w:tc>
              <w:tc>
                <w:tcPr>
                  <w:tcW w:w="513" w:type="dxa"/>
                  <w:tcBorders>
                    <w:top w:val="nil"/>
                    <w:left w:val="nil"/>
                    <w:bottom w:val="single" w:sz="4" w:space="0" w:color="auto"/>
                    <w:right w:val="single" w:sz="4" w:space="0" w:color="auto"/>
                  </w:tcBorders>
                  <w:shd w:val="clear" w:color="auto" w:fill="auto"/>
                  <w:noWrap/>
                  <w:vAlign w:val="bottom"/>
                  <w:tcPrChange w:id="100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09" w:author="Jon Minton" w:date="2012-12-19T15:11:00Z">
                    <w:r w:rsidRPr="00BA0F69" w:rsidDel="00C07FB1">
                      <w:rPr>
                        <w:rFonts w:ascii="Calibri" w:eastAsia="Times New Roman" w:hAnsi="Calibri" w:cs="Calibri"/>
                        <w:color w:val="000000"/>
                        <w:lang w:eastAsia="en-GB"/>
                      </w:rPr>
                      <w:delText>10.0</w:delText>
                    </w:r>
                  </w:del>
                </w:p>
              </w:tc>
              <w:tc>
                <w:tcPr>
                  <w:tcW w:w="513" w:type="dxa"/>
                  <w:tcBorders>
                    <w:top w:val="nil"/>
                    <w:left w:val="nil"/>
                    <w:bottom w:val="single" w:sz="4" w:space="0" w:color="auto"/>
                    <w:right w:val="single" w:sz="4" w:space="0" w:color="auto"/>
                  </w:tcBorders>
                  <w:shd w:val="clear" w:color="auto" w:fill="auto"/>
                  <w:noWrap/>
                  <w:vAlign w:val="bottom"/>
                  <w:tcPrChange w:id="101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11" w:author="Jon Minton" w:date="2012-12-19T15:11:00Z">
                    <w:r w:rsidRPr="00BA0F69" w:rsidDel="00C07FB1">
                      <w:rPr>
                        <w:rFonts w:ascii="Calibri" w:eastAsia="Times New Roman" w:hAnsi="Calibri" w:cs="Calibri"/>
                        <w:color w:val="000000"/>
                        <w:lang w:eastAsia="en-GB"/>
                      </w:rPr>
                      <w:delText>9.9</w:delText>
                    </w:r>
                  </w:del>
                </w:p>
              </w:tc>
              <w:tc>
                <w:tcPr>
                  <w:tcW w:w="513" w:type="dxa"/>
                  <w:tcBorders>
                    <w:top w:val="nil"/>
                    <w:left w:val="nil"/>
                    <w:bottom w:val="single" w:sz="4" w:space="0" w:color="auto"/>
                    <w:right w:val="single" w:sz="4" w:space="0" w:color="auto"/>
                  </w:tcBorders>
                  <w:shd w:val="clear" w:color="auto" w:fill="auto"/>
                  <w:noWrap/>
                  <w:vAlign w:val="bottom"/>
                  <w:tcPrChange w:id="101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13" w:author="Jon Minton" w:date="2012-12-19T15:11:00Z">
                    <w:r w:rsidRPr="00BA0F69" w:rsidDel="00C07FB1">
                      <w:rPr>
                        <w:rFonts w:ascii="Calibri" w:eastAsia="Times New Roman" w:hAnsi="Calibri" w:cs="Calibri"/>
                        <w:color w:val="000000"/>
                        <w:lang w:eastAsia="en-GB"/>
                      </w:rPr>
                      <w:delText>9.7</w:delText>
                    </w:r>
                  </w:del>
                </w:p>
              </w:tc>
              <w:tc>
                <w:tcPr>
                  <w:tcW w:w="513" w:type="dxa"/>
                  <w:tcBorders>
                    <w:top w:val="nil"/>
                    <w:left w:val="nil"/>
                    <w:bottom w:val="single" w:sz="4" w:space="0" w:color="auto"/>
                    <w:right w:val="single" w:sz="4" w:space="0" w:color="auto"/>
                  </w:tcBorders>
                  <w:shd w:val="clear" w:color="auto" w:fill="auto"/>
                  <w:noWrap/>
                  <w:vAlign w:val="bottom"/>
                  <w:tcPrChange w:id="101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15" w:author="Jon Minton" w:date="2012-12-19T15:11:00Z">
                    <w:r w:rsidRPr="00BA0F69" w:rsidDel="00C07FB1">
                      <w:rPr>
                        <w:rFonts w:ascii="Calibri" w:eastAsia="Times New Roman" w:hAnsi="Calibri" w:cs="Calibri"/>
                        <w:color w:val="000000"/>
                        <w:lang w:eastAsia="en-GB"/>
                      </w:rPr>
                      <w:delText>9.6</w:delText>
                    </w:r>
                  </w:del>
                </w:p>
              </w:tc>
              <w:tc>
                <w:tcPr>
                  <w:tcW w:w="512" w:type="dxa"/>
                  <w:tcBorders>
                    <w:top w:val="nil"/>
                    <w:left w:val="nil"/>
                    <w:bottom w:val="single" w:sz="4" w:space="0" w:color="auto"/>
                    <w:right w:val="single" w:sz="4" w:space="0" w:color="auto"/>
                  </w:tcBorders>
                  <w:shd w:val="clear" w:color="auto" w:fill="auto"/>
                  <w:noWrap/>
                  <w:vAlign w:val="bottom"/>
                  <w:tcPrChange w:id="101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17" w:author="Jon Minton" w:date="2012-12-19T15:11:00Z">
                    <w:r w:rsidRPr="00BA0F69" w:rsidDel="00C07FB1">
                      <w:rPr>
                        <w:rFonts w:ascii="Calibri" w:eastAsia="Times New Roman" w:hAnsi="Calibri" w:cs="Calibri"/>
                        <w:color w:val="000000"/>
                        <w:lang w:eastAsia="en-GB"/>
                      </w:rPr>
                      <w:delText>9.3</w:delText>
                    </w:r>
                  </w:del>
                </w:p>
              </w:tc>
              <w:tc>
                <w:tcPr>
                  <w:tcW w:w="512" w:type="dxa"/>
                  <w:tcBorders>
                    <w:top w:val="nil"/>
                    <w:left w:val="nil"/>
                    <w:bottom w:val="single" w:sz="4" w:space="0" w:color="auto"/>
                    <w:right w:val="single" w:sz="4" w:space="0" w:color="auto"/>
                  </w:tcBorders>
                  <w:shd w:val="clear" w:color="auto" w:fill="auto"/>
                  <w:noWrap/>
                  <w:vAlign w:val="bottom"/>
                  <w:tcPrChange w:id="101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19" w:author="Jon Minton" w:date="2012-12-19T15:11:00Z">
                    <w:r w:rsidRPr="00BA0F69" w:rsidDel="00C07FB1">
                      <w:rPr>
                        <w:rFonts w:ascii="Calibri" w:eastAsia="Times New Roman" w:hAnsi="Calibri" w:cs="Calibri"/>
                        <w:color w:val="000000"/>
                        <w:lang w:eastAsia="en-GB"/>
                      </w:rPr>
                      <w:delText>9.0</w:delText>
                    </w:r>
                  </w:del>
                </w:p>
              </w:tc>
              <w:tc>
                <w:tcPr>
                  <w:tcW w:w="512" w:type="dxa"/>
                  <w:tcBorders>
                    <w:top w:val="nil"/>
                    <w:left w:val="nil"/>
                    <w:bottom w:val="single" w:sz="4" w:space="0" w:color="auto"/>
                    <w:right w:val="single" w:sz="4" w:space="0" w:color="auto"/>
                  </w:tcBorders>
                  <w:shd w:val="clear" w:color="auto" w:fill="auto"/>
                  <w:noWrap/>
                  <w:vAlign w:val="bottom"/>
                  <w:tcPrChange w:id="102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21" w:author="Jon Minton" w:date="2012-12-19T15:11:00Z">
                    <w:r w:rsidRPr="00BA0F69" w:rsidDel="00C07FB1">
                      <w:rPr>
                        <w:rFonts w:ascii="Calibri" w:eastAsia="Times New Roman" w:hAnsi="Calibri" w:cs="Calibri"/>
                        <w:color w:val="000000"/>
                        <w:lang w:eastAsia="en-GB"/>
                      </w:rPr>
                      <w:delText>8.7</w:delText>
                    </w:r>
                  </w:del>
                </w:p>
              </w:tc>
              <w:tc>
                <w:tcPr>
                  <w:tcW w:w="512" w:type="dxa"/>
                  <w:tcBorders>
                    <w:top w:val="nil"/>
                    <w:left w:val="nil"/>
                    <w:bottom w:val="single" w:sz="4" w:space="0" w:color="auto"/>
                    <w:right w:val="single" w:sz="4" w:space="0" w:color="auto"/>
                  </w:tcBorders>
                  <w:shd w:val="clear" w:color="auto" w:fill="auto"/>
                  <w:noWrap/>
                  <w:vAlign w:val="bottom"/>
                  <w:tcPrChange w:id="102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23" w:author="Jon Minton" w:date="2012-12-19T15:11:00Z">
                    <w:r w:rsidRPr="00BA0F69" w:rsidDel="00C07FB1">
                      <w:rPr>
                        <w:rFonts w:ascii="Calibri" w:eastAsia="Times New Roman" w:hAnsi="Calibri" w:cs="Calibri"/>
                        <w:color w:val="000000"/>
                        <w:lang w:eastAsia="en-GB"/>
                      </w:rPr>
                      <w:delText>8.2</w:delText>
                    </w:r>
                  </w:del>
                </w:p>
              </w:tc>
              <w:tc>
                <w:tcPr>
                  <w:tcW w:w="512" w:type="dxa"/>
                  <w:tcBorders>
                    <w:top w:val="nil"/>
                    <w:left w:val="nil"/>
                    <w:bottom w:val="single" w:sz="4" w:space="0" w:color="auto"/>
                    <w:right w:val="single" w:sz="4" w:space="0" w:color="auto"/>
                  </w:tcBorders>
                  <w:shd w:val="clear" w:color="auto" w:fill="auto"/>
                  <w:noWrap/>
                  <w:vAlign w:val="bottom"/>
                  <w:tcPrChange w:id="102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25" w:author="Jon Minton" w:date="2012-12-19T15:11:00Z">
                    <w:r w:rsidRPr="00BA0F69" w:rsidDel="00C07FB1">
                      <w:rPr>
                        <w:rFonts w:ascii="Calibri" w:eastAsia="Times New Roman" w:hAnsi="Calibri" w:cs="Calibri"/>
                        <w:color w:val="000000"/>
                        <w:lang w:eastAsia="en-GB"/>
                      </w:rPr>
                      <w:delText>7.4</w:delText>
                    </w:r>
                  </w:del>
                </w:p>
              </w:tc>
              <w:tc>
                <w:tcPr>
                  <w:tcW w:w="512" w:type="dxa"/>
                  <w:tcBorders>
                    <w:top w:val="nil"/>
                    <w:left w:val="nil"/>
                    <w:bottom w:val="single" w:sz="4" w:space="0" w:color="auto"/>
                    <w:right w:val="single" w:sz="4" w:space="0" w:color="auto"/>
                  </w:tcBorders>
                  <w:shd w:val="clear" w:color="auto" w:fill="auto"/>
                  <w:noWrap/>
                  <w:vAlign w:val="bottom"/>
                  <w:tcPrChange w:id="102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27" w:author="Jon Minton" w:date="2012-12-19T15:11:00Z">
                    <w:r w:rsidRPr="00BA0F69" w:rsidDel="00C07FB1">
                      <w:rPr>
                        <w:rFonts w:ascii="Calibri" w:eastAsia="Times New Roman" w:hAnsi="Calibri" w:cs="Calibri"/>
                        <w:color w:val="000000"/>
                        <w:lang w:eastAsia="en-GB"/>
                      </w:rPr>
                      <w:delText>6.3</w:delText>
                    </w:r>
                  </w:del>
                </w:p>
              </w:tc>
              <w:tc>
                <w:tcPr>
                  <w:tcW w:w="376" w:type="dxa"/>
                  <w:tcBorders>
                    <w:top w:val="nil"/>
                    <w:left w:val="nil"/>
                    <w:bottom w:val="single" w:sz="4" w:space="0" w:color="auto"/>
                    <w:right w:val="single" w:sz="8" w:space="0" w:color="auto"/>
                  </w:tcBorders>
                  <w:shd w:val="clear" w:color="auto" w:fill="auto"/>
                  <w:noWrap/>
                  <w:vAlign w:val="bottom"/>
                  <w:tcPrChange w:id="1028"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29" w:author="Jon Minton" w:date="2012-12-19T15:11:00Z">
                    <w:r w:rsidRPr="00BA0F69" w:rsidDel="00C07FB1">
                      <w:rPr>
                        <w:rFonts w:ascii="Calibri" w:eastAsia="Times New Roman" w:hAnsi="Calibri" w:cs="Calibri"/>
                        <w:color w:val="000000"/>
                        <w:lang w:eastAsia="en-GB"/>
                      </w:rPr>
                      <w:delText>4.2</w:delText>
                    </w:r>
                  </w:del>
                </w:p>
              </w:tc>
            </w:tr>
            <w:tr w:rsidR="006E20FD" w:rsidRPr="00BA0F69" w:rsidTr="00C07FB1">
              <w:trPr>
                <w:trHeight w:val="300"/>
                <w:trPrChange w:id="1030"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031"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032"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033" w:author="Jon Minton" w:date="2012-12-19T15:11:00Z">
                    <w:r w:rsidRPr="00BA0F69" w:rsidDel="00C07FB1">
                      <w:rPr>
                        <w:rFonts w:ascii="Calibri" w:eastAsia="Times New Roman" w:hAnsi="Calibri" w:cs="Calibri"/>
                        <w:b/>
                        <w:bCs/>
                        <w:color w:val="000000"/>
                        <w:lang w:eastAsia="en-GB"/>
                      </w:rPr>
                      <w:delText>0.4</w:delText>
                    </w:r>
                  </w:del>
                </w:p>
              </w:tc>
              <w:tc>
                <w:tcPr>
                  <w:tcW w:w="513" w:type="dxa"/>
                  <w:tcBorders>
                    <w:top w:val="nil"/>
                    <w:left w:val="nil"/>
                    <w:bottom w:val="single" w:sz="4" w:space="0" w:color="auto"/>
                    <w:right w:val="single" w:sz="4" w:space="0" w:color="auto"/>
                  </w:tcBorders>
                  <w:shd w:val="clear" w:color="auto" w:fill="auto"/>
                  <w:noWrap/>
                  <w:vAlign w:val="bottom"/>
                  <w:tcPrChange w:id="103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35" w:author="Jon Minton" w:date="2012-12-19T15:11:00Z">
                    <w:r w:rsidRPr="00BA0F69" w:rsidDel="00C07FB1">
                      <w:rPr>
                        <w:rFonts w:ascii="Calibri" w:eastAsia="Times New Roman" w:hAnsi="Calibri" w:cs="Calibri"/>
                        <w:color w:val="000000"/>
                        <w:lang w:eastAsia="en-GB"/>
                      </w:rPr>
                      <w:delText>9.6</w:delText>
                    </w:r>
                  </w:del>
                </w:p>
              </w:tc>
              <w:tc>
                <w:tcPr>
                  <w:tcW w:w="513" w:type="dxa"/>
                  <w:tcBorders>
                    <w:top w:val="nil"/>
                    <w:left w:val="nil"/>
                    <w:bottom w:val="single" w:sz="4" w:space="0" w:color="auto"/>
                    <w:right w:val="single" w:sz="4" w:space="0" w:color="auto"/>
                  </w:tcBorders>
                  <w:shd w:val="clear" w:color="auto" w:fill="auto"/>
                  <w:noWrap/>
                  <w:vAlign w:val="bottom"/>
                  <w:tcPrChange w:id="103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37" w:author="Jon Minton" w:date="2012-12-19T15:11:00Z">
                    <w:r w:rsidRPr="00BA0F69" w:rsidDel="00C07FB1">
                      <w:rPr>
                        <w:rFonts w:ascii="Calibri" w:eastAsia="Times New Roman" w:hAnsi="Calibri" w:cs="Calibri"/>
                        <w:color w:val="000000"/>
                        <w:lang w:eastAsia="en-GB"/>
                      </w:rPr>
                      <w:delText>9.4</w:delText>
                    </w:r>
                  </w:del>
                </w:p>
              </w:tc>
              <w:tc>
                <w:tcPr>
                  <w:tcW w:w="513" w:type="dxa"/>
                  <w:tcBorders>
                    <w:top w:val="nil"/>
                    <w:left w:val="nil"/>
                    <w:bottom w:val="single" w:sz="4" w:space="0" w:color="auto"/>
                    <w:right w:val="single" w:sz="4" w:space="0" w:color="auto"/>
                  </w:tcBorders>
                  <w:shd w:val="clear" w:color="auto" w:fill="auto"/>
                  <w:noWrap/>
                  <w:vAlign w:val="bottom"/>
                  <w:tcPrChange w:id="103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39" w:author="Jon Minton" w:date="2012-12-19T15:11:00Z">
                    <w:r w:rsidRPr="00BA0F69" w:rsidDel="00C07FB1">
                      <w:rPr>
                        <w:rFonts w:ascii="Calibri" w:eastAsia="Times New Roman" w:hAnsi="Calibri" w:cs="Calibri"/>
                        <w:color w:val="000000"/>
                        <w:lang w:eastAsia="en-GB"/>
                      </w:rPr>
                      <w:delText>9.3</w:delText>
                    </w:r>
                  </w:del>
                </w:p>
              </w:tc>
              <w:tc>
                <w:tcPr>
                  <w:tcW w:w="513" w:type="dxa"/>
                  <w:tcBorders>
                    <w:top w:val="nil"/>
                    <w:left w:val="nil"/>
                    <w:bottom w:val="single" w:sz="4" w:space="0" w:color="auto"/>
                    <w:right w:val="single" w:sz="4" w:space="0" w:color="auto"/>
                  </w:tcBorders>
                  <w:shd w:val="clear" w:color="auto" w:fill="auto"/>
                  <w:noWrap/>
                  <w:vAlign w:val="bottom"/>
                  <w:tcPrChange w:id="104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41" w:author="Jon Minton" w:date="2012-12-19T15:11:00Z">
                    <w:r w:rsidRPr="00BA0F69" w:rsidDel="00C07FB1">
                      <w:rPr>
                        <w:rFonts w:ascii="Calibri" w:eastAsia="Times New Roman" w:hAnsi="Calibri" w:cs="Calibri"/>
                        <w:color w:val="000000"/>
                        <w:lang w:eastAsia="en-GB"/>
                      </w:rPr>
                      <w:delText>9.1</w:delText>
                    </w:r>
                  </w:del>
                </w:p>
              </w:tc>
              <w:tc>
                <w:tcPr>
                  <w:tcW w:w="512" w:type="dxa"/>
                  <w:tcBorders>
                    <w:top w:val="nil"/>
                    <w:left w:val="nil"/>
                    <w:bottom w:val="single" w:sz="4" w:space="0" w:color="auto"/>
                    <w:right w:val="single" w:sz="4" w:space="0" w:color="auto"/>
                  </w:tcBorders>
                  <w:shd w:val="clear" w:color="auto" w:fill="auto"/>
                  <w:noWrap/>
                  <w:vAlign w:val="bottom"/>
                  <w:tcPrChange w:id="104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43" w:author="Jon Minton" w:date="2012-12-19T15:11:00Z">
                    <w:r w:rsidRPr="00BA0F69" w:rsidDel="00C07FB1">
                      <w:rPr>
                        <w:rFonts w:ascii="Calibri" w:eastAsia="Times New Roman" w:hAnsi="Calibri" w:cs="Calibri"/>
                        <w:color w:val="000000"/>
                        <w:lang w:eastAsia="en-GB"/>
                      </w:rPr>
                      <w:delText>8.8</w:delText>
                    </w:r>
                  </w:del>
                </w:p>
              </w:tc>
              <w:tc>
                <w:tcPr>
                  <w:tcW w:w="512" w:type="dxa"/>
                  <w:tcBorders>
                    <w:top w:val="nil"/>
                    <w:left w:val="nil"/>
                    <w:bottom w:val="single" w:sz="4" w:space="0" w:color="auto"/>
                    <w:right w:val="single" w:sz="4" w:space="0" w:color="auto"/>
                  </w:tcBorders>
                  <w:shd w:val="clear" w:color="auto" w:fill="auto"/>
                  <w:noWrap/>
                  <w:vAlign w:val="bottom"/>
                  <w:tcPrChange w:id="104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45" w:author="Jon Minton" w:date="2012-12-19T15:11:00Z">
                    <w:r w:rsidRPr="00BA0F69" w:rsidDel="00C07FB1">
                      <w:rPr>
                        <w:rFonts w:ascii="Calibri" w:eastAsia="Times New Roman" w:hAnsi="Calibri" w:cs="Calibri"/>
                        <w:color w:val="000000"/>
                        <w:lang w:eastAsia="en-GB"/>
                      </w:rPr>
                      <w:delText>8.5</w:delText>
                    </w:r>
                  </w:del>
                </w:p>
              </w:tc>
              <w:tc>
                <w:tcPr>
                  <w:tcW w:w="512" w:type="dxa"/>
                  <w:tcBorders>
                    <w:top w:val="nil"/>
                    <w:left w:val="nil"/>
                    <w:bottom w:val="single" w:sz="4" w:space="0" w:color="auto"/>
                    <w:right w:val="single" w:sz="4" w:space="0" w:color="auto"/>
                  </w:tcBorders>
                  <w:shd w:val="clear" w:color="auto" w:fill="auto"/>
                  <w:noWrap/>
                  <w:vAlign w:val="bottom"/>
                  <w:tcPrChange w:id="104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47" w:author="Jon Minton" w:date="2012-12-19T15:11:00Z">
                    <w:r w:rsidRPr="00BA0F69" w:rsidDel="00C07FB1">
                      <w:rPr>
                        <w:rFonts w:ascii="Calibri" w:eastAsia="Times New Roman" w:hAnsi="Calibri" w:cs="Calibri"/>
                        <w:color w:val="000000"/>
                        <w:lang w:eastAsia="en-GB"/>
                      </w:rPr>
                      <w:delText>8.1</w:delText>
                    </w:r>
                  </w:del>
                </w:p>
              </w:tc>
              <w:tc>
                <w:tcPr>
                  <w:tcW w:w="512" w:type="dxa"/>
                  <w:tcBorders>
                    <w:top w:val="nil"/>
                    <w:left w:val="nil"/>
                    <w:bottom w:val="single" w:sz="4" w:space="0" w:color="auto"/>
                    <w:right w:val="single" w:sz="4" w:space="0" w:color="auto"/>
                  </w:tcBorders>
                  <w:shd w:val="clear" w:color="auto" w:fill="auto"/>
                  <w:noWrap/>
                  <w:vAlign w:val="bottom"/>
                  <w:tcPrChange w:id="104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49" w:author="Jon Minton" w:date="2012-12-19T15:11:00Z">
                    <w:r w:rsidRPr="00BA0F69" w:rsidDel="00C07FB1">
                      <w:rPr>
                        <w:rFonts w:ascii="Calibri" w:eastAsia="Times New Roman" w:hAnsi="Calibri" w:cs="Calibri"/>
                        <w:color w:val="000000"/>
                        <w:lang w:eastAsia="en-GB"/>
                      </w:rPr>
                      <w:delText>7.5</w:delText>
                    </w:r>
                  </w:del>
                </w:p>
              </w:tc>
              <w:tc>
                <w:tcPr>
                  <w:tcW w:w="512" w:type="dxa"/>
                  <w:tcBorders>
                    <w:top w:val="nil"/>
                    <w:left w:val="nil"/>
                    <w:bottom w:val="single" w:sz="4" w:space="0" w:color="auto"/>
                    <w:right w:val="single" w:sz="4" w:space="0" w:color="auto"/>
                  </w:tcBorders>
                  <w:shd w:val="clear" w:color="auto" w:fill="auto"/>
                  <w:noWrap/>
                  <w:vAlign w:val="bottom"/>
                  <w:tcPrChange w:id="105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51" w:author="Jon Minton" w:date="2012-12-19T15:11:00Z">
                    <w:r w:rsidRPr="00BA0F69" w:rsidDel="00C07FB1">
                      <w:rPr>
                        <w:rFonts w:ascii="Calibri" w:eastAsia="Times New Roman" w:hAnsi="Calibri" w:cs="Calibri"/>
                        <w:color w:val="000000"/>
                        <w:lang w:eastAsia="en-GB"/>
                      </w:rPr>
                      <w:delText>6.8</w:delText>
                    </w:r>
                  </w:del>
                </w:p>
              </w:tc>
              <w:tc>
                <w:tcPr>
                  <w:tcW w:w="512" w:type="dxa"/>
                  <w:tcBorders>
                    <w:top w:val="nil"/>
                    <w:left w:val="nil"/>
                    <w:bottom w:val="single" w:sz="4" w:space="0" w:color="auto"/>
                    <w:right w:val="single" w:sz="4" w:space="0" w:color="auto"/>
                  </w:tcBorders>
                  <w:shd w:val="clear" w:color="auto" w:fill="auto"/>
                  <w:noWrap/>
                  <w:vAlign w:val="bottom"/>
                  <w:tcPrChange w:id="105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53" w:author="Jon Minton" w:date="2012-12-19T15:11:00Z">
                    <w:r w:rsidRPr="00BA0F69" w:rsidDel="00C07FB1">
                      <w:rPr>
                        <w:rFonts w:ascii="Calibri" w:eastAsia="Times New Roman" w:hAnsi="Calibri" w:cs="Calibri"/>
                        <w:color w:val="000000"/>
                        <w:lang w:eastAsia="en-GB"/>
                      </w:rPr>
                      <w:delText>5.7</w:delText>
                    </w:r>
                  </w:del>
                </w:p>
              </w:tc>
              <w:tc>
                <w:tcPr>
                  <w:tcW w:w="376" w:type="dxa"/>
                  <w:tcBorders>
                    <w:top w:val="nil"/>
                    <w:left w:val="nil"/>
                    <w:bottom w:val="single" w:sz="4" w:space="0" w:color="auto"/>
                    <w:right w:val="single" w:sz="8" w:space="0" w:color="auto"/>
                  </w:tcBorders>
                  <w:shd w:val="clear" w:color="auto" w:fill="auto"/>
                  <w:noWrap/>
                  <w:vAlign w:val="bottom"/>
                  <w:tcPrChange w:id="1054"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55" w:author="Jon Minton" w:date="2012-12-19T15:11:00Z">
                    <w:r w:rsidRPr="00BA0F69" w:rsidDel="00C07FB1">
                      <w:rPr>
                        <w:rFonts w:ascii="Calibri" w:eastAsia="Times New Roman" w:hAnsi="Calibri" w:cs="Calibri"/>
                        <w:color w:val="000000"/>
                        <w:lang w:eastAsia="en-GB"/>
                      </w:rPr>
                      <w:delText>4.0</w:delText>
                    </w:r>
                  </w:del>
                </w:p>
              </w:tc>
            </w:tr>
            <w:tr w:rsidR="006E20FD" w:rsidRPr="00BA0F69" w:rsidTr="00C07FB1">
              <w:trPr>
                <w:trHeight w:val="300"/>
                <w:trPrChange w:id="1056"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057"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058"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059" w:author="Jon Minton" w:date="2012-12-19T15:11:00Z">
                    <w:r w:rsidRPr="00BA0F69" w:rsidDel="00C07FB1">
                      <w:rPr>
                        <w:rFonts w:ascii="Calibri" w:eastAsia="Times New Roman" w:hAnsi="Calibri" w:cs="Calibri"/>
                        <w:b/>
                        <w:bCs/>
                        <w:color w:val="000000"/>
                        <w:lang w:eastAsia="en-GB"/>
                      </w:rPr>
                      <w:delText>0.5</w:delText>
                    </w:r>
                  </w:del>
                </w:p>
              </w:tc>
              <w:tc>
                <w:tcPr>
                  <w:tcW w:w="513" w:type="dxa"/>
                  <w:tcBorders>
                    <w:top w:val="nil"/>
                    <w:left w:val="nil"/>
                    <w:bottom w:val="single" w:sz="4" w:space="0" w:color="auto"/>
                    <w:right w:val="single" w:sz="4" w:space="0" w:color="auto"/>
                  </w:tcBorders>
                  <w:shd w:val="clear" w:color="auto" w:fill="auto"/>
                  <w:noWrap/>
                  <w:vAlign w:val="bottom"/>
                  <w:tcPrChange w:id="106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61" w:author="Jon Minton" w:date="2012-12-19T15:11:00Z">
                    <w:r w:rsidRPr="00BA0F69" w:rsidDel="00C07FB1">
                      <w:rPr>
                        <w:rFonts w:ascii="Calibri" w:eastAsia="Times New Roman" w:hAnsi="Calibri" w:cs="Calibri"/>
                        <w:color w:val="000000"/>
                        <w:lang w:eastAsia="en-GB"/>
                      </w:rPr>
                      <w:delText>9.2</w:delText>
                    </w:r>
                  </w:del>
                </w:p>
              </w:tc>
              <w:tc>
                <w:tcPr>
                  <w:tcW w:w="513" w:type="dxa"/>
                  <w:tcBorders>
                    <w:top w:val="nil"/>
                    <w:left w:val="nil"/>
                    <w:bottom w:val="single" w:sz="4" w:space="0" w:color="auto"/>
                    <w:right w:val="single" w:sz="4" w:space="0" w:color="auto"/>
                  </w:tcBorders>
                  <w:shd w:val="clear" w:color="auto" w:fill="auto"/>
                  <w:noWrap/>
                  <w:vAlign w:val="bottom"/>
                  <w:tcPrChange w:id="106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63" w:author="Jon Minton" w:date="2012-12-19T15:11:00Z">
                    <w:r w:rsidRPr="00BA0F69" w:rsidDel="00C07FB1">
                      <w:rPr>
                        <w:rFonts w:ascii="Calibri" w:eastAsia="Times New Roman" w:hAnsi="Calibri" w:cs="Calibri"/>
                        <w:color w:val="000000"/>
                        <w:lang w:eastAsia="en-GB"/>
                      </w:rPr>
                      <w:delText>9.1</w:delText>
                    </w:r>
                  </w:del>
                </w:p>
              </w:tc>
              <w:tc>
                <w:tcPr>
                  <w:tcW w:w="513" w:type="dxa"/>
                  <w:tcBorders>
                    <w:top w:val="nil"/>
                    <w:left w:val="nil"/>
                    <w:bottom w:val="single" w:sz="4" w:space="0" w:color="auto"/>
                    <w:right w:val="single" w:sz="4" w:space="0" w:color="auto"/>
                  </w:tcBorders>
                  <w:shd w:val="clear" w:color="auto" w:fill="auto"/>
                  <w:noWrap/>
                  <w:vAlign w:val="bottom"/>
                  <w:tcPrChange w:id="106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65" w:author="Jon Minton" w:date="2012-12-19T15:11:00Z">
                    <w:r w:rsidRPr="00BA0F69" w:rsidDel="00C07FB1">
                      <w:rPr>
                        <w:rFonts w:ascii="Calibri" w:eastAsia="Times New Roman" w:hAnsi="Calibri" w:cs="Calibri"/>
                        <w:color w:val="000000"/>
                        <w:lang w:eastAsia="en-GB"/>
                      </w:rPr>
                      <w:delText>8.9</w:delText>
                    </w:r>
                  </w:del>
                </w:p>
              </w:tc>
              <w:tc>
                <w:tcPr>
                  <w:tcW w:w="513" w:type="dxa"/>
                  <w:tcBorders>
                    <w:top w:val="nil"/>
                    <w:left w:val="nil"/>
                    <w:bottom w:val="single" w:sz="4" w:space="0" w:color="auto"/>
                    <w:right w:val="single" w:sz="4" w:space="0" w:color="auto"/>
                  </w:tcBorders>
                  <w:shd w:val="clear" w:color="auto" w:fill="auto"/>
                  <w:noWrap/>
                  <w:vAlign w:val="bottom"/>
                  <w:tcPrChange w:id="106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67" w:author="Jon Minton" w:date="2012-12-19T15:11:00Z">
                    <w:r w:rsidRPr="00BA0F69" w:rsidDel="00C07FB1">
                      <w:rPr>
                        <w:rFonts w:ascii="Calibri" w:eastAsia="Times New Roman" w:hAnsi="Calibri" w:cs="Calibri"/>
                        <w:color w:val="000000"/>
                        <w:lang w:eastAsia="en-GB"/>
                      </w:rPr>
                      <w:delText>8.6</w:delText>
                    </w:r>
                  </w:del>
                </w:p>
              </w:tc>
              <w:tc>
                <w:tcPr>
                  <w:tcW w:w="512" w:type="dxa"/>
                  <w:tcBorders>
                    <w:top w:val="nil"/>
                    <w:left w:val="nil"/>
                    <w:bottom w:val="single" w:sz="4" w:space="0" w:color="auto"/>
                    <w:right w:val="single" w:sz="4" w:space="0" w:color="auto"/>
                  </w:tcBorders>
                  <w:shd w:val="clear" w:color="auto" w:fill="auto"/>
                  <w:noWrap/>
                  <w:vAlign w:val="bottom"/>
                  <w:tcPrChange w:id="106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69" w:author="Jon Minton" w:date="2012-12-19T15:11:00Z">
                    <w:r w:rsidRPr="00BA0F69" w:rsidDel="00C07FB1">
                      <w:rPr>
                        <w:rFonts w:ascii="Calibri" w:eastAsia="Times New Roman" w:hAnsi="Calibri" w:cs="Calibri"/>
                        <w:color w:val="000000"/>
                        <w:lang w:eastAsia="en-GB"/>
                      </w:rPr>
                      <w:delText>8.4</w:delText>
                    </w:r>
                  </w:del>
                </w:p>
              </w:tc>
              <w:tc>
                <w:tcPr>
                  <w:tcW w:w="512" w:type="dxa"/>
                  <w:tcBorders>
                    <w:top w:val="nil"/>
                    <w:left w:val="nil"/>
                    <w:bottom w:val="single" w:sz="4" w:space="0" w:color="auto"/>
                    <w:right w:val="single" w:sz="4" w:space="0" w:color="auto"/>
                  </w:tcBorders>
                  <w:shd w:val="clear" w:color="auto" w:fill="auto"/>
                  <w:noWrap/>
                  <w:vAlign w:val="bottom"/>
                  <w:tcPrChange w:id="107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71" w:author="Jon Minton" w:date="2012-12-19T15:11:00Z">
                    <w:r w:rsidRPr="00BA0F69" w:rsidDel="00C07FB1">
                      <w:rPr>
                        <w:rFonts w:ascii="Calibri" w:eastAsia="Times New Roman" w:hAnsi="Calibri" w:cs="Calibri"/>
                        <w:color w:val="000000"/>
                        <w:lang w:eastAsia="en-GB"/>
                      </w:rPr>
                      <w:delText>8.0</w:delText>
                    </w:r>
                  </w:del>
                </w:p>
              </w:tc>
              <w:tc>
                <w:tcPr>
                  <w:tcW w:w="512" w:type="dxa"/>
                  <w:tcBorders>
                    <w:top w:val="nil"/>
                    <w:left w:val="nil"/>
                    <w:bottom w:val="single" w:sz="4" w:space="0" w:color="auto"/>
                    <w:right w:val="single" w:sz="4" w:space="0" w:color="auto"/>
                  </w:tcBorders>
                  <w:shd w:val="clear" w:color="auto" w:fill="auto"/>
                  <w:noWrap/>
                  <w:vAlign w:val="bottom"/>
                  <w:tcPrChange w:id="107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73" w:author="Jon Minton" w:date="2012-12-19T15:11:00Z">
                    <w:r w:rsidRPr="00BA0F69" w:rsidDel="00C07FB1">
                      <w:rPr>
                        <w:rFonts w:ascii="Calibri" w:eastAsia="Times New Roman" w:hAnsi="Calibri" w:cs="Calibri"/>
                        <w:color w:val="000000"/>
                        <w:lang w:eastAsia="en-GB"/>
                      </w:rPr>
                      <w:delText>7.6</w:delText>
                    </w:r>
                  </w:del>
                </w:p>
              </w:tc>
              <w:tc>
                <w:tcPr>
                  <w:tcW w:w="512" w:type="dxa"/>
                  <w:tcBorders>
                    <w:top w:val="nil"/>
                    <w:left w:val="nil"/>
                    <w:bottom w:val="single" w:sz="4" w:space="0" w:color="auto"/>
                    <w:right w:val="single" w:sz="4" w:space="0" w:color="auto"/>
                  </w:tcBorders>
                  <w:shd w:val="clear" w:color="auto" w:fill="auto"/>
                  <w:noWrap/>
                  <w:vAlign w:val="bottom"/>
                  <w:tcPrChange w:id="107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75" w:author="Jon Minton" w:date="2012-12-19T15:11:00Z">
                    <w:r w:rsidRPr="00BA0F69" w:rsidDel="00C07FB1">
                      <w:rPr>
                        <w:rFonts w:ascii="Calibri" w:eastAsia="Times New Roman" w:hAnsi="Calibri" w:cs="Calibri"/>
                        <w:color w:val="000000"/>
                        <w:lang w:eastAsia="en-GB"/>
                      </w:rPr>
                      <w:delText>7.1</w:delText>
                    </w:r>
                  </w:del>
                </w:p>
              </w:tc>
              <w:tc>
                <w:tcPr>
                  <w:tcW w:w="512" w:type="dxa"/>
                  <w:tcBorders>
                    <w:top w:val="nil"/>
                    <w:left w:val="nil"/>
                    <w:bottom w:val="single" w:sz="4" w:space="0" w:color="auto"/>
                    <w:right w:val="single" w:sz="4" w:space="0" w:color="auto"/>
                  </w:tcBorders>
                  <w:shd w:val="clear" w:color="auto" w:fill="auto"/>
                  <w:noWrap/>
                  <w:vAlign w:val="bottom"/>
                  <w:tcPrChange w:id="107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77" w:author="Jon Minton" w:date="2012-12-19T15:11:00Z">
                    <w:r w:rsidRPr="00BA0F69" w:rsidDel="00C07FB1">
                      <w:rPr>
                        <w:rFonts w:ascii="Calibri" w:eastAsia="Times New Roman" w:hAnsi="Calibri" w:cs="Calibri"/>
                        <w:color w:val="000000"/>
                        <w:lang w:eastAsia="en-GB"/>
                      </w:rPr>
                      <w:delText>6.3</w:delText>
                    </w:r>
                  </w:del>
                </w:p>
              </w:tc>
              <w:tc>
                <w:tcPr>
                  <w:tcW w:w="512" w:type="dxa"/>
                  <w:tcBorders>
                    <w:top w:val="nil"/>
                    <w:left w:val="nil"/>
                    <w:bottom w:val="single" w:sz="4" w:space="0" w:color="auto"/>
                    <w:right w:val="single" w:sz="4" w:space="0" w:color="auto"/>
                  </w:tcBorders>
                  <w:shd w:val="clear" w:color="auto" w:fill="auto"/>
                  <w:noWrap/>
                  <w:vAlign w:val="bottom"/>
                  <w:tcPrChange w:id="107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79" w:author="Jon Minton" w:date="2012-12-19T15:11:00Z">
                    <w:r w:rsidRPr="00BA0F69" w:rsidDel="00C07FB1">
                      <w:rPr>
                        <w:rFonts w:ascii="Calibri" w:eastAsia="Times New Roman" w:hAnsi="Calibri" w:cs="Calibri"/>
                        <w:color w:val="000000"/>
                        <w:lang w:eastAsia="en-GB"/>
                      </w:rPr>
                      <w:delText>5.3</w:delText>
                    </w:r>
                  </w:del>
                </w:p>
              </w:tc>
              <w:tc>
                <w:tcPr>
                  <w:tcW w:w="376" w:type="dxa"/>
                  <w:tcBorders>
                    <w:top w:val="nil"/>
                    <w:left w:val="nil"/>
                    <w:bottom w:val="single" w:sz="4" w:space="0" w:color="auto"/>
                    <w:right w:val="single" w:sz="8" w:space="0" w:color="auto"/>
                  </w:tcBorders>
                  <w:shd w:val="clear" w:color="auto" w:fill="auto"/>
                  <w:noWrap/>
                  <w:vAlign w:val="bottom"/>
                  <w:tcPrChange w:id="1080"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81" w:author="Jon Minton" w:date="2012-12-19T15:11:00Z">
                    <w:r w:rsidRPr="00BA0F69" w:rsidDel="00C07FB1">
                      <w:rPr>
                        <w:rFonts w:ascii="Calibri" w:eastAsia="Times New Roman" w:hAnsi="Calibri" w:cs="Calibri"/>
                        <w:color w:val="000000"/>
                        <w:lang w:eastAsia="en-GB"/>
                      </w:rPr>
                      <w:delText>3.8</w:delText>
                    </w:r>
                  </w:del>
                </w:p>
              </w:tc>
            </w:tr>
            <w:tr w:rsidR="006E20FD" w:rsidRPr="00BA0F69" w:rsidTr="00C07FB1">
              <w:trPr>
                <w:trHeight w:val="300"/>
                <w:trPrChange w:id="1082"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083"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084"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085" w:author="Jon Minton" w:date="2012-12-19T15:11:00Z">
                    <w:r w:rsidRPr="00BA0F69" w:rsidDel="00C07FB1">
                      <w:rPr>
                        <w:rFonts w:ascii="Calibri" w:eastAsia="Times New Roman" w:hAnsi="Calibri" w:cs="Calibri"/>
                        <w:b/>
                        <w:bCs/>
                        <w:color w:val="000000"/>
                        <w:lang w:eastAsia="en-GB"/>
                      </w:rPr>
                      <w:delText>0.6</w:delText>
                    </w:r>
                  </w:del>
                </w:p>
              </w:tc>
              <w:tc>
                <w:tcPr>
                  <w:tcW w:w="513" w:type="dxa"/>
                  <w:tcBorders>
                    <w:top w:val="nil"/>
                    <w:left w:val="nil"/>
                    <w:bottom w:val="single" w:sz="4" w:space="0" w:color="auto"/>
                    <w:right w:val="single" w:sz="4" w:space="0" w:color="auto"/>
                  </w:tcBorders>
                  <w:shd w:val="clear" w:color="auto" w:fill="auto"/>
                  <w:noWrap/>
                  <w:vAlign w:val="bottom"/>
                  <w:tcPrChange w:id="108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87" w:author="Jon Minton" w:date="2012-12-19T15:11:00Z">
                    <w:r w:rsidRPr="00BA0F69" w:rsidDel="00C07FB1">
                      <w:rPr>
                        <w:rFonts w:ascii="Calibri" w:eastAsia="Times New Roman" w:hAnsi="Calibri" w:cs="Calibri"/>
                        <w:color w:val="000000"/>
                        <w:lang w:eastAsia="en-GB"/>
                      </w:rPr>
                      <w:delText>8.9</w:delText>
                    </w:r>
                  </w:del>
                </w:p>
              </w:tc>
              <w:tc>
                <w:tcPr>
                  <w:tcW w:w="513" w:type="dxa"/>
                  <w:tcBorders>
                    <w:top w:val="nil"/>
                    <w:left w:val="nil"/>
                    <w:bottom w:val="single" w:sz="4" w:space="0" w:color="auto"/>
                    <w:right w:val="single" w:sz="4" w:space="0" w:color="auto"/>
                  </w:tcBorders>
                  <w:shd w:val="clear" w:color="auto" w:fill="auto"/>
                  <w:noWrap/>
                  <w:vAlign w:val="bottom"/>
                  <w:tcPrChange w:id="108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89" w:author="Jon Minton" w:date="2012-12-19T15:11:00Z">
                    <w:r w:rsidRPr="00BA0F69" w:rsidDel="00C07FB1">
                      <w:rPr>
                        <w:rFonts w:ascii="Calibri" w:eastAsia="Times New Roman" w:hAnsi="Calibri" w:cs="Calibri"/>
                        <w:color w:val="000000"/>
                        <w:lang w:eastAsia="en-GB"/>
                      </w:rPr>
                      <w:delText>8.7</w:delText>
                    </w:r>
                  </w:del>
                </w:p>
              </w:tc>
              <w:tc>
                <w:tcPr>
                  <w:tcW w:w="513" w:type="dxa"/>
                  <w:tcBorders>
                    <w:top w:val="nil"/>
                    <w:left w:val="nil"/>
                    <w:bottom w:val="single" w:sz="4" w:space="0" w:color="auto"/>
                    <w:right w:val="single" w:sz="4" w:space="0" w:color="auto"/>
                  </w:tcBorders>
                  <w:shd w:val="clear" w:color="auto" w:fill="auto"/>
                  <w:noWrap/>
                  <w:vAlign w:val="bottom"/>
                  <w:tcPrChange w:id="109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91" w:author="Jon Minton" w:date="2012-12-19T15:11:00Z">
                    <w:r w:rsidRPr="00BA0F69" w:rsidDel="00C07FB1">
                      <w:rPr>
                        <w:rFonts w:ascii="Calibri" w:eastAsia="Times New Roman" w:hAnsi="Calibri" w:cs="Calibri"/>
                        <w:color w:val="000000"/>
                        <w:lang w:eastAsia="en-GB"/>
                      </w:rPr>
                      <w:delText>8.5</w:delText>
                    </w:r>
                  </w:del>
                </w:p>
              </w:tc>
              <w:tc>
                <w:tcPr>
                  <w:tcW w:w="513" w:type="dxa"/>
                  <w:tcBorders>
                    <w:top w:val="nil"/>
                    <w:left w:val="nil"/>
                    <w:bottom w:val="single" w:sz="4" w:space="0" w:color="auto"/>
                    <w:right w:val="single" w:sz="4" w:space="0" w:color="auto"/>
                  </w:tcBorders>
                  <w:shd w:val="clear" w:color="auto" w:fill="auto"/>
                  <w:noWrap/>
                  <w:vAlign w:val="bottom"/>
                  <w:tcPrChange w:id="109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93" w:author="Jon Minton" w:date="2012-12-19T15:11:00Z">
                    <w:r w:rsidRPr="00BA0F69" w:rsidDel="00C07FB1">
                      <w:rPr>
                        <w:rFonts w:ascii="Calibri" w:eastAsia="Times New Roman" w:hAnsi="Calibri" w:cs="Calibri"/>
                        <w:color w:val="000000"/>
                        <w:lang w:eastAsia="en-GB"/>
                      </w:rPr>
                      <w:delText>8.3</w:delText>
                    </w:r>
                  </w:del>
                </w:p>
              </w:tc>
              <w:tc>
                <w:tcPr>
                  <w:tcW w:w="512" w:type="dxa"/>
                  <w:tcBorders>
                    <w:top w:val="nil"/>
                    <w:left w:val="nil"/>
                    <w:bottom w:val="single" w:sz="4" w:space="0" w:color="auto"/>
                    <w:right w:val="single" w:sz="4" w:space="0" w:color="auto"/>
                  </w:tcBorders>
                  <w:shd w:val="clear" w:color="auto" w:fill="auto"/>
                  <w:noWrap/>
                  <w:vAlign w:val="bottom"/>
                  <w:tcPrChange w:id="109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95" w:author="Jon Minton" w:date="2012-12-19T15:11:00Z">
                    <w:r w:rsidRPr="00BA0F69" w:rsidDel="00C07FB1">
                      <w:rPr>
                        <w:rFonts w:ascii="Calibri" w:eastAsia="Times New Roman" w:hAnsi="Calibri" w:cs="Calibri"/>
                        <w:color w:val="000000"/>
                        <w:lang w:eastAsia="en-GB"/>
                      </w:rPr>
                      <w:delText>8.0</w:delText>
                    </w:r>
                  </w:del>
                </w:p>
              </w:tc>
              <w:tc>
                <w:tcPr>
                  <w:tcW w:w="512" w:type="dxa"/>
                  <w:tcBorders>
                    <w:top w:val="nil"/>
                    <w:left w:val="nil"/>
                    <w:bottom w:val="single" w:sz="4" w:space="0" w:color="auto"/>
                    <w:right w:val="single" w:sz="4" w:space="0" w:color="auto"/>
                  </w:tcBorders>
                  <w:shd w:val="clear" w:color="auto" w:fill="auto"/>
                  <w:noWrap/>
                  <w:vAlign w:val="bottom"/>
                  <w:tcPrChange w:id="109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97" w:author="Jon Minton" w:date="2012-12-19T15:11:00Z">
                    <w:r w:rsidRPr="00BA0F69" w:rsidDel="00C07FB1">
                      <w:rPr>
                        <w:rFonts w:ascii="Calibri" w:eastAsia="Times New Roman" w:hAnsi="Calibri" w:cs="Calibri"/>
                        <w:color w:val="000000"/>
                        <w:lang w:eastAsia="en-GB"/>
                      </w:rPr>
                      <w:delText>7.6</w:delText>
                    </w:r>
                  </w:del>
                </w:p>
              </w:tc>
              <w:tc>
                <w:tcPr>
                  <w:tcW w:w="512" w:type="dxa"/>
                  <w:tcBorders>
                    <w:top w:val="nil"/>
                    <w:left w:val="nil"/>
                    <w:bottom w:val="single" w:sz="4" w:space="0" w:color="auto"/>
                    <w:right w:val="single" w:sz="4" w:space="0" w:color="auto"/>
                  </w:tcBorders>
                  <w:shd w:val="clear" w:color="auto" w:fill="auto"/>
                  <w:noWrap/>
                  <w:vAlign w:val="bottom"/>
                  <w:tcPrChange w:id="109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099" w:author="Jon Minton" w:date="2012-12-19T15:11:00Z">
                    <w:r w:rsidRPr="00BA0F69" w:rsidDel="00C07FB1">
                      <w:rPr>
                        <w:rFonts w:ascii="Calibri" w:eastAsia="Times New Roman" w:hAnsi="Calibri" w:cs="Calibri"/>
                        <w:color w:val="000000"/>
                        <w:lang w:eastAsia="en-GB"/>
                      </w:rPr>
                      <w:delText>7.2</w:delText>
                    </w:r>
                  </w:del>
                </w:p>
              </w:tc>
              <w:tc>
                <w:tcPr>
                  <w:tcW w:w="512" w:type="dxa"/>
                  <w:tcBorders>
                    <w:top w:val="nil"/>
                    <w:left w:val="nil"/>
                    <w:bottom w:val="single" w:sz="4" w:space="0" w:color="auto"/>
                    <w:right w:val="single" w:sz="4" w:space="0" w:color="auto"/>
                  </w:tcBorders>
                  <w:shd w:val="clear" w:color="auto" w:fill="auto"/>
                  <w:noWrap/>
                  <w:vAlign w:val="bottom"/>
                  <w:tcPrChange w:id="110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01" w:author="Jon Minton" w:date="2012-12-19T15:11:00Z">
                    <w:r w:rsidRPr="00BA0F69" w:rsidDel="00C07FB1">
                      <w:rPr>
                        <w:rFonts w:ascii="Calibri" w:eastAsia="Times New Roman" w:hAnsi="Calibri" w:cs="Calibri"/>
                        <w:color w:val="000000"/>
                        <w:lang w:eastAsia="en-GB"/>
                      </w:rPr>
                      <w:delText>6.7</w:delText>
                    </w:r>
                  </w:del>
                </w:p>
              </w:tc>
              <w:tc>
                <w:tcPr>
                  <w:tcW w:w="512" w:type="dxa"/>
                  <w:tcBorders>
                    <w:top w:val="nil"/>
                    <w:left w:val="nil"/>
                    <w:bottom w:val="single" w:sz="4" w:space="0" w:color="auto"/>
                    <w:right w:val="single" w:sz="4" w:space="0" w:color="auto"/>
                  </w:tcBorders>
                  <w:shd w:val="clear" w:color="auto" w:fill="auto"/>
                  <w:noWrap/>
                  <w:vAlign w:val="bottom"/>
                  <w:tcPrChange w:id="110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03" w:author="Jon Minton" w:date="2012-12-19T15:11:00Z">
                    <w:r w:rsidRPr="00BA0F69" w:rsidDel="00C07FB1">
                      <w:rPr>
                        <w:rFonts w:ascii="Calibri" w:eastAsia="Times New Roman" w:hAnsi="Calibri" w:cs="Calibri"/>
                        <w:color w:val="000000"/>
                        <w:lang w:eastAsia="en-GB"/>
                      </w:rPr>
                      <w:delText>6.0</w:delText>
                    </w:r>
                  </w:del>
                </w:p>
              </w:tc>
              <w:tc>
                <w:tcPr>
                  <w:tcW w:w="512" w:type="dxa"/>
                  <w:tcBorders>
                    <w:top w:val="nil"/>
                    <w:left w:val="nil"/>
                    <w:bottom w:val="single" w:sz="4" w:space="0" w:color="auto"/>
                    <w:right w:val="single" w:sz="4" w:space="0" w:color="auto"/>
                  </w:tcBorders>
                  <w:shd w:val="clear" w:color="auto" w:fill="auto"/>
                  <w:noWrap/>
                  <w:vAlign w:val="bottom"/>
                  <w:tcPrChange w:id="110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05" w:author="Jon Minton" w:date="2012-12-19T15:11:00Z">
                    <w:r w:rsidRPr="00BA0F69" w:rsidDel="00C07FB1">
                      <w:rPr>
                        <w:rFonts w:ascii="Calibri" w:eastAsia="Times New Roman" w:hAnsi="Calibri" w:cs="Calibri"/>
                        <w:color w:val="000000"/>
                        <w:lang w:eastAsia="en-GB"/>
                      </w:rPr>
                      <w:delText>5.1</w:delText>
                    </w:r>
                  </w:del>
                </w:p>
              </w:tc>
              <w:tc>
                <w:tcPr>
                  <w:tcW w:w="376" w:type="dxa"/>
                  <w:tcBorders>
                    <w:top w:val="nil"/>
                    <w:left w:val="nil"/>
                    <w:bottom w:val="single" w:sz="4" w:space="0" w:color="auto"/>
                    <w:right w:val="single" w:sz="8" w:space="0" w:color="auto"/>
                  </w:tcBorders>
                  <w:shd w:val="clear" w:color="auto" w:fill="auto"/>
                  <w:noWrap/>
                  <w:vAlign w:val="bottom"/>
                  <w:tcPrChange w:id="1106"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07" w:author="Jon Minton" w:date="2012-12-19T15:11:00Z">
                    <w:r w:rsidRPr="00BA0F69" w:rsidDel="00C07FB1">
                      <w:rPr>
                        <w:rFonts w:ascii="Calibri" w:eastAsia="Times New Roman" w:hAnsi="Calibri" w:cs="Calibri"/>
                        <w:color w:val="000000"/>
                        <w:lang w:eastAsia="en-GB"/>
                      </w:rPr>
                      <w:delText>3.8</w:delText>
                    </w:r>
                  </w:del>
                </w:p>
              </w:tc>
            </w:tr>
            <w:tr w:rsidR="006E20FD" w:rsidRPr="00BA0F69" w:rsidTr="00C07FB1">
              <w:trPr>
                <w:trHeight w:val="300"/>
                <w:trPrChange w:id="1108"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109"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110"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111" w:author="Jon Minton" w:date="2012-12-19T15:11:00Z">
                    <w:r w:rsidRPr="00BA0F69" w:rsidDel="00C07FB1">
                      <w:rPr>
                        <w:rFonts w:ascii="Calibri" w:eastAsia="Times New Roman" w:hAnsi="Calibri" w:cs="Calibri"/>
                        <w:b/>
                        <w:bCs/>
                        <w:color w:val="000000"/>
                        <w:lang w:eastAsia="en-GB"/>
                      </w:rPr>
                      <w:delText>0.7</w:delText>
                    </w:r>
                  </w:del>
                </w:p>
              </w:tc>
              <w:tc>
                <w:tcPr>
                  <w:tcW w:w="513" w:type="dxa"/>
                  <w:tcBorders>
                    <w:top w:val="nil"/>
                    <w:left w:val="nil"/>
                    <w:bottom w:val="single" w:sz="4" w:space="0" w:color="auto"/>
                    <w:right w:val="single" w:sz="4" w:space="0" w:color="auto"/>
                  </w:tcBorders>
                  <w:shd w:val="clear" w:color="auto" w:fill="auto"/>
                  <w:noWrap/>
                  <w:vAlign w:val="bottom"/>
                  <w:tcPrChange w:id="111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13" w:author="Jon Minton" w:date="2012-12-19T15:11:00Z">
                    <w:r w:rsidRPr="00BA0F69" w:rsidDel="00C07FB1">
                      <w:rPr>
                        <w:rFonts w:ascii="Calibri" w:eastAsia="Times New Roman" w:hAnsi="Calibri" w:cs="Calibri"/>
                        <w:color w:val="000000"/>
                        <w:lang w:eastAsia="en-GB"/>
                      </w:rPr>
                      <w:delText>8.6</w:delText>
                    </w:r>
                  </w:del>
                </w:p>
              </w:tc>
              <w:tc>
                <w:tcPr>
                  <w:tcW w:w="513" w:type="dxa"/>
                  <w:tcBorders>
                    <w:top w:val="nil"/>
                    <w:left w:val="nil"/>
                    <w:bottom w:val="single" w:sz="4" w:space="0" w:color="auto"/>
                    <w:right w:val="single" w:sz="4" w:space="0" w:color="auto"/>
                  </w:tcBorders>
                  <w:shd w:val="clear" w:color="auto" w:fill="auto"/>
                  <w:noWrap/>
                  <w:vAlign w:val="bottom"/>
                  <w:tcPrChange w:id="111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15" w:author="Jon Minton" w:date="2012-12-19T15:11:00Z">
                    <w:r w:rsidRPr="00BA0F69" w:rsidDel="00C07FB1">
                      <w:rPr>
                        <w:rFonts w:ascii="Calibri" w:eastAsia="Times New Roman" w:hAnsi="Calibri" w:cs="Calibri"/>
                        <w:color w:val="000000"/>
                        <w:lang w:eastAsia="en-GB"/>
                      </w:rPr>
                      <w:delText>8.4</w:delText>
                    </w:r>
                  </w:del>
                </w:p>
              </w:tc>
              <w:tc>
                <w:tcPr>
                  <w:tcW w:w="513" w:type="dxa"/>
                  <w:tcBorders>
                    <w:top w:val="nil"/>
                    <w:left w:val="nil"/>
                    <w:bottom w:val="single" w:sz="4" w:space="0" w:color="auto"/>
                    <w:right w:val="single" w:sz="4" w:space="0" w:color="auto"/>
                  </w:tcBorders>
                  <w:shd w:val="clear" w:color="auto" w:fill="auto"/>
                  <w:noWrap/>
                  <w:vAlign w:val="bottom"/>
                  <w:tcPrChange w:id="111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17" w:author="Jon Minton" w:date="2012-12-19T15:11:00Z">
                    <w:r w:rsidRPr="00BA0F69" w:rsidDel="00C07FB1">
                      <w:rPr>
                        <w:rFonts w:ascii="Calibri" w:eastAsia="Times New Roman" w:hAnsi="Calibri" w:cs="Calibri"/>
                        <w:color w:val="000000"/>
                        <w:lang w:eastAsia="en-GB"/>
                      </w:rPr>
                      <w:delText>8.2</w:delText>
                    </w:r>
                  </w:del>
                </w:p>
              </w:tc>
              <w:tc>
                <w:tcPr>
                  <w:tcW w:w="513" w:type="dxa"/>
                  <w:tcBorders>
                    <w:top w:val="nil"/>
                    <w:left w:val="nil"/>
                    <w:bottom w:val="single" w:sz="4" w:space="0" w:color="auto"/>
                    <w:right w:val="single" w:sz="4" w:space="0" w:color="auto"/>
                  </w:tcBorders>
                  <w:shd w:val="clear" w:color="auto" w:fill="auto"/>
                  <w:noWrap/>
                  <w:vAlign w:val="bottom"/>
                  <w:tcPrChange w:id="111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19" w:author="Jon Minton" w:date="2012-12-19T15:11:00Z">
                    <w:r w:rsidRPr="00BA0F69" w:rsidDel="00C07FB1">
                      <w:rPr>
                        <w:rFonts w:ascii="Calibri" w:eastAsia="Times New Roman" w:hAnsi="Calibri" w:cs="Calibri"/>
                        <w:color w:val="000000"/>
                        <w:lang w:eastAsia="en-GB"/>
                      </w:rPr>
                      <w:delText>8.0</w:delText>
                    </w:r>
                  </w:del>
                </w:p>
              </w:tc>
              <w:tc>
                <w:tcPr>
                  <w:tcW w:w="512" w:type="dxa"/>
                  <w:tcBorders>
                    <w:top w:val="nil"/>
                    <w:left w:val="nil"/>
                    <w:bottom w:val="single" w:sz="4" w:space="0" w:color="auto"/>
                    <w:right w:val="single" w:sz="4" w:space="0" w:color="auto"/>
                  </w:tcBorders>
                  <w:shd w:val="clear" w:color="auto" w:fill="auto"/>
                  <w:noWrap/>
                  <w:vAlign w:val="bottom"/>
                  <w:tcPrChange w:id="112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21" w:author="Jon Minton" w:date="2012-12-19T15:11:00Z">
                    <w:r w:rsidRPr="00BA0F69" w:rsidDel="00C07FB1">
                      <w:rPr>
                        <w:rFonts w:ascii="Calibri" w:eastAsia="Times New Roman" w:hAnsi="Calibri" w:cs="Calibri"/>
                        <w:color w:val="000000"/>
                        <w:lang w:eastAsia="en-GB"/>
                      </w:rPr>
                      <w:delText>7.7</w:delText>
                    </w:r>
                  </w:del>
                </w:p>
              </w:tc>
              <w:tc>
                <w:tcPr>
                  <w:tcW w:w="512" w:type="dxa"/>
                  <w:tcBorders>
                    <w:top w:val="nil"/>
                    <w:left w:val="nil"/>
                    <w:bottom w:val="single" w:sz="4" w:space="0" w:color="auto"/>
                    <w:right w:val="single" w:sz="4" w:space="0" w:color="auto"/>
                  </w:tcBorders>
                  <w:shd w:val="clear" w:color="auto" w:fill="auto"/>
                  <w:noWrap/>
                  <w:vAlign w:val="bottom"/>
                  <w:tcPrChange w:id="112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23" w:author="Jon Minton" w:date="2012-12-19T15:11:00Z">
                    <w:r w:rsidRPr="00BA0F69" w:rsidDel="00C07FB1">
                      <w:rPr>
                        <w:rFonts w:ascii="Calibri" w:eastAsia="Times New Roman" w:hAnsi="Calibri" w:cs="Calibri"/>
                        <w:color w:val="000000"/>
                        <w:lang w:eastAsia="en-GB"/>
                      </w:rPr>
                      <w:delText>7.3</w:delText>
                    </w:r>
                  </w:del>
                </w:p>
              </w:tc>
              <w:tc>
                <w:tcPr>
                  <w:tcW w:w="512" w:type="dxa"/>
                  <w:tcBorders>
                    <w:top w:val="nil"/>
                    <w:left w:val="nil"/>
                    <w:bottom w:val="single" w:sz="4" w:space="0" w:color="auto"/>
                    <w:right w:val="single" w:sz="4" w:space="0" w:color="auto"/>
                  </w:tcBorders>
                  <w:shd w:val="clear" w:color="auto" w:fill="auto"/>
                  <w:noWrap/>
                  <w:vAlign w:val="bottom"/>
                  <w:tcPrChange w:id="112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25" w:author="Jon Minton" w:date="2012-12-19T15:11:00Z">
                    <w:r w:rsidRPr="00BA0F69" w:rsidDel="00C07FB1">
                      <w:rPr>
                        <w:rFonts w:ascii="Calibri" w:eastAsia="Times New Roman" w:hAnsi="Calibri" w:cs="Calibri"/>
                        <w:color w:val="000000"/>
                        <w:lang w:eastAsia="en-GB"/>
                      </w:rPr>
                      <w:delText>6.9</w:delText>
                    </w:r>
                  </w:del>
                </w:p>
              </w:tc>
              <w:tc>
                <w:tcPr>
                  <w:tcW w:w="512" w:type="dxa"/>
                  <w:tcBorders>
                    <w:top w:val="nil"/>
                    <w:left w:val="nil"/>
                    <w:bottom w:val="single" w:sz="4" w:space="0" w:color="auto"/>
                    <w:right w:val="single" w:sz="4" w:space="0" w:color="auto"/>
                  </w:tcBorders>
                  <w:shd w:val="clear" w:color="auto" w:fill="auto"/>
                  <w:noWrap/>
                  <w:vAlign w:val="bottom"/>
                  <w:tcPrChange w:id="112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27" w:author="Jon Minton" w:date="2012-12-19T15:11:00Z">
                    <w:r w:rsidRPr="00BA0F69" w:rsidDel="00C07FB1">
                      <w:rPr>
                        <w:rFonts w:ascii="Calibri" w:eastAsia="Times New Roman" w:hAnsi="Calibri" w:cs="Calibri"/>
                        <w:color w:val="000000"/>
                        <w:lang w:eastAsia="en-GB"/>
                      </w:rPr>
                      <w:delText>6.4</w:delText>
                    </w:r>
                  </w:del>
                </w:p>
              </w:tc>
              <w:tc>
                <w:tcPr>
                  <w:tcW w:w="512" w:type="dxa"/>
                  <w:tcBorders>
                    <w:top w:val="nil"/>
                    <w:left w:val="nil"/>
                    <w:bottom w:val="single" w:sz="4" w:space="0" w:color="auto"/>
                    <w:right w:val="single" w:sz="4" w:space="0" w:color="auto"/>
                  </w:tcBorders>
                  <w:shd w:val="clear" w:color="auto" w:fill="auto"/>
                  <w:noWrap/>
                  <w:vAlign w:val="bottom"/>
                  <w:tcPrChange w:id="112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29" w:author="Jon Minton" w:date="2012-12-19T15:11:00Z">
                    <w:r w:rsidRPr="00BA0F69" w:rsidDel="00C07FB1">
                      <w:rPr>
                        <w:rFonts w:ascii="Calibri" w:eastAsia="Times New Roman" w:hAnsi="Calibri" w:cs="Calibri"/>
                        <w:color w:val="000000"/>
                        <w:lang w:eastAsia="en-GB"/>
                      </w:rPr>
                      <w:delText>5.7</w:delText>
                    </w:r>
                  </w:del>
                </w:p>
              </w:tc>
              <w:tc>
                <w:tcPr>
                  <w:tcW w:w="512" w:type="dxa"/>
                  <w:tcBorders>
                    <w:top w:val="nil"/>
                    <w:left w:val="nil"/>
                    <w:bottom w:val="single" w:sz="4" w:space="0" w:color="auto"/>
                    <w:right w:val="single" w:sz="4" w:space="0" w:color="auto"/>
                  </w:tcBorders>
                  <w:shd w:val="clear" w:color="auto" w:fill="auto"/>
                  <w:noWrap/>
                  <w:vAlign w:val="bottom"/>
                  <w:tcPrChange w:id="113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31" w:author="Jon Minton" w:date="2012-12-19T15:11:00Z">
                    <w:r w:rsidRPr="00BA0F69" w:rsidDel="00C07FB1">
                      <w:rPr>
                        <w:rFonts w:ascii="Calibri" w:eastAsia="Times New Roman" w:hAnsi="Calibri" w:cs="Calibri"/>
                        <w:color w:val="000000"/>
                        <w:lang w:eastAsia="en-GB"/>
                      </w:rPr>
                      <w:delText>4.9</w:delText>
                    </w:r>
                  </w:del>
                </w:p>
              </w:tc>
              <w:tc>
                <w:tcPr>
                  <w:tcW w:w="376" w:type="dxa"/>
                  <w:tcBorders>
                    <w:top w:val="nil"/>
                    <w:left w:val="nil"/>
                    <w:bottom w:val="single" w:sz="4" w:space="0" w:color="auto"/>
                    <w:right w:val="single" w:sz="8" w:space="0" w:color="auto"/>
                  </w:tcBorders>
                  <w:shd w:val="clear" w:color="auto" w:fill="auto"/>
                  <w:noWrap/>
                  <w:vAlign w:val="bottom"/>
                  <w:tcPrChange w:id="1132"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33" w:author="Jon Minton" w:date="2012-12-19T15:11:00Z">
                    <w:r w:rsidRPr="00BA0F69" w:rsidDel="00C07FB1">
                      <w:rPr>
                        <w:rFonts w:ascii="Calibri" w:eastAsia="Times New Roman" w:hAnsi="Calibri" w:cs="Calibri"/>
                        <w:color w:val="000000"/>
                        <w:lang w:eastAsia="en-GB"/>
                      </w:rPr>
                      <w:delText>3.7</w:delText>
                    </w:r>
                  </w:del>
                </w:p>
              </w:tc>
            </w:tr>
            <w:tr w:rsidR="006E20FD" w:rsidRPr="00BA0F69" w:rsidTr="00C07FB1">
              <w:trPr>
                <w:trHeight w:val="300"/>
                <w:trPrChange w:id="1134"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135"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136"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137" w:author="Jon Minton" w:date="2012-12-19T15:11:00Z">
                    <w:r w:rsidRPr="00BA0F69" w:rsidDel="00C07FB1">
                      <w:rPr>
                        <w:rFonts w:ascii="Calibri" w:eastAsia="Times New Roman" w:hAnsi="Calibri" w:cs="Calibri"/>
                        <w:b/>
                        <w:bCs/>
                        <w:color w:val="000000"/>
                        <w:lang w:eastAsia="en-GB"/>
                      </w:rPr>
                      <w:delText>0.8</w:delText>
                    </w:r>
                  </w:del>
                </w:p>
              </w:tc>
              <w:tc>
                <w:tcPr>
                  <w:tcW w:w="513" w:type="dxa"/>
                  <w:tcBorders>
                    <w:top w:val="nil"/>
                    <w:left w:val="nil"/>
                    <w:bottom w:val="single" w:sz="4" w:space="0" w:color="auto"/>
                    <w:right w:val="single" w:sz="4" w:space="0" w:color="auto"/>
                  </w:tcBorders>
                  <w:shd w:val="clear" w:color="auto" w:fill="auto"/>
                  <w:noWrap/>
                  <w:vAlign w:val="bottom"/>
                  <w:tcPrChange w:id="113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39" w:author="Jon Minton" w:date="2012-12-19T15:11:00Z">
                    <w:r w:rsidRPr="00BA0F69" w:rsidDel="00C07FB1">
                      <w:rPr>
                        <w:rFonts w:ascii="Calibri" w:eastAsia="Times New Roman" w:hAnsi="Calibri" w:cs="Calibri"/>
                        <w:color w:val="000000"/>
                        <w:lang w:eastAsia="en-GB"/>
                      </w:rPr>
                      <w:delText>8.4</w:delText>
                    </w:r>
                  </w:del>
                </w:p>
              </w:tc>
              <w:tc>
                <w:tcPr>
                  <w:tcW w:w="513" w:type="dxa"/>
                  <w:tcBorders>
                    <w:top w:val="nil"/>
                    <w:left w:val="nil"/>
                    <w:bottom w:val="single" w:sz="4" w:space="0" w:color="auto"/>
                    <w:right w:val="single" w:sz="4" w:space="0" w:color="auto"/>
                  </w:tcBorders>
                  <w:shd w:val="clear" w:color="auto" w:fill="auto"/>
                  <w:noWrap/>
                  <w:vAlign w:val="bottom"/>
                  <w:tcPrChange w:id="114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41" w:author="Jon Minton" w:date="2012-12-19T15:11:00Z">
                    <w:r w:rsidRPr="00BA0F69" w:rsidDel="00C07FB1">
                      <w:rPr>
                        <w:rFonts w:ascii="Calibri" w:eastAsia="Times New Roman" w:hAnsi="Calibri" w:cs="Calibri"/>
                        <w:color w:val="000000"/>
                        <w:lang w:eastAsia="en-GB"/>
                      </w:rPr>
                      <w:delText>8.2</w:delText>
                    </w:r>
                  </w:del>
                </w:p>
              </w:tc>
              <w:tc>
                <w:tcPr>
                  <w:tcW w:w="513" w:type="dxa"/>
                  <w:tcBorders>
                    <w:top w:val="nil"/>
                    <w:left w:val="nil"/>
                    <w:bottom w:val="single" w:sz="4" w:space="0" w:color="auto"/>
                    <w:right w:val="single" w:sz="4" w:space="0" w:color="auto"/>
                  </w:tcBorders>
                  <w:shd w:val="clear" w:color="auto" w:fill="auto"/>
                  <w:noWrap/>
                  <w:vAlign w:val="bottom"/>
                  <w:tcPrChange w:id="1142"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43" w:author="Jon Minton" w:date="2012-12-19T15:11:00Z">
                    <w:r w:rsidRPr="00BA0F69" w:rsidDel="00C07FB1">
                      <w:rPr>
                        <w:rFonts w:ascii="Calibri" w:eastAsia="Times New Roman" w:hAnsi="Calibri" w:cs="Calibri"/>
                        <w:color w:val="000000"/>
                        <w:lang w:eastAsia="en-GB"/>
                      </w:rPr>
                      <w:delText>7.9</w:delText>
                    </w:r>
                  </w:del>
                </w:p>
              </w:tc>
              <w:tc>
                <w:tcPr>
                  <w:tcW w:w="513" w:type="dxa"/>
                  <w:tcBorders>
                    <w:top w:val="nil"/>
                    <w:left w:val="nil"/>
                    <w:bottom w:val="single" w:sz="4" w:space="0" w:color="auto"/>
                    <w:right w:val="single" w:sz="4" w:space="0" w:color="auto"/>
                  </w:tcBorders>
                  <w:shd w:val="clear" w:color="auto" w:fill="auto"/>
                  <w:noWrap/>
                  <w:vAlign w:val="bottom"/>
                  <w:tcPrChange w:id="114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45" w:author="Jon Minton" w:date="2012-12-19T15:11:00Z">
                    <w:r w:rsidRPr="00BA0F69" w:rsidDel="00C07FB1">
                      <w:rPr>
                        <w:rFonts w:ascii="Calibri" w:eastAsia="Times New Roman" w:hAnsi="Calibri" w:cs="Calibri"/>
                        <w:color w:val="000000"/>
                        <w:lang w:eastAsia="en-GB"/>
                      </w:rPr>
                      <w:delText>7.7</w:delText>
                    </w:r>
                  </w:del>
                </w:p>
              </w:tc>
              <w:tc>
                <w:tcPr>
                  <w:tcW w:w="512" w:type="dxa"/>
                  <w:tcBorders>
                    <w:top w:val="nil"/>
                    <w:left w:val="nil"/>
                    <w:bottom w:val="single" w:sz="4" w:space="0" w:color="auto"/>
                    <w:right w:val="single" w:sz="4" w:space="0" w:color="auto"/>
                  </w:tcBorders>
                  <w:shd w:val="clear" w:color="auto" w:fill="auto"/>
                  <w:noWrap/>
                  <w:vAlign w:val="bottom"/>
                  <w:tcPrChange w:id="114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47" w:author="Jon Minton" w:date="2012-12-19T15:11:00Z">
                    <w:r w:rsidRPr="00BA0F69" w:rsidDel="00C07FB1">
                      <w:rPr>
                        <w:rFonts w:ascii="Calibri" w:eastAsia="Times New Roman" w:hAnsi="Calibri" w:cs="Calibri"/>
                        <w:color w:val="000000"/>
                        <w:lang w:eastAsia="en-GB"/>
                      </w:rPr>
                      <w:delText>7.4</w:delText>
                    </w:r>
                  </w:del>
                </w:p>
              </w:tc>
              <w:tc>
                <w:tcPr>
                  <w:tcW w:w="512" w:type="dxa"/>
                  <w:tcBorders>
                    <w:top w:val="nil"/>
                    <w:left w:val="nil"/>
                    <w:bottom w:val="single" w:sz="4" w:space="0" w:color="auto"/>
                    <w:right w:val="single" w:sz="4" w:space="0" w:color="auto"/>
                  </w:tcBorders>
                  <w:shd w:val="clear" w:color="auto" w:fill="auto"/>
                  <w:noWrap/>
                  <w:vAlign w:val="bottom"/>
                  <w:tcPrChange w:id="114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49" w:author="Jon Minton" w:date="2012-12-19T15:11:00Z">
                    <w:r w:rsidRPr="00BA0F69" w:rsidDel="00C07FB1">
                      <w:rPr>
                        <w:rFonts w:ascii="Calibri" w:eastAsia="Times New Roman" w:hAnsi="Calibri" w:cs="Calibri"/>
                        <w:color w:val="000000"/>
                        <w:lang w:eastAsia="en-GB"/>
                      </w:rPr>
                      <w:delText>7.0</w:delText>
                    </w:r>
                  </w:del>
                </w:p>
              </w:tc>
              <w:tc>
                <w:tcPr>
                  <w:tcW w:w="512" w:type="dxa"/>
                  <w:tcBorders>
                    <w:top w:val="nil"/>
                    <w:left w:val="nil"/>
                    <w:bottom w:val="single" w:sz="4" w:space="0" w:color="auto"/>
                    <w:right w:val="single" w:sz="4" w:space="0" w:color="auto"/>
                  </w:tcBorders>
                  <w:shd w:val="clear" w:color="auto" w:fill="auto"/>
                  <w:noWrap/>
                  <w:vAlign w:val="bottom"/>
                  <w:tcPrChange w:id="115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51" w:author="Jon Minton" w:date="2012-12-19T15:11:00Z">
                    <w:r w:rsidRPr="00BA0F69" w:rsidDel="00C07FB1">
                      <w:rPr>
                        <w:rFonts w:ascii="Calibri" w:eastAsia="Times New Roman" w:hAnsi="Calibri" w:cs="Calibri"/>
                        <w:color w:val="000000"/>
                        <w:lang w:eastAsia="en-GB"/>
                      </w:rPr>
                      <w:delText>6.6</w:delText>
                    </w:r>
                  </w:del>
                </w:p>
              </w:tc>
              <w:tc>
                <w:tcPr>
                  <w:tcW w:w="512" w:type="dxa"/>
                  <w:tcBorders>
                    <w:top w:val="nil"/>
                    <w:left w:val="nil"/>
                    <w:bottom w:val="single" w:sz="4" w:space="0" w:color="auto"/>
                    <w:right w:val="single" w:sz="4" w:space="0" w:color="auto"/>
                  </w:tcBorders>
                  <w:shd w:val="clear" w:color="auto" w:fill="auto"/>
                  <w:noWrap/>
                  <w:vAlign w:val="bottom"/>
                  <w:tcPrChange w:id="115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53" w:author="Jon Minton" w:date="2012-12-19T15:11:00Z">
                    <w:r w:rsidRPr="00BA0F69" w:rsidDel="00C07FB1">
                      <w:rPr>
                        <w:rFonts w:ascii="Calibri" w:eastAsia="Times New Roman" w:hAnsi="Calibri" w:cs="Calibri"/>
                        <w:color w:val="000000"/>
                        <w:lang w:eastAsia="en-GB"/>
                      </w:rPr>
                      <w:delText>6.1</w:delText>
                    </w:r>
                  </w:del>
                </w:p>
              </w:tc>
              <w:tc>
                <w:tcPr>
                  <w:tcW w:w="512" w:type="dxa"/>
                  <w:tcBorders>
                    <w:top w:val="nil"/>
                    <w:left w:val="nil"/>
                    <w:bottom w:val="single" w:sz="4" w:space="0" w:color="auto"/>
                    <w:right w:val="single" w:sz="4" w:space="0" w:color="auto"/>
                  </w:tcBorders>
                  <w:shd w:val="clear" w:color="auto" w:fill="auto"/>
                  <w:noWrap/>
                  <w:vAlign w:val="bottom"/>
                  <w:tcPrChange w:id="115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55" w:author="Jon Minton" w:date="2012-12-19T15:11:00Z">
                    <w:r w:rsidRPr="00BA0F69" w:rsidDel="00C07FB1">
                      <w:rPr>
                        <w:rFonts w:ascii="Calibri" w:eastAsia="Times New Roman" w:hAnsi="Calibri" w:cs="Calibri"/>
                        <w:color w:val="000000"/>
                        <w:lang w:eastAsia="en-GB"/>
                      </w:rPr>
                      <w:delText>5.5</w:delText>
                    </w:r>
                  </w:del>
                </w:p>
              </w:tc>
              <w:tc>
                <w:tcPr>
                  <w:tcW w:w="512" w:type="dxa"/>
                  <w:tcBorders>
                    <w:top w:val="nil"/>
                    <w:left w:val="nil"/>
                    <w:bottom w:val="single" w:sz="4" w:space="0" w:color="auto"/>
                    <w:right w:val="single" w:sz="4" w:space="0" w:color="auto"/>
                  </w:tcBorders>
                  <w:shd w:val="clear" w:color="auto" w:fill="auto"/>
                  <w:noWrap/>
                  <w:vAlign w:val="bottom"/>
                  <w:tcPrChange w:id="115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57" w:author="Jon Minton" w:date="2012-12-19T15:11:00Z">
                    <w:r w:rsidRPr="00BA0F69" w:rsidDel="00C07FB1">
                      <w:rPr>
                        <w:rFonts w:ascii="Calibri" w:eastAsia="Times New Roman" w:hAnsi="Calibri" w:cs="Calibri"/>
                        <w:color w:val="000000"/>
                        <w:lang w:eastAsia="en-GB"/>
                      </w:rPr>
                      <w:delText>4.7</w:delText>
                    </w:r>
                  </w:del>
                </w:p>
              </w:tc>
              <w:tc>
                <w:tcPr>
                  <w:tcW w:w="376" w:type="dxa"/>
                  <w:tcBorders>
                    <w:top w:val="nil"/>
                    <w:left w:val="nil"/>
                    <w:bottom w:val="single" w:sz="4" w:space="0" w:color="auto"/>
                    <w:right w:val="single" w:sz="8" w:space="0" w:color="auto"/>
                  </w:tcBorders>
                  <w:shd w:val="clear" w:color="auto" w:fill="auto"/>
                  <w:noWrap/>
                  <w:vAlign w:val="bottom"/>
                  <w:tcPrChange w:id="1158"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59" w:author="Jon Minton" w:date="2012-12-19T15:11:00Z">
                    <w:r w:rsidRPr="00BA0F69" w:rsidDel="00C07FB1">
                      <w:rPr>
                        <w:rFonts w:ascii="Calibri" w:eastAsia="Times New Roman" w:hAnsi="Calibri" w:cs="Calibri"/>
                        <w:color w:val="000000"/>
                        <w:lang w:eastAsia="en-GB"/>
                      </w:rPr>
                      <w:delText>3.7</w:delText>
                    </w:r>
                  </w:del>
                </w:p>
              </w:tc>
            </w:tr>
            <w:tr w:rsidR="006E20FD" w:rsidRPr="00BA0F69" w:rsidTr="00C07FB1">
              <w:trPr>
                <w:trHeight w:val="300"/>
                <w:trPrChange w:id="1160"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161"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162"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163" w:author="Jon Minton" w:date="2012-12-19T15:11:00Z">
                    <w:r w:rsidRPr="00BA0F69" w:rsidDel="00C07FB1">
                      <w:rPr>
                        <w:rFonts w:ascii="Calibri" w:eastAsia="Times New Roman" w:hAnsi="Calibri" w:cs="Calibri"/>
                        <w:b/>
                        <w:bCs/>
                        <w:color w:val="000000"/>
                        <w:lang w:eastAsia="en-GB"/>
                      </w:rPr>
                      <w:delText>0.9</w:delText>
                    </w:r>
                  </w:del>
                </w:p>
              </w:tc>
              <w:tc>
                <w:tcPr>
                  <w:tcW w:w="513" w:type="dxa"/>
                  <w:tcBorders>
                    <w:top w:val="nil"/>
                    <w:left w:val="nil"/>
                    <w:bottom w:val="single" w:sz="4" w:space="0" w:color="auto"/>
                    <w:right w:val="single" w:sz="4" w:space="0" w:color="auto"/>
                  </w:tcBorders>
                  <w:shd w:val="clear" w:color="auto" w:fill="auto"/>
                  <w:noWrap/>
                  <w:vAlign w:val="bottom"/>
                  <w:tcPrChange w:id="1164"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65" w:author="Jon Minton" w:date="2012-12-19T15:11:00Z">
                    <w:r w:rsidRPr="00BA0F69" w:rsidDel="00C07FB1">
                      <w:rPr>
                        <w:rFonts w:ascii="Calibri" w:eastAsia="Times New Roman" w:hAnsi="Calibri" w:cs="Calibri"/>
                        <w:color w:val="000000"/>
                        <w:lang w:eastAsia="en-GB"/>
                      </w:rPr>
                      <w:delText>8.1</w:delText>
                    </w:r>
                  </w:del>
                </w:p>
              </w:tc>
              <w:tc>
                <w:tcPr>
                  <w:tcW w:w="513" w:type="dxa"/>
                  <w:tcBorders>
                    <w:top w:val="nil"/>
                    <w:left w:val="nil"/>
                    <w:bottom w:val="single" w:sz="4" w:space="0" w:color="auto"/>
                    <w:right w:val="single" w:sz="4" w:space="0" w:color="auto"/>
                  </w:tcBorders>
                  <w:shd w:val="clear" w:color="auto" w:fill="auto"/>
                  <w:noWrap/>
                  <w:vAlign w:val="bottom"/>
                  <w:tcPrChange w:id="1166"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67" w:author="Jon Minton" w:date="2012-12-19T15:11:00Z">
                    <w:r w:rsidRPr="00BA0F69" w:rsidDel="00C07FB1">
                      <w:rPr>
                        <w:rFonts w:ascii="Calibri" w:eastAsia="Times New Roman" w:hAnsi="Calibri" w:cs="Calibri"/>
                        <w:color w:val="000000"/>
                        <w:lang w:eastAsia="en-GB"/>
                      </w:rPr>
                      <w:delText>7.9</w:delText>
                    </w:r>
                  </w:del>
                </w:p>
              </w:tc>
              <w:tc>
                <w:tcPr>
                  <w:tcW w:w="513" w:type="dxa"/>
                  <w:tcBorders>
                    <w:top w:val="nil"/>
                    <w:left w:val="nil"/>
                    <w:bottom w:val="single" w:sz="4" w:space="0" w:color="auto"/>
                    <w:right w:val="single" w:sz="4" w:space="0" w:color="auto"/>
                  </w:tcBorders>
                  <w:shd w:val="clear" w:color="auto" w:fill="auto"/>
                  <w:noWrap/>
                  <w:vAlign w:val="bottom"/>
                  <w:tcPrChange w:id="1168"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69" w:author="Jon Minton" w:date="2012-12-19T15:11:00Z">
                    <w:r w:rsidRPr="00BA0F69" w:rsidDel="00C07FB1">
                      <w:rPr>
                        <w:rFonts w:ascii="Calibri" w:eastAsia="Times New Roman" w:hAnsi="Calibri" w:cs="Calibri"/>
                        <w:color w:val="000000"/>
                        <w:lang w:eastAsia="en-GB"/>
                      </w:rPr>
                      <w:delText>7.7</w:delText>
                    </w:r>
                  </w:del>
                </w:p>
              </w:tc>
              <w:tc>
                <w:tcPr>
                  <w:tcW w:w="513" w:type="dxa"/>
                  <w:tcBorders>
                    <w:top w:val="nil"/>
                    <w:left w:val="nil"/>
                    <w:bottom w:val="single" w:sz="4" w:space="0" w:color="auto"/>
                    <w:right w:val="single" w:sz="4" w:space="0" w:color="auto"/>
                  </w:tcBorders>
                  <w:shd w:val="clear" w:color="auto" w:fill="auto"/>
                  <w:noWrap/>
                  <w:vAlign w:val="bottom"/>
                  <w:tcPrChange w:id="1170" w:author="Jon Minton" w:date="2012-12-19T15:11:00Z">
                    <w:tcPr>
                      <w:tcW w:w="513"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71" w:author="Jon Minton" w:date="2012-12-19T15:11:00Z">
                    <w:r w:rsidRPr="00BA0F69" w:rsidDel="00C07FB1">
                      <w:rPr>
                        <w:rFonts w:ascii="Calibri" w:eastAsia="Times New Roman" w:hAnsi="Calibri" w:cs="Calibri"/>
                        <w:color w:val="000000"/>
                        <w:lang w:eastAsia="en-GB"/>
                      </w:rPr>
                      <w:delText>7.4</w:delText>
                    </w:r>
                  </w:del>
                </w:p>
              </w:tc>
              <w:tc>
                <w:tcPr>
                  <w:tcW w:w="512" w:type="dxa"/>
                  <w:tcBorders>
                    <w:top w:val="nil"/>
                    <w:left w:val="nil"/>
                    <w:bottom w:val="single" w:sz="4" w:space="0" w:color="auto"/>
                    <w:right w:val="single" w:sz="4" w:space="0" w:color="auto"/>
                  </w:tcBorders>
                  <w:shd w:val="clear" w:color="auto" w:fill="auto"/>
                  <w:noWrap/>
                  <w:vAlign w:val="bottom"/>
                  <w:tcPrChange w:id="117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73" w:author="Jon Minton" w:date="2012-12-19T15:11:00Z">
                    <w:r w:rsidRPr="00BA0F69" w:rsidDel="00C07FB1">
                      <w:rPr>
                        <w:rFonts w:ascii="Calibri" w:eastAsia="Times New Roman" w:hAnsi="Calibri" w:cs="Calibri"/>
                        <w:color w:val="000000"/>
                        <w:lang w:eastAsia="en-GB"/>
                      </w:rPr>
                      <w:delText>7.1</w:delText>
                    </w:r>
                  </w:del>
                </w:p>
              </w:tc>
              <w:tc>
                <w:tcPr>
                  <w:tcW w:w="512" w:type="dxa"/>
                  <w:tcBorders>
                    <w:top w:val="nil"/>
                    <w:left w:val="nil"/>
                    <w:bottom w:val="single" w:sz="4" w:space="0" w:color="auto"/>
                    <w:right w:val="single" w:sz="4" w:space="0" w:color="auto"/>
                  </w:tcBorders>
                  <w:shd w:val="clear" w:color="auto" w:fill="auto"/>
                  <w:noWrap/>
                  <w:vAlign w:val="bottom"/>
                  <w:tcPrChange w:id="1174"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75" w:author="Jon Minton" w:date="2012-12-19T15:11:00Z">
                    <w:r w:rsidRPr="00BA0F69" w:rsidDel="00C07FB1">
                      <w:rPr>
                        <w:rFonts w:ascii="Calibri" w:eastAsia="Times New Roman" w:hAnsi="Calibri" w:cs="Calibri"/>
                        <w:color w:val="000000"/>
                        <w:lang w:eastAsia="en-GB"/>
                      </w:rPr>
                      <w:delText>6.8</w:delText>
                    </w:r>
                  </w:del>
                </w:p>
              </w:tc>
              <w:tc>
                <w:tcPr>
                  <w:tcW w:w="512" w:type="dxa"/>
                  <w:tcBorders>
                    <w:top w:val="nil"/>
                    <w:left w:val="nil"/>
                    <w:bottom w:val="single" w:sz="4" w:space="0" w:color="auto"/>
                    <w:right w:val="single" w:sz="4" w:space="0" w:color="auto"/>
                  </w:tcBorders>
                  <w:shd w:val="clear" w:color="auto" w:fill="auto"/>
                  <w:noWrap/>
                  <w:vAlign w:val="bottom"/>
                  <w:tcPrChange w:id="1176"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77" w:author="Jon Minton" w:date="2012-12-19T15:11:00Z">
                    <w:r w:rsidRPr="00BA0F69" w:rsidDel="00C07FB1">
                      <w:rPr>
                        <w:rFonts w:ascii="Calibri" w:eastAsia="Times New Roman" w:hAnsi="Calibri" w:cs="Calibri"/>
                        <w:color w:val="000000"/>
                        <w:lang w:eastAsia="en-GB"/>
                      </w:rPr>
                      <w:delText>6.4</w:delText>
                    </w:r>
                  </w:del>
                </w:p>
              </w:tc>
              <w:tc>
                <w:tcPr>
                  <w:tcW w:w="512" w:type="dxa"/>
                  <w:tcBorders>
                    <w:top w:val="nil"/>
                    <w:left w:val="nil"/>
                    <w:bottom w:val="single" w:sz="4" w:space="0" w:color="auto"/>
                    <w:right w:val="single" w:sz="4" w:space="0" w:color="auto"/>
                  </w:tcBorders>
                  <w:shd w:val="clear" w:color="auto" w:fill="auto"/>
                  <w:noWrap/>
                  <w:vAlign w:val="bottom"/>
                  <w:tcPrChange w:id="1178"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79" w:author="Jon Minton" w:date="2012-12-19T15:11:00Z">
                    <w:r w:rsidRPr="00BA0F69" w:rsidDel="00C07FB1">
                      <w:rPr>
                        <w:rFonts w:ascii="Calibri" w:eastAsia="Times New Roman" w:hAnsi="Calibri" w:cs="Calibri"/>
                        <w:color w:val="000000"/>
                        <w:lang w:eastAsia="en-GB"/>
                      </w:rPr>
                      <w:delText>5.9</w:delText>
                    </w:r>
                  </w:del>
                </w:p>
              </w:tc>
              <w:tc>
                <w:tcPr>
                  <w:tcW w:w="512" w:type="dxa"/>
                  <w:tcBorders>
                    <w:top w:val="nil"/>
                    <w:left w:val="nil"/>
                    <w:bottom w:val="single" w:sz="4" w:space="0" w:color="auto"/>
                    <w:right w:val="single" w:sz="4" w:space="0" w:color="auto"/>
                  </w:tcBorders>
                  <w:shd w:val="clear" w:color="auto" w:fill="auto"/>
                  <w:noWrap/>
                  <w:vAlign w:val="bottom"/>
                  <w:tcPrChange w:id="1180"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81" w:author="Jon Minton" w:date="2012-12-19T15:11:00Z">
                    <w:r w:rsidRPr="00BA0F69" w:rsidDel="00C07FB1">
                      <w:rPr>
                        <w:rFonts w:ascii="Calibri" w:eastAsia="Times New Roman" w:hAnsi="Calibri" w:cs="Calibri"/>
                        <w:color w:val="000000"/>
                        <w:lang w:eastAsia="en-GB"/>
                      </w:rPr>
                      <w:delText>5.3</w:delText>
                    </w:r>
                  </w:del>
                </w:p>
              </w:tc>
              <w:tc>
                <w:tcPr>
                  <w:tcW w:w="512" w:type="dxa"/>
                  <w:tcBorders>
                    <w:top w:val="nil"/>
                    <w:left w:val="nil"/>
                    <w:bottom w:val="single" w:sz="4" w:space="0" w:color="auto"/>
                    <w:right w:val="single" w:sz="4" w:space="0" w:color="auto"/>
                  </w:tcBorders>
                  <w:shd w:val="clear" w:color="auto" w:fill="auto"/>
                  <w:noWrap/>
                  <w:vAlign w:val="bottom"/>
                  <w:tcPrChange w:id="1182" w:author="Jon Minton" w:date="2012-12-19T15:11:00Z">
                    <w:tcPr>
                      <w:tcW w:w="512" w:type="dxa"/>
                      <w:tcBorders>
                        <w:top w:val="nil"/>
                        <w:left w:val="nil"/>
                        <w:bottom w:val="single" w:sz="4"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83" w:author="Jon Minton" w:date="2012-12-19T15:11:00Z">
                    <w:r w:rsidRPr="00BA0F69" w:rsidDel="00C07FB1">
                      <w:rPr>
                        <w:rFonts w:ascii="Calibri" w:eastAsia="Times New Roman" w:hAnsi="Calibri" w:cs="Calibri"/>
                        <w:color w:val="000000"/>
                        <w:lang w:eastAsia="en-GB"/>
                      </w:rPr>
                      <w:delText>4.6</w:delText>
                    </w:r>
                  </w:del>
                </w:p>
              </w:tc>
              <w:tc>
                <w:tcPr>
                  <w:tcW w:w="376" w:type="dxa"/>
                  <w:tcBorders>
                    <w:top w:val="nil"/>
                    <w:left w:val="nil"/>
                    <w:bottom w:val="single" w:sz="4" w:space="0" w:color="auto"/>
                    <w:right w:val="single" w:sz="8" w:space="0" w:color="auto"/>
                  </w:tcBorders>
                  <w:shd w:val="clear" w:color="auto" w:fill="auto"/>
                  <w:noWrap/>
                  <w:vAlign w:val="bottom"/>
                  <w:tcPrChange w:id="1184" w:author="Jon Minton" w:date="2012-12-19T15:11:00Z">
                    <w:tcPr>
                      <w:tcW w:w="376"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85" w:author="Jon Minton" w:date="2012-12-19T15:11:00Z">
                    <w:r w:rsidRPr="00BA0F69" w:rsidDel="00C07FB1">
                      <w:rPr>
                        <w:rFonts w:ascii="Calibri" w:eastAsia="Times New Roman" w:hAnsi="Calibri" w:cs="Calibri"/>
                        <w:color w:val="000000"/>
                        <w:lang w:eastAsia="en-GB"/>
                      </w:rPr>
                      <w:delText>3.6</w:delText>
                    </w:r>
                  </w:del>
                </w:p>
              </w:tc>
            </w:tr>
            <w:tr w:rsidR="006E20FD" w:rsidRPr="00BA0F69" w:rsidTr="00C07FB1">
              <w:trPr>
                <w:trHeight w:val="300"/>
                <w:trPrChange w:id="1186" w:author="Jon Minton" w:date="2012-12-19T15:11:00Z">
                  <w:trPr>
                    <w:trHeight w:val="300"/>
                  </w:trPr>
                </w:trPrChange>
              </w:trPr>
              <w:tc>
                <w:tcPr>
                  <w:tcW w:w="500" w:type="dxa"/>
                  <w:vMerge/>
                  <w:tcBorders>
                    <w:top w:val="nil"/>
                    <w:left w:val="single" w:sz="4" w:space="0" w:color="auto"/>
                    <w:bottom w:val="single" w:sz="4" w:space="0" w:color="auto"/>
                    <w:right w:val="single" w:sz="4" w:space="0" w:color="auto"/>
                  </w:tcBorders>
                  <w:vAlign w:val="center"/>
                  <w:tcPrChange w:id="1187" w:author="Jon Minton" w:date="2012-12-19T15:11:00Z">
                    <w:tcPr>
                      <w:tcW w:w="500" w:type="dxa"/>
                      <w:vMerge/>
                      <w:tcBorders>
                        <w:top w:val="nil"/>
                        <w:left w:val="single" w:sz="4" w:space="0" w:color="auto"/>
                        <w:bottom w:val="single" w:sz="4" w:space="0" w:color="auto"/>
                        <w:right w:val="single" w:sz="4" w:space="0" w:color="auto"/>
                      </w:tcBorders>
                      <w:vAlign w:val="center"/>
                    </w:tcPr>
                  </w:tcPrChange>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tcPrChange w:id="1188" w:author="Jon Minton" w:date="2012-12-19T15:11:00Z">
                    <w:tcPr>
                      <w:tcW w:w="500" w:type="dxa"/>
                      <w:tcBorders>
                        <w:top w:val="nil"/>
                        <w:left w:val="nil"/>
                        <w:bottom w:val="single" w:sz="4"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b/>
                      <w:bCs/>
                      <w:color w:val="000000"/>
                      <w:lang w:eastAsia="en-GB"/>
                    </w:rPr>
                  </w:pPr>
                  <w:del w:id="1189" w:author="Jon Minton" w:date="2012-12-19T15:11:00Z">
                    <w:r w:rsidRPr="00BA0F69" w:rsidDel="00C07FB1">
                      <w:rPr>
                        <w:rFonts w:ascii="Calibri" w:eastAsia="Times New Roman" w:hAnsi="Calibri" w:cs="Calibri"/>
                        <w:b/>
                        <w:bCs/>
                        <w:color w:val="000000"/>
                        <w:lang w:eastAsia="en-GB"/>
                      </w:rPr>
                      <w:delText>1</w:delText>
                    </w:r>
                  </w:del>
                </w:p>
              </w:tc>
              <w:tc>
                <w:tcPr>
                  <w:tcW w:w="513" w:type="dxa"/>
                  <w:tcBorders>
                    <w:top w:val="nil"/>
                    <w:left w:val="nil"/>
                    <w:bottom w:val="single" w:sz="8" w:space="0" w:color="auto"/>
                    <w:right w:val="single" w:sz="4" w:space="0" w:color="auto"/>
                  </w:tcBorders>
                  <w:shd w:val="clear" w:color="auto" w:fill="auto"/>
                  <w:noWrap/>
                  <w:vAlign w:val="bottom"/>
                  <w:tcPrChange w:id="1190"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91" w:author="Jon Minton" w:date="2012-12-19T15:11:00Z">
                    <w:r w:rsidRPr="00BA0F69" w:rsidDel="00C07FB1">
                      <w:rPr>
                        <w:rFonts w:ascii="Calibri" w:eastAsia="Times New Roman" w:hAnsi="Calibri" w:cs="Calibri"/>
                        <w:color w:val="000000"/>
                        <w:lang w:eastAsia="en-GB"/>
                      </w:rPr>
                      <w:delText>7.9</w:delText>
                    </w:r>
                  </w:del>
                </w:p>
              </w:tc>
              <w:tc>
                <w:tcPr>
                  <w:tcW w:w="513" w:type="dxa"/>
                  <w:tcBorders>
                    <w:top w:val="nil"/>
                    <w:left w:val="nil"/>
                    <w:bottom w:val="single" w:sz="8" w:space="0" w:color="auto"/>
                    <w:right w:val="single" w:sz="4" w:space="0" w:color="auto"/>
                  </w:tcBorders>
                  <w:shd w:val="clear" w:color="auto" w:fill="auto"/>
                  <w:noWrap/>
                  <w:vAlign w:val="bottom"/>
                  <w:tcPrChange w:id="1192"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93" w:author="Jon Minton" w:date="2012-12-19T15:11:00Z">
                    <w:r w:rsidRPr="00BA0F69" w:rsidDel="00C07FB1">
                      <w:rPr>
                        <w:rFonts w:ascii="Calibri" w:eastAsia="Times New Roman" w:hAnsi="Calibri" w:cs="Calibri"/>
                        <w:color w:val="000000"/>
                        <w:lang w:eastAsia="en-GB"/>
                      </w:rPr>
                      <w:delText>7.7</w:delText>
                    </w:r>
                  </w:del>
                </w:p>
              </w:tc>
              <w:tc>
                <w:tcPr>
                  <w:tcW w:w="513" w:type="dxa"/>
                  <w:tcBorders>
                    <w:top w:val="nil"/>
                    <w:left w:val="nil"/>
                    <w:bottom w:val="single" w:sz="8" w:space="0" w:color="auto"/>
                    <w:right w:val="single" w:sz="4" w:space="0" w:color="auto"/>
                  </w:tcBorders>
                  <w:shd w:val="clear" w:color="auto" w:fill="auto"/>
                  <w:noWrap/>
                  <w:vAlign w:val="bottom"/>
                  <w:tcPrChange w:id="1194"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95" w:author="Jon Minton" w:date="2012-12-19T15:11:00Z">
                    <w:r w:rsidRPr="00BA0F69" w:rsidDel="00C07FB1">
                      <w:rPr>
                        <w:rFonts w:ascii="Calibri" w:eastAsia="Times New Roman" w:hAnsi="Calibri" w:cs="Calibri"/>
                        <w:color w:val="000000"/>
                        <w:lang w:eastAsia="en-GB"/>
                      </w:rPr>
                      <w:delText>7.5</w:delText>
                    </w:r>
                  </w:del>
                </w:p>
              </w:tc>
              <w:tc>
                <w:tcPr>
                  <w:tcW w:w="513" w:type="dxa"/>
                  <w:tcBorders>
                    <w:top w:val="nil"/>
                    <w:left w:val="nil"/>
                    <w:bottom w:val="single" w:sz="8" w:space="0" w:color="auto"/>
                    <w:right w:val="single" w:sz="4" w:space="0" w:color="auto"/>
                  </w:tcBorders>
                  <w:shd w:val="clear" w:color="auto" w:fill="auto"/>
                  <w:noWrap/>
                  <w:vAlign w:val="bottom"/>
                  <w:tcPrChange w:id="1196" w:author="Jon Minton" w:date="2012-12-19T15:11:00Z">
                    <w:tcPr>
                      <w:tcW w:w="513"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97" w:author="Jon Minton" w:date="2012-12-19T15:11:00Z">
                    <w:r w:rsidRPr="00BA0F69" w:rsidDel="00C07FB1">
                      <w:rPr>
                        <w:rFonts w:ascii="Calibri" w:eastAsia="Times New Roman" w:hAnsi="Calibri" w:cs="Calibri"/>
                        <w:color w:val="000000"/>
                        <w:lang w:eastAsia="en-GB"/>
                      </w:rPr>
                      <w:delText>7.2</w:delText>
                    </w:r>
                  </w:del>
                </w:p>
              </w:tc>
              <w:tc>
                <w:tcPr>
                  <w:tcW w:w="512" w:type="dxa"/>
                  <w:tcBorders>
                    <w:top w:val="nil"/>
                    <w:left w:val="nil"/>
                    <w:bottom w:val="single" w:sz="8" w:space="0" w:color="auto"/>
                    <w:right w:val="single" w:sz="4" w:space="0" w:color="auto"/>
                  </w:tcBorders>
                  <w:shd w:val="clear" w:color="auto" w:fill="auto"/>
                  <w:noWrap/>
                  <w:vAlign w:val="bottom"/>
                  <w:tcPrChange w:id="1198"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199" w:author="Jon Minton" w:date="2012-12-19T15:11:00Z">
                    <w:r w:rsidRPr="00BA0F69" w:rsidDel="00C07FB1">
                      <w:rPr>
                        <w:rFonts w:ascii="Calibri" w:eastAsia="Times New Roman" w:hAnsi="Calibri" w:cs="Calibri"/>
                        <w:color w:val="000000"/>
                        <w:lang w:eastAsia="en-GB"/>
                      </w:rPr>
                      <w:delText>6.9</w:delText>
                    </w:r>
                  </w:del>
                </w:p>
              </w:tc>
              <w:tc>
                <w:tcPr>
                  <w:tcW w:w="512" w:type="dxa"/>
                  <w:tcBorders>
                    <w:top w:val="nil"/>
                    <w:left w:val="nil"/>
                    <w:bottom w:val="single" w:sz="8" w:space="0" w:color="auto"/>
                    <w:right w:val="single" w:sz="4" w:space="0" w:color="auto"/>
                  </w:tcBorders>
                  <w:shd w:val="clear" w:color="auto" w:fill="auto"/>
                  <w:noWrap/>
                  <w:vAlign w:val="bottom"/>
                  <w:tcPrChange w:id="1200"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01" w:author="Jon Minton" w:date="2012-12-19T15:11:00Z">
                    <w:r w:rsidRPr="00BA0F69" w:rsidDel="00C07FB1">
                      <w:rPr>
                        <w:rFonts w:ascii="Calibri" w:eastAsia="Times New Roman" w:hAnsi="Calibri" w:cs="Calibri"/>
                        <w:color w:val="000000"/>
                        <w:lang w:eastAsia="en-GB"/>
                      </w:rPr>
                      <w:delText>6.6</w:delText>
                    </w:r>
                  </w:del>
                </w:p>
              </w:tc>
              <w:tc>
                <w:tcPr>
                  <w:tcW w:w="512" w:type="dxa"/>
                  <w:tcBorders>
                    <w:top w:val="nil"/>
                    <w:left w:val="nil"/>
                    <w:bottom w:val="single" w:sz="8" w:space="0" w:color="auto"/>
                    <w:right w:val="single" w:sz="4" w:space="0" w:color="auto"/>
                  </w:tcBorders>
                  <w:shd w:val="clear" w:color="auto" w:fill="auto"/>
                  <w:noWrap/>
                  <w:vAlign w:val="bottom"/>
                  <w:tcPrChange w:id="1202"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03" w:author="Jon Minton" w:date="2012-12-19T15:11:00Z">
                    <w:r w:rsidRPr="00BA0F69" w:rsidDel="00C07FB1">
                      <w:rPr>
                        <w:rFonts w:ascii="Calibri" w:eastAsia="Times New Roman" w:hAnsi="Calibri" w:cs="Calibri"/>
                        <w:color w:val="000000"/>
                        <w:lang w:eastAsia="en-GB"/>
                      </w:rPr>
                      <w:delText>6.2</w:delText>
                    </w:r>
                  </w:del>
                </w:p>
              </w:tc>
              <w:tc>
                <w:tcPr>
                  <w:tcW w:w="512" w:type="dxa"/>
                  <w:tcBorders>
                    <w:top w:val="nil"/>
                    <w:left w:val="nil"/>
                    <w:bottom w:val="single" w:sz="8" w:space="0" w:color="auto"/>
                    <w:right w:val="single" w:sz="4" w:space="0" w:color="auto"/>
                  </w:tcBorders>
                  <w:shd w:val="clear" w:color="auto" w:fill="auto"/>
                  <w:noWrap/>
                  <w:vAlign w:val="bottom"/>
                  <w:tcPrChange w:id="1204"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05" w:author="Jon Minton" w:date="2012-12-19T15:11:00Z">
                    <w:r w:rsidRPr="00BA0F69" w:rsidDel="00C07FB1">
                      <w:rPr>
                        <w:rFonts w:ascii="Calibri" w:eastAsia="Times New Roman" w:hAnsi="Calibri" w:cs="Calibri"/>
                        <w:color w:val="000000"/>
                        <w:lang w:eastAsia="en-GB"/>
                      </w:rPr>
                      <w:delText>5.7</w:delText>
                    </w:r>
                  </w:del>
                </w:p>
              </w:tc>
              <w:tc>
                <w:tcPr>
                  <w:tcW w:w="512" w:type="dxa"/>
                  <w:tcBorders>
                    <w:top w:val="nil"/>
                    <w:left w:val="nil"/>
                    <w:bottom w:val="single" w:sz="8" w:space="0" w:color="auto"/>
                    <w:right w:val="single" w:sz="4" w:space="0" w:color="auto"/>
                  </w:tcBorders>
                  <w:shd w:val="clear" w:color="auto" w:fill="auto"/>
                  <w:noWrap/>
                  <w:vAlign w:val="bottom"/>
                  <w:tcPrChange w:id="1206"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07" w:author="Jon Minton" w:date="2012-12-19T15:11:00Z">
                    <w:r w:rsidRPr="00BA0F69" w:rsidDel="00C07FB1">
                      <w:rPr>
                        <w:rFonts w:ascii="Calibri" w:eastAsia="Times New Roman" w:hAnsi="Calibri" w:cs="Calibri"/>
                        <w:color w:val="000000"/>
                        <w:lang w:eastAsia="en-GB"/>
                      </w:rPr>
                      <w:delText>5.2</w:delText>
                    </w:r>
                  </w:del>
                </w:p>
              </w:tc>
              <w:tc>
                <w:tcPr>
                  <w:tcW w:w="512" w:type="dxa"/>
                  <w:tcBorders>
                    <w:top w:val="nil"/>
                    <w:left w:val="nil"/>
                    <w:bottom w:val="single" w:sz="8" w:space="0" w:color="auto"/>
                    <w:right w:val="single" w:sz="4" w:space="0" w:color="auto"/>
                  </w:tcBorders>
                  <w:shd w:val="clear" w:color="auto" w:fill="auto"/>
                  <w:noWrap/>
                  <w:vAlign w:val="bottom"/>
                  <w:tcPrChange w:id="1208" w:author="Jon Minton" w:date="2012-12-19T15:11:00Z">
                    <w:tcPr>
                      <w:tcW w:w="512" w:type="dxa"/>
                      <w:tcBorders>
                        <w:top w:val="nil"/>
                        <w:left w:val="nil"/>
                        <w:bottom w:val="single" w:sz="8" w:space="0" w:color="auto"/>
                        <w:right w:val="single" w:sz="4"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09" w:author="Jon Minton" w:date="2012-12-19T15:11:00Z">
                    <w:r w:rsidRPr="00BA0F69" w:rsidDel="00C07FB1">
                      <w:rPr>
                        <w:rFonts w:ascii="Calibri" w:eastAsia="Times New Roman" w:hAnsi="Calibri" w:cs="Calibri"/>
                        <w:color w:val="000000"/>
                        <w:lang w:eastAsia="en-GB"/>
                      </w:rPr>
                      <w:delText>4.5</w:delText>
                    </w:r>
                  </w:del>
                </w:p>
              </w:tc>
              <w:tc>
                <w:tcPr>
                  <w:tcW w:w="376" w:type="dxa"/>
                  <w:tcBorders>
                    <w:top w:val="nil"/>
                    <w:left w:val="nil"/>
                    <w:bottom w:val="single" w:sz="8" w:space="0" w:color="auto"/>
                    <w:right w:val="single" w:sz="8" w:space="0" w:color="auto"/>
                  </w:tcBorders>
                  <w:shd w:val="clear" w:color="auto" w:fill="auto"/>
                  <w:noWrap/>
                  <w:vAlign w:val="bottom"/>
                  <w:tcPrChange w:id="1210" w:author="Jon Minton" w:date="2012-12-19T15:11:00Z">
                    <w:tcPr>
                      <w:tcW w:w="376" w:type="dxa"/>
                      <w:tcBorders>
                        <w:top w:val="nil"/>
                        <w:left w:val="nil"/>
                        <w:bottom w:val="single" w:sz="8" w:space="0" w:color="auto"/>
                        <w:right w:val="single" w:sz="8" w:space="0" w:color="auto"/>
                      </w:tcBorders>
                      <w:shd w:val="clear" w:color="auto" w:fill="auto"/>
                      <w:noWrap/>
                      <w:vAlign w:val="bottom"/>
                    </w:tcPr>
                  </w:tcPrChange>
                </w:tcPr>
                <w:p w:rsidR="006E20FD" w:rsidRPr="00BA0F69" w:rsidRDefault="006E20FD" w:rsidP="006E20FD">
                  <w:pPr>
                    <w:spacing w:after="0" w:line="240" w:lineRule="auto"/>
                    <w:jc w:val="center"/>
                    <w:rPr>
                      <w:rFonts w:ascii="Calibri" w:eastAsia="Times New Roman" w:hAnsi="Calibri" w:cs="Calibri"/>
                      <w:color w:val="000000"/>
                      <w:lang w:eastAsia="en-GB"/>
                    </w:rPr>
                  </w:pPr>
                  <w:del w:id="1211" w:author="Jon Minton" w:date="2012-12-19T15:11:00Z">
                    <w:r w:rsidRPr="00BA0F69" w:rsidDel="00C07FB1">
                      <w:rPr>
                        <w:rFonts w:ascii="Calibri" w:eastAsia="Times New Roman" w:hAnsi="Calibri" w:cs="Calibri"/>
                        <w:color w:val="000000"/>
                        <w:lang w:eastAsia="en-GB"/>
                      </w:rPr>
                      <w:delText>3.6</w:delText>
                    </w:r>
                  </w:del>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del w:id="1212" w:author="Jon Minton" w:date="2012-12-19T15:11:00Z">
              <w:r w:rsidDel="00C07FB1">
                <w:delText>W_50_1_F</w:delText>
              </w:r>
            </w:del>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8"/>
        </w:trPr>
        <w:tc>
          <w:tcPr>
            <w:tcW w:w="8046" w:type="dxa"/>
          </w:tcPr>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Del="00C07FB1" w:rsidTr="006E20FD">
              <w:trPr>
                <w:trHeight w:val="300"/>
                <w:del w:id="1213" w:author="Jon Minton" w:date="2012-12-19T15:12:00Z"/>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Del="00C07FB1" w:rsidRDefault="006E20FD" w:rsidP="006E20FD">
                  <w:pPr>
                    <w:spacing w:after="0" w:line="240" w:lineRule="auto"/>
                    <w:jc w:val="center"/>
                    <w:rPr>
                      <w:del w:id="1214" w:author="Jon Minton" w:date="2012-12-19T15:12:00Z"/>
                      <w:rFonts w:ascii="Calibri" w:eastAsia="Times New Roman" w:hAnsi="Calibri" w:cs="Calibri"/>
                      <w:b/>
                      <w:bCs/>
                      <w:i/>
                      <w:iCs/>
                      <w:color w:val="000000"/>
                      <w:lang w:eastAsia="en-GB"/>
                    </w:rPr>
                  </w:pPr>
                  <w:del w:id="1215" w:author="Jon Minton" w:date="2012-12-19T15:12:00Z">
                    <w:r w:rsidRPr="00BA0F69" w:rsidDel="00C07FB1">
                      <w:rPr>
                        <w:rFonts w:ascii="Calibri" w:eastAsia="Times New Roman" w:hAnsi="Calibri" w:cs="Calibri"/>
                        <w:b/>
                        <w:bCs/>
                        <w:i/>
                        <w:iCs/>
                        <w:color w:val="000000"/>
                        <w:lang w:eastAsia="en-GB"/>
                      </w:rPr>
                      <w:lastRenderedPageBreak/>
                      <w:delText>W_65</w:delText>
                    </w:r>
                  </w:del>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Del="00C07FB1" w:rsidRDefault="006E20FD" w:rsidP="006E20FD">
                  <w:pPr>
                    <w:spacing w:after="0" w:line="240" w:lineRule="auto"/>
                    <w:jc w:val="center"/>
                    <w:rPr>
                      <w:del w:id="1216" w:author="Jon Minton" w:date="2012-12-19T15:12:00Z"/>
                      <w:rFonts w:ascii="Calibri" w:eastAsia="Times New Roman" w:hAnsi="Calibri" w:cs="Calibri"/>
                      <w:i/>
                      <w:iCs/>
                      <w:color w:val="000000"/>
                      <w:lang w:eastAsia="en-GB"/>
                    </w:rPr>
                  </w:pPr>
                  <w:del w:id="1217" w:author="Jon Minton" w:date="2012-12-19T15:12:00Z">
                    <w:r w:rsidRPr="00BA0F69" w:rsidDel="00C07FB1">
                      <w:rPr>
                        <w:rFonts w:ascii="Calibri" w:eastAsia="Times New Roman" w:hAnsi="Calibri" w:cs="Calibri"/>
                        <w:i/>
                        <w:iCs/>
                        <w:color w:val="000000"/>
                        <w:lang w:eastAsia="en-GB"/>
                      </w:rPr>
                      <w:delText>Sensitivity</w:delText>
                    </w:r>
                  </w:del>
                </w:p>
              </w:tc>
            </w:tr>
            <w:tr w:rsidR="006E20FD" w:rsidRPr="00BA0F69" w:rsidDel="00C07FB1" w:rsidTr="006E20FD">
              <w:trPr>
                <w:trHeight w:val="300"/>
                <w:del w:id="1218" w:author="Jon Minton" w:date="2012-12-19T15:12:00Z"/>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Del="00C07FB1" w:rsidRDefault="006E20FD" w:rsidP="006E20FD">
                  <w:pPr>
                    <w:spacing w:after="0" w:line="240" w:lineRule="auto"/>
                    <w:jc w:val="center"/>
                    <w:rPr>
                      <w:del w:id="1219" w:author="Jon Minton" w:date="2012-12-19T15:12:00Z"/>
                      <w:rFonts w:ascii="Calibri" w:eastAsia="Times New Roman" w:hAnsi="Calibri" w:cs="Calibri"/>
                      <w:b/>
                      <w:bCs/>
                      <w:i/>
                      <w:iCs/>
                      <w:color w:val="000000"/>
                      <w:lang w:eastAsia="en-GB"/>
                    </w:rPr>
                  </w:pPr>
                  <w:del w:id="1220" w:author="Jon Minton" w:date="2012-12-19T15:12:00Z">
                    <w:r w:rsidRPr="00BA0F69" w:rsidDel="00C07FB1">
                      <w:rPr>
                        <w:rFonts w:ascii="Calibri" w:eastAsia="Times New Roman" w:hAnsi="Calibri" w:cs="Calibri"/>
                        <w:b/>
                        <w:bCs/>
                        <w:i/>
                        <w:iCs/>
                        <w:color w:val="000000"/>
                        <w:lang w:eastAsia="en-GB"/>
                      </w:rPr>
                      <w:delText>1_M</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21" w:author="Jon Minton" w:date="2012-12-19T15:12:00Z"/>
                      <w:rFonts w:ascii="Calibri" w:eastAsia="Times New Roman" w:hAnsi="Calibri" w:cs="Calibri"/>
                      <w:b/>
                      <w:bCs/>
                      <w:color w:val="000000"/>
                      <w:lang w:eastAsia="en-GB"/>
                    </w:rPr>
                  </w:pPr>
                  <w:del w:id="1222" w:author="Jon Minton" w:date="2012-12-19T15:12:00Z">
                    <w:r w:rsidRPr="00BA0F69" w:rsidDel="00C07FB1">
                      <w:rPr>
                        <w:rFonts w:ascii="Calibri" w:eastAsia="Times New Roman" w:hAnsi="Calibri" w:cs="Calibri"/>
                        <w:b/>
                        <w:bCs/>
                        <w:color w:val="000000"/>
                        <w:lang w:eastAsia="en-GB"/>
                      </w:rPr>
                      <w:delText>0</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23" w:author="Jon Minton" w:date="2012-12-19T15:12:00Z"/>
                      <w:rFonts w:ascii="Calibri" w:eastAsia="Times New Roman" w:hAnsi="Calibri" w:cs="Calibri"/>
                      <w:b/>
                      <w:bCs/>
                      <w:color w:val="000000"/>
                      <w:lang w:eastAsia="en-GB"/>
                    </w:rPr>
                  </w:pPr>
                  <w:del w:id="1224" w:author="Jon Minton" w:date="2012-12-19T15:12:00Z">
                    <w:r w:rsidRPr="00BA0F69" w:rsidDel="00C07FB1">
                      <w:rPr>
                        <w:rFonts w:ascii="Calibri" w:eastAsia="Times New Roman" w:hAnsi="Calibri" w:cs="Calibri"/>
                        <w:b/>
                        <w:bCs/>
                        <w:color w:val="000000"/>
                        <w:lang w:eastAsia="en-GB"/>
                      </w:rPr>
                      <w:delText>0.1</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25" w:author="Jon Minton" w:date="2012-12-19T15:12:00Z"/>
                      <w:rFonts w:ascii="Calibri" w:eastAsia="Times New Roman" w:hAnsi="Calibri" w:cs="Calibri"/>
                      <w:b/>
                      <w:bCs/>
                      <w:color w:val="000000"/>
                      <w:lang w:eastAsia="en-GB"/>
                    </w:rPr>
                  </w:pPr>
                  <w:del w:id="1226" w:author="Jon Minton" w:date="2012-12-19T15:12:00Z">
                    <w:r w:rsidRPr="00BA0F69" w:rsidDel="00C07FB1">
                      <w:rPr>
                        <w:rFonts w:ascii="Calibri" w:eastAsia="Times New Roman" w:hAnsi="Calibri" w:cs="Calibri"/>
                        <w:b/>
                        <w:bCs/>
                        <w:color w:val="000000"/>
                        <w:lang w:eastAsia="en-GB"/>
                      </w:rPr>
                      <w:delText>0.2</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27" w:author="Jon Minton" w:date="2012-12-19T15:12:00Z"/>
                      <w:rFonts w:ascii="Calibri" w:eastAsia="Times New Roman" w:hAnsi="Calibri" w:cs="Calibri"/>
                      <w:b/>
                      <w:bCs/>
                      <w:color w:val="000000"/>
                      <w:lang w:eastAsia="en-GB"/>
                    </w:rPr>
                  </w:pPr>
                  <w:del w:id="1228" w:author="Jon Minton" w:date="2012-12-19T15:12:00Z">
                    <w:r w:rsidRPr="00BA0F69" w:rsidDel="00C07FB1">
                      <w:rPr>
                        <w:rFonts w:ascii="Calibri" w:eastAsia="Times New Roman" w:hAnsi="Calibri" w:cs="Calibri"/>
                        <w:b/>
                        <w:bCs/>
                        <w:color w:val="000000"/>
                        <w:lang w:eastAsia="en-GB"/>
                      </w:rPr>
                      <w:delText>0.3</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29" w:author="Jon Minton" w:date="2012-12-19T15:12:00Z"/>
                      <w:rFonts w:ascii="Calibri" w:eastAsia="Times New Roman" w:hAnsi="Calibri" w:cs="Calibri"/>
                      <w:b/>
                      <w:bCs/>
                      <w:color w:val="000000"/>
                      <w:lang w:eastAsia="en-GB"/>
                    </w:rPr>
                  </w:pPr>
                  <w:del w:id="1230" w:author="Jon Minton" w:date="2012-12-19T15:12:00Z">
                    <w:r w:rsidRPr="00BA0F69" w:rsidDel="00C07FB1">
                      <w:rPr>
                        <w:rFonts w:ascii="Calibri" w:eastAsia="Times New Roman" w:hAnsi="Calibri" w:cs="Calibri"/>
                        <w:b/>
                        <w:bCs/>
                        <w:color w:val="000000"/>
                        <w:lang w:eastAsia="en-GB"/>
                      </w:rPr>
                      <w:delText>0.4</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31" w:author="Jon Minton" w:date="2012-12-19T15:12:00Z"/>
                      <w:rFonts w:ascii="Calibri" w:eastAsia="Times New Roman" w:hAnsi="Calibri" w:cs="Calibri"/>
                      <w:b/>
                      <w:bCs/>
                      <w:color w:val="000000"/>
                      <w:lang w:eastAsia="en-GB"/>
                    </w:rPr>
                  </w:pPr>
                  <w:del w:id="1232" w:author="Jon Minton" w:date="2012-12-19T15:12:00Z">
                    <w:r w:rsidRPr="00BA0F69" w:rsidDel="00C07FB1">
                      <w:rPr>
                        <w:rFonts w:ascii="Calibri" w:eastAsia="Times New Roman" w:hAnsi="Calibri" w:cs="Calibri"/>
                        <w:b/>
                        <w:bCs/>
                        <w:color w:val="000000"/>
                        <w:lang w:eastAsia="en-GB"/>
                      </w:rPr>
                      <w:delText>0.5</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33" w:author="Jon Minton" w:date="2012-12-19T15:12:00Z"/>
                      <w:rFonts w:ascii="Calibri" w:eastAsia="Times New Roman" w:hAnsi="Calibri" w:cs="Calibri"/>
                      <w:b/>
                      <w:bCs/>
                      <w:color w:val="000000"/>
                      <w:lang w:eastAsia="en-GB"/>
                    </w:rPr>
                  </w:pPr>
                  <w:del w:id="1234" w:author="Jon Minton" w:date="2012-12-19T15:12:00Z">
                    <w:r w:rsidRPr="00BA0F69" w:rsidDel="00C07FB1">
                      <w:rPr>
                        <w:rFonts w:ascii="Calibri" w:eastAsia="Times New Roman" w:hAnsi="Calibri" w:cs="Calibri"/>
                        <w:b/>
                        <w:bCs/>
                        <w:color w:val="000000"/>
                        <w:lang w:eastAsia="en-GB"/>
                      </w:rPr>
                      <w:delText>0.6</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35" w:author="Jon Minton" w:date="2012-12-19T15:12:00Z"/>
                      <w:rFonts w:ascii="Calibri" w:eastAsia="Times New Roman" w:hAnsi="Calibri" w:cs="Calibri"/>
                      <w:b/>
                      <w:bCs/>
                      <w:color w:val="000000"/>
                      <w:lang w:eastAsia="en-GB"/>
                    </w:rPr>
                  </w:pPr>
                  <w:del w:id="1236" w:author="Jon Minton" w:date="2012-12-19T15:12:00Z">
                    <w:r w:rsidRPr="00BA0F69" w:rsidDel="00C07FB1">
                      <w:rPr>
                        <w:rFonts w:ascii="Calibri" w:eastAsia="Times New Roman" w:hAnsi="Calibri" w:cs="Calibri"/>
                        <w:b/>
                        <w:bCs/>
                        <w:color w:val="000000"/>
                        <w:lang w:eastAsia="en-GB"/>
                      </w:rPr>
                      <w:delText>0.7</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37" w:author="Jon Minton" w:date="2012-12-19T15:12:00Z"/>
                      <w:rFonts w:ascii="Calibri" w:eastAsia="Times New Roman" w:hAnsi="Calibri" w:cs="Calibri"/>
                      <w:b/>
                      <w:bCs/>
                      <w:color w:val="000000"/>
                      <w:lang w:eastAsia="en-GB"/>
                    </w:rPr>
                  </w:pPr>
                  <w:del w:id="1238" w:author="Jon Minton" w:date="2012-12-19T15:12:00Z">
                    <w:r w:rsidRPr="00BA0F69" w:rsidDel="00C07FB1">
                      <w:rPr>
                        <w:rFonts w:ascii="Calibri" w:eastAsia="Times New Roman" w:hAnsi="Calibri" w:cs="Calibri"/>
                        <w:b/>
                        <w:bCs/>
                        <w:color w:val="000000"/>
                        <w:lang w:eastAsia="en-GB"/>
                      </w:rPr>
                      <w:delText>0.8</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39" w:author="Jon Minton" w:date="2012-12-19T15:12:00Z"/>
                      <w:rFonts w:ascii="Calibri" w:eastAsia="Times New Roman" w:hAnsi="Calibri" w:cs="Calibri"/>
                      <w:b/>
                      <w:bCs/>
                      <w:color w:val="000000"/>
                      <w:lang w:eastAsia="en-GB"/>
                    </w:rPr>
                  </w:pPr>
                  <w:del w:id="1240" w:author="Jon Minton" w:date="2012-12-19T15:12:00Z">
                    <w:r w:rsidRPr="00BA0F69" w:rsidDel="00C07FB1">
                      <w:rPr>
                        <w:rFonts w:ascii="Calibri" w:eastAsia="Times New Roman" w:hAnsi="Calibri" w:cs="Calibri"/>
                        <w:b/>
                        <w:bCs/>
                        <w:color w:val="000000"/>
                        <w:lang w:eastAsia="en-GB"/>
                      </w:rPr>
                      <w:delText>0.9</w:delText>
                    </w:r>
                  </w:del>
                </w:p>
              </w:tc>
              <w:tc>
                <w:tcPr>
                  <w:tcW w:w="495"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41" w:author="Jon Minton" w:date="2012-12-19T15:12:00Z"/>
                      <w:rFonts w:ascii="Calibri" w:eastAsia="Times New Roman" w:hAnsi="Calibri" w:cs="Calibri"/>
                      <w:b/>
                      <w:bCs/>
                      <w:color w:val="000000"/>
                      <w:lang w:eastAsia="en-GB"/>
                    </w:rPr>
                  </w:pPr>
                  <w:del w:id="1242" w:author="Jon Minton" w:date="2012-12-19T15:12:00Z">
                    <w:r w:rsidRPr="00BA0F69" w:rsidDel="00C07FB1">
                      <w:rPr>
                        <w:rFonts w:ascii="Calibri" w:eastAsia="Times New Roman" w:hAnsi="Calibri" w:cs="Calibri"/>
                        <w:b/>
                        <w:bCs/>
                        <w:color w:val="000000"/>
                        <w:lang w:eastAsia="en-GB"/>
                      </w:rPr>
                      <w:delText>1</w:delText>
                    </w:r>
                  </w:del>
                </w:p>
              </w:tc>
            </w:tr>
            <w:tr w:rsidR="006E20FD" w:rsidRPr="00BA0F69" w:rsidDel="00C07FB1" w:rsidTr="006E20FD">
              <w:trPr>
                <w:trHeight w:val="300"/>
                <w:del w:id="1243" w:author="Jon Minton" w:date="2012-12-19T15:12:00Z"/>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Del="00C07FB1" w:rsidRDefault="006E20FD" w:rsidP="006E20FD">
                  <w:pPr>
                    <w:spacing w:after="0" w:line="240" w:lineRule="auto"/>
                    <w:jc w:val="center"/>
                    <w:rPr>
                      <w:del w:id="1244" w:author="Jon Minton" w:date="2012-12-19T15:12:00Z"/>
                      <w:rFonts w:ascii="Calibri" w:eastAsia="Times New Roman" w:hAnsi="Calibri" w:cs="Calibri"/>
                      <w:i/>
                      <w:iCs/>
                      <w:color w:val="000000"/>
                      <w:lang w:eastAsia="en-GB"/>
                    </w:rPr>
                  </w:pPr>
                  <w:del w:id="1245" w:author="Jon Minton" w:date="2012-12-19T15:12:00Z">
                    <w:r w:rsidRPr="00BA0F69" w:rsidDel="00C07FB1">
                      <w:rPr>
                        <w:rFonts w:ascii="Calibri" w:eastAsia="Times New Roman" w:hAnsi="Calibri" w:cs="Calibri"/>
                        <w:i/>
                        <w:iCs/>
                        <w:color w:val="000000"/>
                        <w:lang w:eastAsia="en-GB"/>
                      </w:rPr>
                      <w:delText>Specificity</w:delText>
                    </w:r>
                  </w:del>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246" w:author="Jon Minton" w:date="2012-12-19T15:12:00Z"/>
                      <w:rFonts w:ascii="Calibri" w:eastAsia="Times New Roman" w:hAnsi="Calibri" w:cs="Calibri"/>
                      <w:b/>
                      <w:bCs/>
                      <w:color w:val="000000"/>
                      <w:lang w:eastAsia="en-GB"/>
                    </w:rPr>
                  </w:pPr>
                  <w:del w:id="1247" w:author="Jon Minton" w:date="2012-12-19T15:12:00Z">
                    <w:r w:rsidRPr="00BA0F69" w:rsidDel="00C07FB1">
                      <w:rPr>
                        <w:rFonts w:ascii="Calibri" w:eastAsia="Times New Roman" w:hAnsi="Calibri" w:cs="Calibri"/>
                        <w:b/>
                        <w:bCs/>
                        <w:color w:val="000000"/>
                        <w:lang w:eastAsia="en-GB"/>
                      </w:rPr>
                      <w:delText>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48" w:author="Jon Minton" w:date="2012-12-19T15:12:00Z"/>
                      <w:rFonts w:ascii="Calibri" w:eastAsia="Times New Roman" w:hAnsi="Calibri" w:cs="Calibri"/>
                      <w:color w:val="000000"/>
                      <w:lang w:eastAsia="en-GB"/>
                    </w:rPr>
                  </w:pPr>
                  <w:del w:id="1249" w:author="Jon Minton" w:date="2012-12-19T15:12:00Z">
                    <w:r w:rsidRPr="00BA0F69" w:rsidDel="00C07FB1">
                      <w:rPr>
                        <w:rFonts w:ascii="Calibri" w:eastAsia="Times New Roman" w:hAnsi="Calibri" w:cs="Calibri"/>
                        <w:color w:val="000000"/>
                        <w:lang w:eastAsia="en-GB"/>
                      </w:rPr>
                      <w:delText>36.3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50" w:author="Jon Minton" w:date="2012-12-19T15:12:00Z"/>
                      <w:rFonts w:ascii="Calibri" w:eastAsia="Times New Roman" w:hAnsi="Calibri" w:cs="Calibri"/>
                      <w:color w:val="000000"/>
                      <w:lang w:eastAsia="en-GB"/>
                    </w:rPr>
                  </w:pPr>
                  <w:del w:id="1251" w:author="Jon Minton" w:date="2012-12-19T15:12:00Z">
                    <w:r w:rsidRPr="00BA0F69" w:rsidDel="00C07FB1">
                      <w:rPr>
                        <w:rFonts w:ascii="Calibri" w:eastAsia="Times New Roman" w:hAnsi="Calibri" w:cs="Calibri"/>
                        <w:color w:val="000000"/>
                        <w:lang w:eastAsia="en-GB"/>
                      </w:rPr>
                      <w:delText>36.3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52" w:author="Jon Minton" w:date="2012-12-19T15:12:00Z"/>
                      <w:rFonts w:ascii="Calibri" w:eastAsia="Times New Roman" w:hAnsi="Calibri" w:cs="Calibri"/>
                      <w:color w:val="000000"/>
                      <w:lang w:eastAsia="en-GB"/>
                    </w:rPr>
                  </w:pPr>
                  <w:del w:id="1253" w:author="Jon Minton" w:date="2012-12-19T15:12:00Z">
                    <w:r w:rsidRPr="00BA0F69" w:rsidDel="00C07FB1">
                      <w:rPr>
                        <w:rFonts w:ascii="Calibri" w:eastAsia="Times New Roman" w:hAnsi="Calibri" w:cs="Calibri"/>
                        <w:color w:val="000000"/>
                        <w:lang w:eastAsia="en-GB"/>
                      </w:rPr>
                      <w:delText>36.4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54" w:author="Jon Minton" w:date="2012-12-19T15:12:00Z"/>
                      <w:rFonts w:ascii="Calibri" w:eastAsia="Times New Roman" w:hAnsi="Calibri" w:cs="Calibri"/>
                      <w:color w:val="000000"/>
                      <w:lang w:eastAsia="en-GB"/>
                    </w:rPr>
                  </w:pPr>
                  <w:del w:id="1255" w:author="Jon Minton" w:date="2012-12-19T15:12:00Z">
                    <w:r w:rsidRPr="00BA0F69" w:rsidDel="00C07FB1">
                      <w:rPr>
                        <w:rFonts w:ascii="Calibri" w:eastAsia="Times New Roman" w:hAnsi="Calibri" w:cs="Calibri"/>
                        <w:color w:val="000000"/>
                        <w:lang w:eastAsia="en-GB"/>
                      </w:rPr>
                      <w:delText>36.6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56" w:author="Jon Minton" w:date="2012-12-19T15:12:00Z"/>
                      <w:rFonts w:ascii="Calibri" w:eastAsia="Times New Roman" w:hAnsi="Calibri" w:cs="Calibri"/>
                      <w:color w:val="000000"/>
                      <w:lang w:eastAsia="en-GB"/>
                    </w:rPr>
                  </w:pPr>
                  <w:del w:id="1257" w:author="Jon Minton" w:date="2012-12-19T15:12:00Z">
                    <w:r w:rsidRPr="00BA0F69" w:rsidDel="00C07FB1">
                      <w:rPr>
                        <w:rFonts w:ascii="Calibri" w:eastAsia="Times New Roman" w:hAnsi="Calibri" w:cs="Calibri"/>
                        <w:color w:val="000000"/>
                        <w:lang w:eastAsia="en-GB"/>
                      </w:rPr>
                      <w:delText>36.7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58" w:author="Jon Minton" w:date="2012-12-19T15:12:00Z"/>
                      <w:rFonts w:ascii="Calibri" w:eastAsia="Times New Roman" w:hAnsi="Calibri" w:cs="Calibri"/>
                      <w:color w:val="000000"/>
                      <w:lang w:eastAsia="en-GB"/>
                    </w:rPr>
                  </w:pPr>
                  <w:del w:id="1259" w:author="Jon Minton" w:date="2012-12-19T15:12:00Z">
                    <w:r w:rsidRPr="00BA0F69" w:rsidDel="00C07FB1">
                      <w:rPr>
                        <w:rFonts w:ascii="Calibri" w:eastAsia="Times New Roman" w:hAnsi="Calibri" w:cs="Calibri"/>
                        <w:color w:val="000000"/>
                        <w:lang w:eastAsia="en-GB"/>
                      </w:rPr>
                      <w:delText>37.0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60" w:author="Jon Minton" w:date="2012-12-19T15:12:00Z"/>
                      <w:rFonts w:ascii="Calibri" w:eastAsia="Times New Roman" w:hAnsi="Calibri" w:cs="Calibri"/>
                      <w:color w:val="000000"/>
                      <w:lang w:eastAsia="en-GB"/>
                    </w:rPr>
                  </w:pPr>
                  <w:del w:id="1261" w:author="Jon Minton" w:date="2012-12-19T15:12:00Z">
                    <w:r w:rsidRPr="00BA0F69" w:rsidDel="00C07FB1">
                      <w:rPr>
                        <w:rFonts w:ascii="Calibri" w:eastAsia="Times New Roman" w:hAnsi="Calibri" w:cs="Calibri"/>
                        <w:color w:val="000000"/>
                        <w:lang w:eastAsia="en-GB"/>
                      </w:rPr>
                      <w:delText>37.3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62" w:author="Jon Minton" w:date="2012-12-19T15:12:00Z"/>
                      <w:rFonts w:ascii="Calibri" w:eastAsia="Times New Roman" w:hAnsi="Calibri" w:cs="Calibri"/>
                      <w:color w:val="000000"/>
                      <w:lang w:eastAsia="en-GB"/>
                    </w:rPr>
                  </w:pPr>
                  <w:del w:id="1263" w:author="Jon Minton" w:date="2012-12-19T15:12:00Z">
                    <w:r w:rsidRPr="00BA0F69" w:rsidDel="00C07FB1">
                      <w:rPr>
                        <w:rFonts w:ascii="Calibri" w:eastAsia="Times New Roman" w:hAnsi="Calibri" w:cs="Calibri"/>
                        <w:color w:val="000000"/>
                        <w:lang w:eastAsia="en-GB"/>
                      </w:rPr>
                      <w:delText>37.9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64" w:author="Jon Minton" w:date="2012-12-19T15:12:00Z"/>
                      <w:rFonts w:ascii="Calibri" w:eastAsia="Times New Roman" w:hAnsi="Calibri" w:cs="Calibri"/>
                      <w:color w:val="000000"/>
                      <w:lang w:eastAsia="en-GB"/>
                    </w:rPr>
                  </w:pPr>
                  <w:del w:id="1265" w:author="Jon Minton" w:date="2012-12-19T15:12:00Z">
                    <w:r w:rsidRPr="00BA0F69" w:rsidDel="00C07FB1">
                      <w:rPr>
                        <w:rFonts w:ascii="Calibri" w:eastAsia="Times New Roman" w:hAnsi="Calibri" w:cs="Calibri"/>
                        <w:color w:val="000000"/>
                        <w:lang w:eastAsia="en-GB"/>
                      </w:rPr>
                      <w:delText>39.0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66" w:author="Jon Minton" w:date="2012-12-19T15:12:00Z"/>
                      <w:rFonts w:ascii="Calibri" w:eastAsia="Times New Roman" w:hAnsi="Calibri" w:cs="Calibri"/>
                      <w:color w:val="000000"/>
                      <w:lang w:eastAsia="en-GB"/>
                    </w:rPr>
                  </w:pPr>
                  <w:del w:id="1267" w:author="Jon Minton" w:date="2012-12-19T15:12:00Z">
                    <w:r w:rsidRPr="00BA0F69" w:rsidDel="00C07FB1">
                      <w:rPr>
                        <w:rFonts w:ascii="Calibri" w:eastAsia="Times New Roman" w:hAnsi="Calibri" w:cs="Calibri"/>
                        <w:color w:val="000000"/>
                        <w:lang w:eastAsia="en-GB"/>
                      </w:rPr>
                      <w:delText>42.4</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268" w:author="Jon Minton" w:date="2012-12-19T15:12:00Z"/>
                      <w:rFonts w:ascii="Calibri" w:eastAsia="Times New Roman" w:hAnsi="Calibri" w:cs="Calibri"/>
                      <w:color w:val="000000"/>
                      <w:lang w:eastAsia="en-GB"/>
                    </w:rPr>
                  </w:pPr>
                  <w:del w:id="1269" w:author="Jon Minton" w:date="2012-12-19T15:12:00Z">
                    <w:r w:rsidDel="00C07FB1">
                      <w:rPr>
                        <w:rFonts w:ascii="Calibri" w:eastAsia="Times New Roman" w:hAnsi="Calibri" w:cs="Calibri"/>
                        <w:color w:val="000000"/>
                        <w:lang w:eastAsia="en-GB"/>
                      </w:rPr>
                      <w:delText>∞</w:delText>
                    </w:r>
                  </w:del>
                </w:p>
              </w:tc>
            </w:tr>
            <w:tr w:rsidR="006E20FD" w:rsidRPr="00BA0F69" w:rsidDel="00C07FB1" w:rsidTr="006E20FD">
              <w:trPr>
                <w:trHeight w:val="300"/>
                <w:del w:id="1270"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271"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272" w:author="Jon Minton" w:date="2012-12-19T15:12:00Z"/>
                      <w:rFonts w:ascii="Calibri" w:eastAsia="Times New Roman" w:hAnsi="Calibri" w:cs="Calibri"/>
                      <w:b/>
                      <w:bCs/>
                      <w:color w:val="000000"/>
                      <w:lang w:eastAsia="en-GB"/>
                    </w:rPr>
                  </w:pPr>
                  <w:del w:id="1273" w:author="Jon Minton" w:date="2012-12-19T15:12:00Z">
                    <w:r w:rsidRPr="00BA0F69" w:rsidDel="00C07FB1">
                      <w:rPr>
                        <w:rFonts w:ascii="Calibri" w:eastAsia="Times New Roman" w:hAnsi="Calibri" w:cs="Calibri"/>
                        <w:b/>
                        <w:bCs/>
                        <w:color w:val="000000"/>
                        <w:lang w:eastAsia="en-GB"/>
                      </w:rPr>
                      <w:delText>0.1</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74" w:author="Jon Minton" w:date="2012-12-19T15:12:00Z"/>
                      <w:rFonts w:ascii="Calibri" w:eastAsia="Times New Roman" w:hAnsi="Calibri" w:cs="Calibri"/>
                      <w:color w:val="000000"/>
                      <w:lang w:eastAsia="en-GB"/>
                    </w:rPr>
                  </w:pPr>
                  <w:del w:id="1275" w:author="Jon Minton" w:date="2012-12-19T15:12:00Z">
                    <w:r w:rsidRPr="00BA0F69" w:rsidDel="00C07FB1">
                      <w:rPr>
                        <w:rFonts w:ascii="Calibri" w:eastAsia="Times New Roman" w:hAnsi="Calibri" w:cs="Calibri"/>
                        <w:color w:val="000000"/>
                        <w:lang w:eastAsia="en-GB"/>
                      </w:rPr>
                      <w:delText>30.8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76" w:author="Jon Minton" w:date="2012-12-19T15:12:00Z"/>
                      <w:rFonts w:ascii="Calibri" w:eastAsia="Times New Roman" w:hAnsi="Calibri" w:cs="Calibri"/>
                      <w:color w:val="000000"/>
                      <w:lang w:eastAsia="en-GB"/>
                    </w:rPr>
                  </w:pPr>
                  <w:del w:id="1277" w:author="Jon Minton" w:date="2012-12-19T15:12:00Z">
                    <w:r w:rsidRPr="00BA0F69" w:rsidDel="00C07FB1">
                      <w:rPr>
                        <w:rFonts w:ascii="Calibri" w:eastAsia="Times New Roman" w:hAnsi="Calibri" w:cs="Calibri"/>
                        <w:color w:val="000000"/>
                        <w:lang w:eastAsia="en-GB"/>
                      </w:rPr>
                      <w:delText>30.3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78" w:author="Jon Minton" w:date="2012-12-19T15:12:00Z"/>
                      <w:rFonts w:ascii="Calibri" w:eastAsia="Times New Roman" w:hAnsi="Calibri" w:cs="Calibri"/>
                      <w:color w:val="000000"/>
                      <w:lang w:eastAsia="en-GB"/>
                    </w:rPr>
                  </w:pPr>
                  <w:del w:id="1279" w:author="Jon Minton" w:date="2012-12-19T15:12:00Z">
                    <w:r w:rsidRPr="00BA0F69" w:rsidDel="00C07FB1">
                      <w:rPr>
                        <w:rFonts w:ascii="Calibri" w:eastAsia="Times New Roman" w:hAnsi="Calibri" w:cs="Calibri"/>
                        <w:color w:val="000000"/>
                        <w:lang w:eastAsia="en-GB"/>
                      </w:rPr>
                      <w:delText>29.8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80" w:author="Jon Minton" w:date="2012-12-19T15:12:00Z"/>
                      <w:rFonts w:ascii="Calibri" w:eastAsia="Times New Roman" w:hAnsi="Calibri" w:cs="Calibri"/>
                      <w:color w:val="000000"/>
                      <w:lang w:eastAsia="en-GB"/>
                    </w:rPr>
                  </w:pPr>
                  <w:del w:id="1281" w:author="Jon Minton" w:date="2012-12-19T15:12:00Z">
                    <w:r w:rsidRPr="00BA0F69" w:rsidDel="00C07FB1">
                      <w:rPr>
                        <w:rFonts w:ascii="Calibri" w:eastAsia="Times New Roman" w:hAnsi="Calibri" w:cs="Calibri"/>
                        <w:color w:val="000000"/>
                        <w:lang w:eastAsia="en-GB"/>
                      </w:rPr>
                      <w:delText>29.1</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82" w:author="Jon Minton" w:date="2012-12-19T15:12:00Z"/>
                      <w:rFonts w:ascii="Calibri" w:eastAsia="Times New Roman" w:hAnsi="Calibri" w:cs="Calibri"/>
                      <w:color w:val="000000"/>
                      <w:lang w:eastAsia="en-GB"/>
                    </w:rPr>
                  </w:pPr>
                  <w:del w:id="1283" w:author="Jon Minton" w:date="2012-12-19T15:12:00Z">
                    <w:r w:rsidRPr="00BA0F69" w:rsidDel="00C07FB1">
                      <w:rPr>
                        <w:rFonts w:ascii="Calibri" w:eastAsia="Times New Roman" w:hAnsi="Calibri" w:cs="Calibri"/>
                        <w:color w:val="000000"/>
                        <w:lang w:eastAsia="en-GB"/>
                      </w:rPr>
                      <w:delText>28.3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84" w:author="Jon Minton" w:date="2012-12-19T15:12:00Z"/>
                      <w:rFonts w:ascii="Calibri" w:eastAsia="Times New Roman" w:hAnsi="Calibri" w:cs="Calibri"/>
                      <w:color w:val="000000"/>
                      <w:lang w:eastAsia="en-GB"/>
                    </w:rPr>
                  </w:pPr>
                  <w:del w:id="1285" w:author="Jon Minton" w:date="2012-12-19T15:12:00Z">
                    <w:r w:rsidRPr="00BA0F69" w:rsidDel="00C07FB1">
                      <w:rPr>
                        <w:rFonts w:ascii="Calibri" w:eastAsia="Times New Roman" w:hAnsi="Calibri" w:cs="Calibri"/>
                        <w:color w:val="000000"/>
                        <w:lang w:eastAsia="en-GB"/>
                      </w:rPr>
                      <w:delText>27.2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86" w:author="Jon Minton" w:date="2012-12-19T15:12:00Z"/>
                      <w:rFonts w:ascii="Calibri" w:eastAsia="Times New Roman" w:hAnsi="Calibri" w:cs="Calibri"/>
                      <w:color w:val="000000"/>
                      <w:lang w:eastAsia="en-GB"/>
                    </w:rPr>
                  </w:pPr>
                  <w:del w:id="1287" w:author="Jon Minton" w:date="2012-12-19T15:12:00Z">
                    <w:r w:rsidRPr="00BA0F69" w:rsidDel="00C07FB1">
                      <w:rPr>
                        <w:rFonts w:ascii="Calibri" w:eastAsia="Times New Roman" w:hAnsi="Calibri" w:cs="Calibri"/>
                        <w:color w:val="000000"/>
                        <w:lang w:eastAsia="en-GB"/>
                      </w:rPr>
                      <w:delText>25.8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88" w:author="Jon Minton" w:date="2012-12-19T15:12:00Z"/>
                      <w:rFonts w:ascii="Calibri" w:eastAsia="Times New Roman" w:hAnsi="Calibri" w:cs="Calibri"/>
                      <w:color w:val="000000"/>
                      <w:lang w:eastAsia="en-GB"/>
                    </w:rPr>
                  </w:pPr>
                  <w:del w:id="1289" w:author="Jon Minton" w:date="2012-12-19T15:12:00Z">
                    <w:r w:rsidRPr="00BA0F69" w:rsidDel="00C07FB1">
                      <w:rPr>
                        <w:rFonts w:ascii="Calibri" w:eastAsia="Times New Roman" w:hAnsi="Calibri" w:cs="Calibri"/>
                        <w:color w:val="000000"/>
                        <w:lang w:eastAsia="en-GB"/>
                      </w:rPr>
                      <w:delText>23.8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90" w:author="Jon Minton" w:date="2012-12-19T15:12:00Z"/>
                      <w:rFonts w:ascii="Calibri" w:eastAsia="Times New Roman" w:hAnsi="Calibri" w:cs="Calibri"/>
                      <w:color w:val="000000"/>
                      <w:lang w:eastAsia="en-GB"/>
                    </w:rPr>
                  </w:pPr>
                  <w:del w:id="1291" w:author="Jon Minton" w:date="2012-12-19T15:12:00Z">
                    <w:r w:rsidRPr="00BA0F69" w:rsidDel="00C07FB1">
                      <w:rPr>
                        <w:rFonts w:ascii="Calibri" w:eastAsia="Times New Roman" w:hAnsi="Calibri" w:cs="Calibri"/>
                        <w:color w:val="000000"/>
                        <w:lang w:eastAsia="en-GB"/>
                      </w:rPr>
                      <w:delText>20.7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292" w:author="Jon Minton" w:date="2012-12-19T15:12:00Z"/>
                      <w:rFonts w:ascii="Calibri" w:eastAsia="Times New Roman" w:hAnsi="Calibri" w:cs="Calibri"/>
                      <w:color w:val="000000"/>
                      <w:lang w:eastAsia="en-GB"/>
                    </w:rPr>
                  </w:pPr>
                  <w:del w:id="1293" w:author="Jon Minton" w:date="2012-12-19T15:12:00Z">
                    <w:r w:rsidRPr="00BA0F69" w:rsidDel="00C07FB1">
                      <w:rPr>
                        <w:rFonts w:ascii="Calibri" w:eastAsia="Times New Roman" w:hAnsi="Calibri" w:cs="Calibri"/>
                        <w:color w:val="000000"/>
                        <w:lang w:eastAsia="en-GB"/>
                      </w:rPr>
                      <w:delText>15.5</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294" w:author="Jon Minton" w:date="2012-12-19T15:12:00Z"/>
                      <w:rFonts w:ascii="Calibri" w:eastAsia="Times New Roman" w:hAnsi="Calibri" w:cs="Calibri"/>
                      <w:color w:val="000000"/>
                      <w:lang w:eastAsia="en-GB"/>
                    </w:rPr>
                  </w:pPr>
                  <w:del w:id="1295" w:author="Jon Minton" w:date="2012-12-19T15:12:00Z">
                    <w:r w:rsidRPr="00BA0F69" w:rsidDel="00C07FB1">
                      <w:rPr>
                        <w:rFonts w:ascii="Calibri" w:eastAsia="Times New Roman" w:hAnsi="Calibri" w:cs="Calibri"/>
                        <w:color w:val="000000"/>
                        <w:lang w:eastAsia="en-GB"/>
                      </w:rPr>
                      <w:delText>4.6</w:delText>
                    </w:r>
                  </w:del>
                </w:p>
              </w:tc>
            </w:tr>
            <w:tr w:rsidR="006E20FD" w:rsidRPr="00BA0F69" w:rsidDel="00C07FB1" w:rsidTr="006E20FD">
              <w:trPr>
                <w:trHeight w:val="300"/>
                <w:del w:id="1296"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297"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298" w:author="Jon Minton" w:date="2012-12-19T15:12:00Z"/>
                      <w:rFonts w:ascii="Calibri" w:eastAsia="Times New Roman" w:hAnsi="Calibri" w:cs="Calibri"/>
                      <w:b/>
                      <w:bCs/>
                      <w:color w:val="000000"/>
                      <w:lang w:eastAsia="en-GB"/>
                    </w:rPr>
                  </w:pPr>
                  <w:del w:id="1299" w:author="Jon Minton" w:date="2012-12-19T15:12:00Z">
                    <w:r w:rsidRPr="00BA0F69" w:rsidDel="00C07FB1">
                      <w:rPr>
                        <w:rFonts w:ascii="Calibri" w:eastAsia="Times New Roman" w:hAnsi="Calibri" w:cs="Calibri"/>
                        <w:b/>
                        <w:bCs/>
                        <w:color w:val="000000"/>
                        <w:lang w:eastAsia="en-GB"/>
                      </w:rPr>
                      <w:delText>0.2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00" w:author="Jon Minton" w:date="2012-12-19T15:12:00Z"/>
                      <w:rFonts w:ascii="Calibri" w:eastAsia="Times New Roman" w:hAnsi="Calibri" w:cs="Calibri"/>
                      <w:color w:val="000000"/>
                      <w:lang w:eastAsia="en-GB"/>
                    </w:rPr>
                  </w:pPr>
                  <w:del w:id="1301" w:author="Jon Minton" w:date="2012-12-19T15:12:00Z">
                    <w:r w:rsidRPr="00BA0F69" w:rsidDel="00C07FB1">
                      <w:rPr>
                        <w:rFonts w:ascii="Calibri" w:eastAsia="Times New Roman" w:hAnsi="Calibri" w:cs="Calibri"/>
                        <w:color w:val="000000"/>
                        <w:lang w:eastAsia="en-GB"/>
                      </w:rPr>
                      <w:delText>26.7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02" w:author="Jon Minton" w:date="2012-12-19T15:12:00Z"/>
                      <w:rFonts w:ascii="Calibri" w:eastAsia="Times New Roman" w:hAnsi="Calibri" w:cs="Calibri"/>
                      <w:color w:val="000000"/>
                      <w:lang w:eastAsia="en-GB"/>
                    </w:rPr>
                  </w:pPr>
                  <w:del w:id="1303" w:author="Jon Minton" w:date="2012-12-19T15:12:00Z">
                    <w:r w:rsidRPr="00BA0F69" w:rsidDel="00C07FB1">
                      <w:rPr>
                        <w:rFonts w:ascii="Calibri" w:eastAsia="Times New Roman" w:hAnsi="Calibri" w:cs="Calibri"/>
                        <w:color w:val="000000"/>
                        <w:lang w:eastAsia="en-GB"/>
                      </w:rPr>
                      <w:delText>26.0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04" w:author="Jon Minton" w:date="2012-12-19T15:12:00Z"/>
                      <w:rFonts w:ascii="Calibri" w:eastAsia="Times New Roman" w:hAnsi="Calibri" w:cs="Calibri"/>
                      <w:color w:val="000000"/>
                      <w:lang w:eastAsia="en-GB"/>
                    </w:rPr>
                  </w:pPr>
                  <w:del w:id="1305" w:author="Jon Minton" w:date="2012-12-19T15:12:00Z">
                    <w:r w:rsidRPr="00BA0F69" w:rsidDel="00C07FB1">
                      <w:rPr>
                        <w:rFonts w:ascii="Calibri" w:eastAsia="Times New Roman" w:hAnsi="Calibri" w:cs="Calibri"/>
                        <w:color w:val="000000"/>
                        <w:lang w:eastAsia="en-GB"/>
                      </w:rPr>
                      <w:delText>25.2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06" w:author="Jon Minton" w:date="2012-12-19T15:12:00Z"/>
                      <w:rFonts w:ascii="Calibri" w:eastAsia="Times New Roman" w:hAnsi="Calibri" w:cs="Calibri"/>
                      <w:color w:val="000000"/>
                      <w:lang w:eastAsia="en-GB"/>
                    </w:rPr>
                  </w:pPr>
                  <w:del w:id="1307" w:author="Jon Minton" w:date="2012-12-19T15:12:00Z">
                    <w:r w:rsidRPr="00BA0F69" w:rsidDel="00C07FB1">
                      <w:rPr>
                        <w:rFonts w:ascii="Calibri" w:eastAsia="Times New Roman" w:hAnsi="Calibri" w:cs="Calibri"/>
                        <w:color w:val="000000"/>
                        <w:lang w:eastAsia="en-GB"/>
                      </w:rPr>
                      <w:delText>24.3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08" w:author="Jon Minton" w:date="2012-12-19T15:12:00Z"/>
                      <w:rFonts w:ascii="Calibri" w:eastAsia="Times New Roman" w:hAnsi="Calibri" w:cs="Calibri"/>
                      <w:color w:val="000000"/>
                      <w:lang w:eastAsia="en-GB"/>
                    </w:rPr>
                  </w:pPr>
                  <w:del w:id="1309" w:author="Jon Minton" w:date="2012-12-19T15:12:00Z">
                    <w:r w:rsidRPr="00BA0F69" w:rsidDel="00C07FB1">
                      <w:rPr>
                        <w:rFonts w:ascii="Calibri" w:eastAsia="Times New Roman" w:hAnsi="Calibri" w:cs="Calibri"/>
                        <w:color w:val="000000"/>
                        <w:lang w:eastAsia="en-GB"/>
                      </w:rPr>
                      <w:delText>23.1</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10" w:author="Jon Minton" w:date="2012-12-19T15:12:00Z"/>
                      <w:rFonts w:ascii="Calibri" w:eastAsia="Times New Roman" w:hAnsi="Calibri" w:cs="Calibri"/>
                      <w:color w:val="000000"/>
                      <w:lang w:eastAsia="en-GB"/>
                    </w:rPr>
                  </w:pPr>
                  <w:del w:id="1311" w:author="Jon Minton" w:date="2012-12-19T15:12:00Z">
                    <w:r w:rsidRPr="00BA0F69" w:rsidDel="00C07FB1">
                      <w:rPr>
                        <w:rFonts w:ascii="Calibri" w:eastAsia="Times New Roman" w:hAnsi="Calibri" w:cs="Calibri"/>
                        <w:color w:val="000000"/>
                        <w:lang w:eastAsia="en-GB"/>
                      </w:rPr>
                      <w:delText>21.6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12" w:author="Jon Minton" w:date="2012-12-19T15:12:00Z"/>
                      <w:rFonts w:ascii="Calibri" w:eastAsia="Times New Roman" w:hAnsi="Calibri" w:cs="Calibri"/>
                      <w:color w:val="000000"/>
                      <w:lang w:eastAsia="en-GB"/>
                    </w:rPr>
                  </w:pPr>
                  <w:del w:id="1313" w:author="Jon Minton" w:date="2012-12-19T15:12:00Z">
                    <w:r w:rsidRPr="00BA0F69" w:rsidDel="00C07FB1">
                      <w:rPr>
                        <w:rFonts w:ascii="Calibri" w:eastAsia="Times New Roman" w:hAnsi="Calibri" w:cs="Calibri"/>
                        <w:color w:val="000000"/>
                        <w:lang w:eastAsia="en-GB"/>
                      </w:rPr>
                      <w:delText>19.8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14" w:author="Jon Minton" w:date="2012-12-19T15:12:00Z"/>
                      <w:rFonts w:ascii="Calibri" w:eastAsia="Times New Roman" w:hAnsi="Calibri" w:cs="Calibri"/>
                      <w:color w:val="000000"/>
                      <w:lang w:eastAsia="en-GB"/>
                    </w:rPr>
                  </w:pPr>
                  <w:del w:id="1315" w:author="Jon Minton" w:date="2012-12-19T15:12:00Z">
                    <w:r w:rsidRPr="00BA0F69" w:rsidDel="00C07FB1">
                      <w:rPr>
                        <w:rFonts w:ascii="Calibri" w:eastAsia="Times New Roman" w:hAnsi="Calibri" w:cs="Calibri"/>
                        <w:color w:val="000000"/>
                        <w:lang w:eastAsia="en-GB"/>
                      </w:rPr>
                      <w:delText>17.5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16" w:author="Jon Minton" w:date="2012-12-19T15:12:00Z"/>
                      <w:rFonts w:ascii="Calibri" w:eastAsia="Times New Roman" w:hAnsi="Calibri" w:cs="Calibri"/>
                      <w:color w:val="000000"/>
                      <w:lang w:eastAsia="en-GB"/>
                    </w:rPr>
                  </w:pPr>
                  <w:del w:id="1317" w:author="Jon Minton" w:date="2012-12-19T15:12:00Z">
                    <w:r w:rsidRPr="00BA0F69" w:rsidDel="00C07FB1">
                      <w:rPr>
                        <w:rFonts w:ascii="Calibri" w:eastAsia="Times New Roman" w:hAnsi="Calibri" w:cs="Calibri"/>
                        <w:color w:val="000000"/>
                        <w:lang w:eastAsia="en-GB"/>
                      </w:rPr>
                      <w:delText>14.3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18" w:author="Jon Minton" w:date="2012-12-19T15:12:00Z"/>
                      <w:rFonts w:ascii="Calibri" w:eastAsia="Times New Roman" w:hAnsi="Calibri" w:cs="Calibri"/>
                      <w:color w:val="000000"/>
                      <w:lang w:eastAsia="en-GB"/>
                    </w:rPr>
                  </w:pPr>
                  <w:del w:id="1319" w:author="Jon Minton" w:date="2012-12-19T15:12:00Z">
                    <w:r w:rsidRPr="00BA0F69" w:rsidDel="00C07FB1">
                      <w:rPr>
                        <w:rFonts w:ascii="Calibri" w:eastAsia="Times New Roman" w:hAnsi="Calibri" w:cs="Calibri"/>
                        <w:color w:val="000000"/>
                        <w:lang w:eastAsia="en-GB"/>
                      </w:rPr>
                      <w:delText>9.8</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20" w:author="Jon Minton" w:date="2012-12-19T15:12:00Z"/>
                      <w:rFonts w:ascii="Calibri" w:eastAsia="Times New Roman" w:hAnsi="Calibri" w:cs="Calibri"/>
                      <w:color w:val="000000"/>
                      <w:lang w:eastAsia="en-GB"/>
                    </w:rPr>
                  </w:pPr>
                  <w:del w:id="1321" w:author="Jon Minton" w:date="2012-12-19T15:12:00Z">
                    <w:r w:rsidRPr="00BA0F69" w:rsidDel="00C07FB1">
                      <w:rPr>
                        <w:rFonts w:ascii="Calibri" w:eastAsia="Times New Roman" w:hAnsi="Calibri" w:cs="Calibri"/>
                        <w:color w:val="000000"/>
                        <w:lang w:eastAsia="en-GB"/>
                      </w:rPr>
                      <w:delText>2.8</w:delText>
                    </w:r>
                  </w:del>
                </w:p>
              </w:tc>
            </w:tr>
            <w:tr w:rsidR="006E20FD" w:rsidRPr="00BA0F69" w:rsidDel="00C07FB1" w:rsidTr="006E20FD">
              <w:trPr>
                <w:trHeight w:val="300"/>
                <w:del w:id="1322"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323"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24" w:author="Jon Minton" w:date="2012-12-19T15:12:00Z"/>
                      <w:rFonts w:ascii="Calibri" w:eastAsia="Times New Roman" w:hAnsi="Calibri" w:cs="Calibri"/>
                      <w:b/>
                      <w:bCs/>
                      <w:color w:val="000000"/>
                      <w:lang w:eastAsia="en-GB"/>
                    </w:rPr>
                  </w:pPr>
                  <w:del w:id="1325" w:author="Jon Minton" w:date="2012-12-19T15:12:00Z">
                    <w:r w:rsidRPr="00BA0F69" w:rsidDel="00C07FB1">
                      <w:rPr>
                        <w:rFonts w:ascii="Calibri" w:eastAsia="Times New Roman" w:hAnsi="Calibri" w:cs="Calibri"/>
                        <w:b/>
                        <w:bCs/>
                        <w:color w:val="000000"/>
                        <w:lang w:eastAsia="en-GB"/>
                      </w:rPr>
                      <w:delText>0.3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26" w:author="Jon Minton" w:date="2012-12-19T15:12:00Z"/>
                      <w:rFonts w:ascii="Calibri" w:eastAsia="Times New Roman" w:hAnsi="Calibri" w:cs="Calibri"/>
                      <w:color w:val="000000"/>
                      <w:lang w:eastAsia="en-GB"/>
                    </w:rPr>
                  </w:pPr>
                  <w:del w:id="1327" w:author="Jon Minton" w:date="2012-12-19T15:12:00Z">
                    <w:r w:rsidRPr="00BA0F69" w:rsidDel="00C07FB1">
                      <w:rPr>
                        <w:rFonts w:ascii="Calibri" w:eastAsia="Times New Roman" w:hAnsi="Calibri" w:cs="Calibri"/>
                        <w:color w:val="000000"/>
                        <w:lang w:eastAsia="en-GB"/>
                      </w:rPr>
                      <w:delText>23.7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28" w:author="Jon Minton" w:date="2012-12-19T15:12:00Z"/>
                      <w:rFonts w:ascii="Calibri" w:eastAsia="Times New Roman" w:hAnsi="Calibri" w:cs="Calibri"/>
                      <w:color w:val="000000"/>
                      <w:lang w:eastAsia="en-GB"/>
                    </w:rPr>
                  </w:pPr>
                  <w:del w:id="1329" w:author="Jon Minton" w:date="2012-12-19T15:12:00Z">
                    <w:r w:rsidRPr="00BA0F69" w:rsidDel="00C07FB1">
                      <w:rPr>
                        <w:rFonts w:ascii="Calibri" w:eastAsia="Times New Roman" w:hAnsi="Calibri" w:cs="Calibri"/>
                        <w:color w:val="000000"/>
                        <w:lang w:eastAsia="en-GB"/>
                      </w:rPr>
                      <w:delText>22.9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30" w:author="Jon Minton" w:date="2012-12-19T15:12:00Z"/>
                      <w:rFonts w:ascii="Calibri" w:eastAsia="Times New Roman" w:hAnsi="Calibri" w:cs="Calibri"/>
                      <w:color w:val="000000"/>
                      <w:lang w:eastAsia="en-GB"/>
                    </w:rPr>
                  </w:pPr>
                  <w:del w:id="1331" w:author="Jon Minton" w:date="2012-12-19T15:12:00Z">
                    <w:r w:rsidRPr="00BA0F69" w:rsidDel="00C07FB1">
                      <w:rPr>
                        <w:rFonts w:ascii="Calibri" w:eastAsia="Times New Roman" w:hAnsi="Calibri" w:cs="Calibri"/>
                        <w:color w:val="000000"/>
                        <w:lang w:eastAsia="en-GB"/>
                      </w:rPr>
                      <w:delText>21.9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32" w:author="Jon Minton" w:date="2012-12-19T15:12:00Z"/>
                      <w:rFonts w:ascii="Calibri" w:eastAsia="Times New Roman" w:hAnsi="Calibri" w:cs="Calibri"/>
                      <w:color w:val="000000"/>
                      <w:lang w:eastAsia="en-GB"/>
                    </w:rPr>
                  </w:pPr>
                  <w:del w:id="1333" w:author="Jon Minton" w:date="2012-12-19T15:12:00Z">
                    <w:r w:rsidRPr="00BA0F69" w:rsidDel="00C07FB1">
                      <w:rPr>
                        <w:rFonts w:ascii="Calibri" w:eastAsia="Times New Roman" w:hAnsi="Calibri" w:cs="Calibri"/>
                        <w:color w:val="000000"/>
                        <w:lang w:eastAsia="en-GB"/>
                      </w:rPr>
                      <w:delText>20.8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34" w:author="Jon Minton" w:date="2012-12-19T15:12:00Z"/>
                      <w:rFonts w:ascii="Calibri" w:eastAsia="Times New Roman" w:hAnsi="Calibri" w:cs="Calibri"/>
                      <w:color w:val="000000"/>
                      <w:lang w:eastAsia="en-GB"/>
                    </w:rPr>
                  </w:pPr>
                  <w:del w:id="1335" w:author="Jon Minton" w:date="2012-12-19T15:12:00Z">
                    <w:r w:rsidRPr="00BA0F69" w:rsidDel="00C07FB1">
                      <w:rPr>
                        <w:rFonts w:ascii="Calibri" w:eastAsia="Times New Roman" w:hAnsi="Calibri" w:cs="Calibri"/>
                        <w:color w:val="000000"/>
                        <w:lang w:eastAsia="en-GB"/>
                      </w:rPr>
                      <w:delText>19.5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36" w:author="Jon Minton" w:date="2012-12-19T15:12:00Z"/>
                      <w:rFonts w:ascii="Calibri" w:eastAsia="Times New Roman" w:hAnsi="Calibri" w:cs="Calibri"/>
                      <w:color w:val="000000"/>
                      <w:lang w:eastAsia="en-GB"/>
                    </w:rPr>
                  </w:pPr>
                  <w:del w:id="1337" w:author="Jon Minton" w:date="2012-12-19T15:12:00Z">
                    <w:r w:rsidRPr="00BA0F69" w:rsidDel="00C07FB1">
                      <w:rPr>
                        <w:rFonts w:ascii="Calibri" w:eastAsia="Times New Roman" w:hAnsi="Calibri" w:cs="Calibri"/>
                        <w:color w:val="000000"/>
                        <w:lang w:eastAsia="en-GB"/>
                      </w:rPr>
                      <w:delText>18.0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38" w:author="Jon Minton" w:date="2012-12-19T15:12:00Z"/>
                      <w:rFonts w:ascii="Calibri" w:eastAsia="Times New Roman" w:hAnsi="Calibri" w:cs="Calibri"/>
                      <w:color w:val="000000"/>
                      <w:lang w:eastAsia="en-GB"/>
                    </w:rPr>
                  </w:pPr>
                  <w:del w:id="1339" w:author="Jon Minton" w:date="2012-12-19T15:12:00Z">
                    <w:r w:rsidRPr="00BA0F69" w:rsidDel="00C07FB1">
                      <w:rPr>
                        <w:rFonts w:ascii="Calibri" w:eastAsia="Times New Roman" w:hAnsi="Calibri" w:cs="Calibri"/>
                        <w:color w:val="000000"/>
                        <w:lang w:eastAsia="en-GB"/>
                      </w:rPr>
                      <w:delText>16.2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40" w:author="Jon Minton" w:date="2012-12-19T15:12:00Z"/>
                      <w:rFonts w:ascii="Calibri" w:eastAsia="Times New Roman" w:hAnsi="Calibri" w:cs="Calibri"/>
                      <w:color w:val="000000"/>
                      <w:lang w:eastAsia="en-GB"/>
                    </w:rPr>
                  </w:pPr>
                  <w:del w:id="1341" w:author="Jon Minton" w:date="2012-12-19T15:12:00Z">
                    <w:r w:rsidRPr="00BA0F69" w:rsidDel="00C07FB1">
                      <w:rPr>
                        <w:rFonts w:ascii="Calibri" w:eastAsia="Times New Roman" w:hAnsi="Calibri" w:cs="Calibri"/>
                        <w:color w:val="000000"/>
                        <w:lang w:eastAsia="en-GB"/>
                      </w:rPr>
                      <w:delText>13.9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42" w:author="Jon Minton" w:date="2012-12-19T15:12:00Z"/>
                      <w:rFonts w:ascii="Calibri" w:eastAsia="Times New Roman" w:hAnsi="Calibri" w:cs="Calibri"/>
                      <w:color w:val="000000"/>
                      <w:lang w:eastAsia="en-GB"/>
                    </w:rPr>
                  </w:pPr>
                  <w:del w:id="1343" w:author="Jon Minton" w:date="2012-12-19T15:12:00Z">
                    <w:r w:rsidRPr="00BA0F69" w:rsidDel="00C07FB1">
                      <w:rPr>
                        <w:rFonts w:ascii="Calibri" w:eastAsia="Times New Roman" w:hAnsi="Calibri" w:cs="Calibri"/>
                        <w:color w:val="000000"/>
                        <w:lang w:eastAsia="en-GB"/>
                      </w:rPr>
                      <w:delText>11.0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44" w:author="Jon Minton" w:date="2012-12-19T15:12:00Z"/>
                      <w:rFonts w:ascii="Calibri" w:eastAsia="Times New Roman" w:hAnsi="Calibri" w:cs="Calibri"/>
                      <w:color w:val="000000"/>
                      <w:lang w:eastAsia="en-GB"/>
                    </w:rPr>
                  </w:pPr>
                  <w:del w:id="1345" w:author="Jon Minton" w:date="2012-12-19T15:12:00Z">
                    <w:r w:rsidRPr="00BA0F69" w:rsidDel="00C07FB1">
                      <w:rPr>
                        <w:rFonts w:ascii="Calibri" w:eastAsia="Times New Roman" w:hAnsi="Calibri" w:cs="Calibri"/>
                        <w:color w:val="000000"/>
                        <w:lang w:eastAsia="en-GB"/>
                      </w:rPr>
                      <w:delText>7.3</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46" w:author="Jon Minton" w:date="2012-12-19T15:12:00Z"/>
                      <w:rFonts w:ascii="Calibri" w:eastAsia="Times New Roman" w:hAnsi="Calibri" w:cs="Calibri"/>
                      <w:color w:val="000000"/>
                      <w:lang w:eastAsia="en-GB"/>
                    </w:rPr>
                  </w:pPr>
                  <w:del w:id="1347" w:author="Jon Minton" w:date="2012-12-19T15:12:00Z">
                    <w:r w:rsidRPr="00BA0F69" w:rsidDel="00C07FB1">
                      <w:rPr>
                        <w:rFonts w:ascii="Calibri" w:eastAsia="Times New Roman" w:hAnsi="Calibri" w:cs="Calibri"/>
                        <w:color w:val="000000"/>
                        <w:lang w:eastAsia="en-GB"/>
                      </w:rPr>
                      <w:delText>2.2</w:delText>
                    </w:r>
                  </w:del>
                </w:p>
              </w:tc>
            </w:tr>
            <w:tr w:rsidR="006E20FD" w:rsidRPr="00BA0F69" w:rsidDel="00C07FB1" w:rsidTr="006E20FD">
              <w:trPr>
                <w:trHeight w:val="300"/>
                <w:del w:id="1348"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349"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50" w:author="Jon Minton" w:date="2012-12-19T15:12:00Z"/>
                      <w:rFonts w:ascii="Calibri" w:eastAsia="Times New Roman" w:hAnsi="Calibri" w:cs="Calibri"/>
                      <w:b/>
                      <w:bCs/>
                      <w:color w:val="000000"/>
                      <w:lang w:eastAsia="en-GB"/>
                    </w:rPr>
                  </w:pPr>
                  <w:del w:id="1351" w:author="Jon Minton" w:date="2012-12-19T15:12:00Z">
                    <w:r w:rsidRPr="00BA0F69" w:rsidDel="00C07FB1">
                      <w:rPr>
                        <w:rFonts w:ascii="Calibri" w:eastAsia="Times New Roman" w:hAnsi="Calibri" w:cs="Calibri"/>
                        <w:b/>
                        <w:bCs/>
                        <w:color w:val="000000"/>
                        <w:lang w:eastAsia="en-GB"/>
                      </w:rPr>
                      <w:delText>0.4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52" w:author="Jon Minton" w:date="2012-12-19T15:12:00Z"/>
                      <w:rFonts w:ascii="Calibri" w:eastAsia="Times New Roman" w:hAnsi="Calibri" w:cs="Calibri"/>
                      <w:color w:val="000000"/>
                      <w:lang w:eastAsia="en-GB"/>
                    </w:rPr>
                  </w:pPr>
                  <w:del w:id="1353" w:author="Jon Minton" w:date="2012-12-19T15:12:00Z">
                    <w:r w:rsidRPr="00BA0F69" w:rsidDel="00C07FB1">
                      <w:rPr>
                        <w:rFonts w:ascii="Calibri" w:eastAsia="Times New Roman" w:hAnsi="Calibri" w:cs="Calibri"/>
                        <w:color w:val="000000"/>
                        <w:lang w:eastAsia="en-GB"/>
                      </w:rPr>
                      <w:delText>21.3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54" w:author="Jon Minton" w:date="2012-12-19T15:12:00Z"/>
                      <w:rFonts w:ascii="Calibri" w:eastAsia="Times New Roman" w:hAnsi="Calibri" w:cs="Calibri"/>
                      <w:color w:val="000000"/>
                      <w:lang w:eastAsia="en-GB"/>
                    </w:rPr>
                  </w:pPr>
                  <w:del w:id="1355" w:author="Jon Minton" w:date="2012-12-19T15:12:00Z">
                    <w:r w:rsidRPr="00BA0F69" w:rsidDel="00C07FB1">
                      <w:rPr>
                        <w:rFonts w:ascii="Calibri" w:eastAsia="Times New Roman" w:hAnsi="Calibri" w:cs="Calibri"/>
                        <w:color w:val="000000"/>
                        <w:lang w:eastAsia="en-GB"/>
                      </w:rPr>
                      <w:delText>20.4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56" w:author="Jon Minton" w:date="2012-12-19T15:12:00Z"/>
                      <w:rFonts w:ascii="Calibri" w:eastAsia="Times New Roman" w:hAnsi="Calibri" w:cs="Calibri"/>
                      <w:color w:val="000000"/>
                      <w:lang w:eastAsia="en-GB"/>
                    </w:rPr>
                  </w:pPr>
                  <w:del w:id="1357" w:author="Jon Minton" w:date="2012-12-19T15:12:00Z">
                    <w:r w:rsidRPr="00BA0F69" w:rsidDel="00C07FB1">
                      <w:rPr>
                        <w:rFonts w:ascii="Calibri" w:eastAsia="Times New Roman" w:hAnsi="Calibri" w:cs="Calibri"/>
                        <w:color w:val="000000"/>
                        <w:lang w:eastAsia="en-GB"/>
                      </w:rPr>
                      <w:delText>19.4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58" w:author="Jon Minton" w:date="2012-12-19T15:12:00Z"/>
                      <w:rFonts w:ascii="Calibri" w:eastAsia="Times New Roman" w:hAnsi="Calibri" w:cs="Calibri"/>
                      <w:color w:val="000000"/>
                      <w:lang w:eastAsia="en-GB"/>
                    </w:rPr>
                  </w:pPr>
                  <w:del w:id="1359" w:author="Jon Minton" w:date="2012-12-19T15:12:00Z">
                    <w:r w:rsidRPr="00BA0F69" w:rsidDel="00C07FB1">
                      <w:rPr>
                        <w:rFonts w:ascii="Calibri" w:eastAsia="Times New Roman" w:hAnsi="Calibri" w:cs="Calibri"/>
                        <w:color w:val="000000"/>
                        <w:lang w:eastAsia="en-GB"/>
                      </w:rPr>
                      <w:delText>18.3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60" w:author="Jon Minton" w:date="2012-12-19T15:12:00Z"/>
                      <w:rFonts w:ascii="Calibri" w:eastAsia="Times New Roman" w:hAnsi="Calibri" w:cs="Calibri"/>
                      <w:color w:val="000000"/>
                      <w:lang w:eastAsia="en-GB"/>
                    </w:rPr>
                  </w:pPr>
                  <w:del w:id="1361" w:author="Jon Minton" w:date="2012-12-19T15:12:00Z">
                    <w:r w:rsidRPr="00BA0F69" w:rsidDel="00C07FB1">
                      <w:rPr>
                        <w:rFonts w:ascii="Calibri" w:eastAsia="Times New Roman" w:hAnsi="Calibri" w:cs="Calibri"/>
                        <w:color w:val="000000"/>
                        <w:lang w:eastAsia="en-GB"/>
                      </w:rPr>
                      <w:delText>17.0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62" w:author="Jon Minton" w:date="2012-12-19T15:12:00Z"/>
                      <w:rFonts w:ascii="Calibri" w:eastAsia="Times New Roman" w:hAnsi="Calibri" w:cs="Calibri"/>
                      <w:color w:val="000000"/>
                      <w:lang w:eastAsia="en-GB"/>
                    </w:rPr>
                  </w:pPr>
                  <w:del w:id="1363" w:author="Jon Minton" w:date="2012-12-19T15:12:00Z">
                    <w:r w:rsidRPr="00BA0F69" w:rsidDel="00C07FB1">
                      <w:rPr>
                        <w:rFonts w:ascii="Calibri" w:eastAsia="Times New Roman" w:hAnsi="Calibri" w:cs="Calibri"/>
                        <w:color w:val="000000"/>
                        <w:lang w:eastAsia="en-GB"/>
                      </w:rPr>
                      <w:delText>15.5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64" w:author="Jon Minton" w:date="2012-12-19T15:12:00Z"/>
                      <w:rFonts w:ascii="Calibri" w:eastAsia="Times New Roman" w:hAnsi="Calibri" w:cs="Calibri"/>
                      <w:color w:val="000000"/>
                      <w:lang w:eastAsia="en-GB"/>
                    </w:rPr>
                  </w:pPr>
                  <w:del w:id="1365" w:author="Jon Minton" w:date="2012-12-19T15:12:00Z">
                    <w:r w:rsidRPr="00BA0F69" w:rsidDel="00C07FB1">
                      <w:rPr>
                        <w:rFonts w:ascii="Calibri" w:eastAsia="Times New Roman" w:hAnsi="Calibri" w:cs="Calibri"/>
                        <w:color w:val="000000"/>
                        <w:lang w:eastAsia="en-GB"/>
                      </w:rPr>
                      <w:delText>13.7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66" w:author="Jon Minton" w:date="2012-12-19T15:12:00Z"/>
                      <w:rFonts w:ascii="Calibri" w:eastAsia="Times New Roman" w:hAnsi="Calibri" w:cs="Calibri"/>
                      <w:color w:val="000000"/>
                      <w:lang w:eastAsia="en-GB"/>
                    </w:rPr>
                  </w:pPr>
                  <w:del w:id="1367" w:author="Jon Minton" w:date="2012-12-19T15:12:00Z">
                    <w:r w:rsidRPr="00BA0F69" w:rsidDel="00C07FB1">
                      <w:rPr>
                        <w:rFonts w:ascii="Calibri" w:eastAsia="Times New Roman" w:hAnsi="Calibri" w:cs="Calibri"/>
                        <w:color w:val="000000"/>
                        <w:lang w:eastAsia="en-GB"/>
                      </w:rPr>
                      <w:delText>11.6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68" w:author="Jon Minton" w:date="2012-12-19T15:12:00Z"/>
                      <w:rFonts w:ascii="Calibri" w:eastAsia="Times New Roman" w:hAnsi="Calibri" w:cs="Calibri"/>
                      <w:color w:val="000000"/>
                      <w:lang w:eastAsia="en-GB"/>
                    </w:rPr>
                  </w:pPr>
                  <w:del w:id="1369" w:author="Jon Minton" w:date="2012-12-19T15:12:00Z">
                    <w:r w:rsidRPr="00BA0F69" w:rsidDel="00C07FB1">
                      <w:rPr>
                        <w:rFonts w:ascii="Calibri" w:eastAsia="Times New Roman" w:hAnsi="Calibri" w:cs="Calibri"/>
                        <w:color w:val="000000"/>
                        <w:lang w:eastAsia="en-GB"/>
                      </w:rPr>
                      <w:delText>9.0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70" w:author="Jon Minton" w:date="2012-12-19T15:12:00Z"/>
                      <w:rFonts w:ascii="Calibri" w:eastAsia="Times New Roman" w:hAnsi="Calibri" w:cs="Calibri"/>
                      <w:color w:val="000000"/>
                      <w:lang w:eastAsia="en-GB"/>
                    </w:rPr>
                  </w:pPr>
                  <w:del w:id="1371" w:author="Jon Minton" w:date="2012-12-19T15:12:00Z">
                    <w:r w:rsidRPr="00BA0F69" w:rsidDel="00C07FB1">
                      <w:rPr>
                        <w:rFonts w:ascii="Calibri" w:eastAsia="Times New Roman" w:hAnsi="Calibri" w:cs="Calibri"/>
                        <w:color w:val="000000"/>
                        <w:lang w:eastAsia="en-GB"/>
                      </w:rPr>
                      <w:delText>5.9</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72" w:author="Jon Minton" w:date="2012-12-19T15:12:00Z"/>
                      <w:rFonts w:ascii="Calibri" w:eastAsia="Times New Roman" w:hAnsi="Calibri" w:cs="Calibri"/>
                      <w:color w:val="000000"/>
                      <w:lang w:eastAsia="en-GB"/>
                    </w:rPr>
                  </w:pPr>
                  <w:del w:id="1373" w:author="Jon Minton" w:date="2012-12-19T15:12:00Z">
                    <w:r w:rsidRPr="00BA0F69" w:rsidDel="00C07FB1">
                      <w:rPr>
                        <w:rFonts w:ascii="Calibri" w:eastAsia="Times New Roman" w:hAnsi="Calibri" w:cs="Calibri"/>
                        <w:color w:val="000000"/>
                        <w:lang w:eastAsia="en-GB"/>
                      </w:rPr>
                      <w:delText>1.9</w:delText>
                    </w:r>
                  </w:del>
                </w:p>
              </w:tc>
            </w:tr>
            <w:tr w:rsidR="006E20FD" w:rsidRPr="00BA0F69" w:rsidDel="00C07FB1" w:rsidTr="006E20FD">
              <w:trPr>
                <w:trHeight w:val="300"/>
                <w:del w:id="1374"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375"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76" w:author="Jon Minton" w:date="2012-12-19T15:12:00Z"/>
                      <w:rFonts w:ascii="Calibri" w:eastAsia="Times New Roman" w:hAnsi="Calibri" w:cs="Calibri"/>
                      <w:b/>
                      <w:bCs/>
                      <w:color w:val="000000"/>
                      <w:lang w:eastAsia="en-GB"/>
                    </w:rPr>
                  </w:pPr>
                  <w:del w:id="1377" w:author="Jon Minton" w:date="2012-12-19T15:12:00Z">
                    <w:r w:rsidRPr="00BA0F69" w:rsidDel="00C07FB1">
                      <w:rPr>
                        <w:rFonts w:ascii="Calibri" w:eastAsia="Times New Roman" w:hAnsi="Calibri" w:cs="Calibri"/>
                        <w:b/>
                        <w:bCs/>
                        <w:color w:val="000000"/>
                        <w:lang w:eastAsia="en-GB"/>
                      </w:rPr>
                      <w:delText>0.5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78" w:author="Jon Minton" w:date="2012-12-19T15:12:00Z"/>
                      <w:rFonts w:ascii="Calibri" w:eastAsia="Times New Roman" w:hAnsi="Calibri" w:cs="Calibri"/>
                      <w:color w:val="000000"/>
                      <w:lang w:eastAsia="en-GB"/>
                    </w:rPr>
                  </w:pPr>
                  <w:del w:id="1379" w:author="Jon Minton" w:date="2012-12-19T15:12:00Z">
                    <w:r w:rsidRPr="00BA0F69" w:rsidDel="00C07FB1">
                      <w:rPr>
                        <w:rFonts w:ascii="Calibri" w:eastAsia="Times New Roman" w:hAnsi="Calibri" w:cs="Calibri"/>
                        <w:color w:val="000000"/>
                        <w:lang w:eastAsia="en-GB"/>
                      </w:rPr>
                      <w:delText>19.3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80" w:author="Jon Minton" w:date="2012-12-19T15:12:00Z"/>
                      <w:rFonts w:ascii="Calibri" w:eastAsia="Times New Roman" w:hAnsi="Calibri" w:cs="Calibri"/>
                      <w:color w:val="000000"/>
                      <w:lang w:eastAsia="en-GB"/>
                    </w:rPr>
                  </w:pPr>
                  <w:del w:id="1381" w:author="Jon Minton" w:date="2012-12-19T15:12:00Z">
                    <w:r w:rsidRPr="00BA0F69" w:rsidDel="00C07FB1">
                      <w:rPr>
                        <w:rFonts w:ascii="Calibri" w:eastAsia="Times New Roman" w:hAnsi="Calibri" w:cs="Calibri"/>
                        <w:color w:val="000000"/>
                        <w:lang w:eastAsia="en-GB"/>
                      </w:rPr>
                      <w:delText>18.4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82" w:author="Jon Minton" w:date="2012-12-19T15:12:00Z"/>
                      <w:rFonts w:ascii="Calibri" w:eastAsia="Times New Roman" w:hAnsi="Calibri" w:cs="Calibri"/>
                      <w:color w:val="000000"/>
                      <w:lang w:eastAsia="en-GB"/>
                    </w:rPr>
                  </w:pPr>
                  <w:del w:id="1383" w:author="Jon Minton" w:date="2012-12-19T15:12:00Z">
                    <w:r w:rsidRPr="00BA0F69" w:rsidDel="00C07FB1">
                      <w:rPr>
                        <w:rFonts w:ascii="Calibri" w:eastAsia="Times New Roman" w:hAnsi="Calibri" w:cs="Calibri"/>
                        <w:color w:val="000000"/>
                        <w:lang w:eastAsia="en-GB"/>
                      </w:rPr>
                      <w:delText>17.4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84" w:author="Jon Minton" w:date="2012-12-19T15:12:00Z"/>
                      <w:rFonts w:ascii="Calibri" w:eastAsia="Times New Roman" w:hAnsi="Calibri" w:cs="Calibri"/>
                      <w:color w:val="000000"/>
                      <w:lang w:eastAsia="en-GB"/>
                    </w:rPr>
                  </w:pPr>
                  <w:del w:id="1385" w:author="Jon Minton" w:date="2012-12-19T15:12:00Z">
                    <w:r w:rsidRPr="00BA0F69" w:rsidDel="00C07FB1">
                      <w:rPr>
                        <w:rFonts w:ascii="Calibri" w:eastAsia="Times New Roman" w:hAnsi="Calibri" w:cs="Calibri"/>
                        <w:color w:val="000000"/>
                        <w:lang w:eastAsia="en-GB"/>
                      </w:rPr>
                      <w:delText>16.3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86" w:author="Jon Minton" w:date="2012-12-19T15:12:00Z"/>
                      <w:rFonts w:ascii="Calibri" w:eastAsia="Times New Roman" w:hAnsi="Calibri" w:cs="Calibri"/>
                      <w:color w:val="000000"/>
                      <w:lang w:eastAsia="en-GB"/>
                    </w:rPr>
                  </w:pPr>
                  <w:del w:id="1387" w:author="Jon Minton" w:date="2012-12-19T15:12:00Z">
                    <w:r w:rsidRPr="00BA0F69" w:rsidDel="00C07FB1">
                      <w:rPr>
                        <w:rFonts w:ascii="Calibri" w:eastAsia="Times New Roman" w:hAnsi="Calibri" w:cs="Calibri"/>
                        <w:color w:val="000000"/>
                        <w:lang w:eastAsia="en-GB"/>
                      </w:rPr>
                      <w:delText>15.0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88" w:author="Jon Minton" w:date="2012-12-19T15:12:00Z"/>
                      <w:rFonts w:ascii="Calibri" w:eastAsia="Times New Roman" w:hAnsi="Calibri" w:cs="Calibri"/>
                      <w:color w:val="000000"/>
                      <w:lang w:eastAsia="en-GB"/>
                    </w:rPr>
                  </w:pPr>
                  <w:del w:id="1389" w:author="Jon Minton" w:date="2012-12-19T15:12:00Z">
                    <w:r w:rsidRPr="00BA0F69" w:rsidDel="00C07FB1">
                      <w:rPr>
                        <w:rFonts w:ascii="Calibri" w:eastAsia="Times New Roman" w:hAnsi="Calibri" w:cs="Calibri"/>
                        <w:color w:val="000000"/>
                        <w:lang w:eastAsia="en-GB"/>
                      </w:rPr>
                      <w:delText>13.6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90" w:author="Jon Minton" w:date="2012-12-19T15:12:00Z"/>
                      <w:rFonts w:ascii="Calibri" w:eastAsia="Times New Roman" w:hAnsi="Calibri" w:cs="Calibri"/>
                      <w:color w:val="000000"/>
                      <w:lang w:eastAsia="en-GB"/>
                    </w:rPr>
                  </w:pPr>
                  <w:del w:id="1391" w:author="Jon Minton" w:date="2012-12-19T15:12:00Z">
                    <w:r w:rsidRPr="00BA0F69" w:rsidDel="00C07FB1">
                      <w:rPr>
                        <w:rFonts w:ascii="Calibri" w:eastAsia="Times New Roman" w:hAnsi="Calibri" w:cs="Calibri"/>
                        <w:color w:val="000000"/>
                        <w:lang w:eastAsia="en-GB"/>
                      </w:rPr>
                      <w:delText>11.9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92" w:author="Jon Minton" w:date="2012-12-19T15:12:00Z"/>
                      <w:rFonts w:ascii="Calibri" w:eastAsia="Times New Roman" w:hAnsi="Calibri" w:cs="Calibri"/>
                      <w:color w:val="000000"/>
                      <w:lang w:eastAsia="en-GB"/>
                    </w:rPr>
                  </w:pPr>
                  <w:del w:id="1393" w:author="Jon Minton" w:date="2012-12-19T15:12:00Z">
                    <w:r w:rsidRPr="00BA0F69" w:rsidDel="00C07FB1">
                      <w:rPr>
                        <w:rFonts w:ascii="Calibri" w:eastAsia="Times New Roman" w:hAnsi="Calibri" w:cs="Calibri"/>
                        <w:color w:val="000000"/>
                        <w:lang w:eastAsia="en-GB"/>
                      </w:rPr>
                      <w:delText>10.0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94" w:author="Jon Minton" w:date="2012-12-19T15:12:00Z"/>
                      <w:rFonts w:ascii="Calibri" w:eastAsia="Times New Roman" w:hAnsi="Calibri" w:cs="Calibri"/>
                      <w:color w:val="000000"/>
                      <w:lang w:eastAsia="en-GB"/>
                    </w:rPr>
                  </w:pPr>
                  <w:del w:id="1395" w:author="Jon Minton" w:date="2012-12-19T15:12:00Z">
                    <w:r w:rsidRPr="00BA0F69" w:rsidDel="00C07FB1">
                      <w:rPr>
                        <w:rFonts w:ascii="Calibri" w:eastAsia="Times New Roman" w:hAnsi="Calibri" w:cs="Calibri"/>
                        <w:color w:val="000000"/>
                        <w:lang w:eastAsia="en-GB"/>
                      </w:rPr>
                      <w:delText>7.7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396" w:author="Jon Minton" w:date="2012-12-19T15:12:00Z"/>
                      <w:rFonts w:ascii="Calibri" w:eastAsia="Times New Roman" w:hAnsi="Calibri" w:cs="Calibri"/>
                      <w:color w:val="000000"/>
                      <w:lang w:eastAsia="en-GB"/>
                    </w:rPr>
                  </w:pPr>
                  <w:del w:id="1397" w:author="Jon Minton" w:date="2012-12-19T15:12:00Z">
                    <w:r w:rsidRPr="00BA0F69" w:rsidDel="00C07FB1">
                      <w:rPr>
                        <w:rFonts w:ascii="Calibri" w:eastAsia="Times New Roman" w:hAnsi="Calibri" w:cs="Calibri"/>
                        <w:color w:val="000000"/>
                        <w:lang w:eastAsia="en-GB"/>
                      </w:rPr>
                      <w:delText>5.0</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398" w:author="Jon Minton" w:date="2012-12-19T15:12:00Z"/>
                      <w:rFonts w:ascii="Calibri" w:eastAsia="Times New Roman" w:hAnsi="Calibri" w:cs="Calibri"/>
                      <w:color w:val="000000"/>
                      <w:lang w:eastAsia="en-GB"/>
                    </w:rPr>
                  </w:pPr>
                  <w:del w:id="1399" w:author="Jon Minton" w:date="2012-12-19T15:12:00Z">
                    <w:r w:rsidRPr="00BA0F69" w:rsidDel="00C07FB1">
                      <w:rPr>
                        <w:rFonts w:ascii="Calibri" w:eastAsia="Times New Roman" w:hAnsi="Calibri" w:cs="Calibri"/>
                        <w:color w:val="000000"/>
                        <w:lang w:eastAsia="en-GB"/>
                      </w:rPr>
                      <w:delText>1.7</w:delText>
                    </w:r>
                  </w:del>
                </w:p>
              </w:tc>
            </w:tr>
            <w:tr w:rsidR="006E20FD" w:rsidRPr="00BA0F69" w:rsidDel="00C07FB1" w:rsidTr="006E20FD">
              <w:trPr>
                <w:trHeight w:val="300"/>
                <w:del w:id="1400"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401"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02" w:author="Jon Minton" w:date="2012-12-19T15:12:00Z"/>
                      <w:rFonts w:ascii="Calibri" w:eastAsia="Times New Roman" w:hAnsi="Calibri" w:cs="Calibri"/>
                      <w:b/>
                      <w:bCs/>
                      <w:color w:val="000000"/>
                      <w:lang w:eastAsia="en-GB"/>
                    </w:rPr>
                  </w:pPr>
                  <w:del w:id="1403" w:author="Jon Minton" w:date="2012-12-19T15:12:00Z">
                    <w:r w:rsidRPr="00BA0F69" w:rsidDel="00C07FB1">
                      <w:rPr>
                        <w:rFonts w:ascii="Calibri" w:eastAsia="Times New Roman" w:hAnsi="Calibri" w:cs="Calibri"/>
                        <w:b/>
                        <w:bCs/>
                        <w:color w:val="000000"/>
                        <w:lang w:eastAsia="en-GB"/>
                      </w:rPr>
                      <w:delText>0.6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04" w:author="Jon Minton" w:date="2012-12-19T15:12:00Z"/>
                      <w:rFonts w:ascii="Calibri" w:eastAsia="Times New Roman" w:hAnsi="Calibri" w:cs="Calibri"/>
                      <w:color w:val="000000"/>
                      <w:lang w:eastAsia="en-GB"/>
                    </w:rPr>
                  </w:pPr>
                  <w:del w:id="1405" w:author="Jon Minton" w:date="2012-12-19T15:12:00Z">
                    <w:r w:rsidRPr="00BA0F69" w:rsidDel="00C07FB1">
                      <w:rPr>
                        <w:rFonts w:ascii="Calibri" w:eastAsia="Times New Roman" w:hAnsi="Calibri" w:cs="Calibri"/>
                        <w:color w:val="000000"/>
                        <w:lang w:eastAsia="en-GB"/>
                      </w:rPr>
                      <w:delText>17.7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06" w:author="Jon Minton" w:date="2012-12-19T15:12:00Z"/>
                      <w:rFonts w:ascii="Calibri" w:eastAsia="Times New Roman" w:hAnsi="Calibri" w:cs="Calibri"/>
                      <w:color w:val="000000"/>
                      <w:lang w:eastAsia="en-GB"/>
                    </w:rPr>
                  </w:pPr>
                  <w:del w:id="1407" w:author="Jon Minton" w:date="2012-12-19T15:12:00Z">
                    <w:r w:rsidRPr="00BA0F69" w:rsidDel="00C07FB1">
                      <w:rPr>
                        <w:rFonts w:ascii="Calibri" w:eastAsia="Times New Roman" w:hAnsi="Calibri" w:cs="Calibri"/>
                        <w:color w:val="000000"/>
                        <w:lang w:eastAsia="en-GB"/>
                      </w:rPr>
                      <w:delText>16.8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08" w:author="Jon Minton" w:date="2012-12-19T15:12:00Z"/>
                      <w:rFonts w:ascii="Calibri" w:eastAsia="Times New Roman" w:hAnsi="Calibri" w:cs="Calibri"/>
                      <w:color w:val="000000"/>
                      <w:lang w:eastAsia="en-GB"/>
                    </w:rPr>
                  </w:pPr>
                  <w:del w:id="1409" w:author="Jon Minton" w:date="2012-12-19T15:12:00Z">
                    <w:r w:rsidRPr="00BA0F69" w:rsidDel="00C07FB1">
                      <w:rPr>
                        <w:rFonts w:ascii="Calibri" w:eastAsia="Times New Roman" w:hAnsi="Calibri" w:cs="Calibri"/>
                        <w:color w:val="000000"/>
                        <w:lang w:eastAsia="en-GB"/>
                      </w:rPr>
                      <w:delText>15.8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10" w:author="Jon Minton" w:date="2012-12-19T15:12:00Z"/>
                      <w:rFonts w:ascii="Calibri" w:eastAsia="Times New Roman" w:hAnsi="Calibri" w:cs="Calibri"/>
                      <w:color w:val="000000"/>
                      <w:lang w:eastAsia="en-GB"/>
                    </w:rPr>
                  </w:pPr>
                  <w:del w:id="1411" w:author="Jon Minton" w:date="2012-12-19T15:12:00Z">
                    <w:r w:rsidRPr="00BA0F69" w:rsidDel="00C07FB1">
                      <w:rPr>
                        <w:rFonts w:ascii="Calibri" w:eastAsia="Times New Roman" w:hAnsi="Calibri" w:cs="Calibri"/>
                        <w:color w:val="000000"/>
                        <w:lang w:eastAsia="en-GB"/>
                      </w:rPr>
                      <w:delText>14.7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12" w:author="Jon Minton" w:date="2012-12-19T15:12:00Z"/>
                      <w:rFonts w:ascii="Calibri" w:eastAsia="Times New Roman" w:hAnsi="Calibri" w:cs="Calibri"/>
                      <w:color w:val="000000"/>
                      <w:lang w:eastAsia="en-GB"/>
                    </w:rPr>
                  </w:pPr>
                  <w:del w:id="1413" w:author="Jon Minton" w:date="2012-12-19T15:12:00Z">
                    <w:r w:rsidRPr="00BA0F69" w:rsidDel="00C07FB1">
                      <w:rPr>
                        <w:rFonts w:ascii="Calibri" w:eastAsia="Times New Roman" w:hAnsi="Calibri" w:cs="Calibri"/>
                        <w:color w:val="000000"/>
                        <w:lang w:eastAsia="en-GB"/>
                      </w:rPr>
                      <w:delText>13.5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14" w:author="Jon Minton" w:date="2012-12-19T15:12:00Z"/>
                      <w:rFonts w:ascii="Calibri" w:eastAsia="Times New Roman" w:hAnsi="Calibri" w:cs="Calibri"/>
                      <w:color w:val="000000"/>
                      <w:lang w:eastAsia="en-GB"/>
                    </w:rPr>
                  </w:pPr>
                  <w:del w:id="1415" w:author="Jon Minton" w:date="2012-12-19T15:12:00Z">
                    <w:r w:rsidRPr="00BA0F69" w:rsidDel="00C07FB1">
                      <w:rPr>
                        <w:rFonts w:ascii="Calibri" w:eastAsia="Times New Roman" w:hAnsi="Calibri" w:cs="Calibri"/>
                        <w:color w:val="000000"/>
                        <w:lang w:eastAsia="en-GB"/>
                      </w:rPr>
                      <w:delText>12.1</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16" w:author="Jon Minton" w:date="2012-12-19T15:12:00Z"/>
                      <w:rFonts w:ascii="Calibri" w:eastAsia="Times New Roman" w:hAnsi="Calibri" w:cs="Calibri"/>
                      <w:color w:val="000000"/>
                      <w:lang w:eastAsia="en-GB"/>
                    </w:rPr>
                  </w:pPr>
                  <w:del w:id="1417" w:author="Jon Minton" w:date="2012-12-19T15:12:00Z">
                    <w:r w:rsidRPr="00BA0F69" w:rsidDel="00C07FB1">
                      <w:rPr>
                        <w:rFonts w:ascii="Calibri" w:eastAsia="Times New Roman" w:hAnsi="Calibri" w:cs="Calibri"/>
                        <w:color w:val="000000"/>
                        <w:lang w:eastAsia="en-GB"/>
                      </w:rPr>
                      <w:delText>10.6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18" w:author="Jon Minton" w:date="2012-12-19T15:12:00Z"/>
                      <w:rFonts w:ascii="Calibri" w:eastAsia="Times New Roman" w:hAnsi="Calibri" w:cs="Calibri"/>
                      <w:color w:val="000000"/>
                      <w:lang w:eastAsia="en-GB"/>
                    </w:rPr>
                  </w:pPr>
                  <w:del w:id="1419" w:author="Jon Minton" w:date="2012-12-19T15:12:00Z">
                    <w:r w:rsidRPr="00BA0F69" w:rsidDel="00C07FB1">
                      <w:rPr>
                        <w:rFonts w:ascii="Calibri" w:eastAsia="Times New Roman" w:hAnsi="Calibri" w:cs="Calibri"/>
                        <w:color w:val="000000"/>
                        <w:lang w:eastAsia="en-GB"/>
                      </w:rPr>
                      <w:delText>8.8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20" w:author="Jon Minton" w:date="2012-12-19T15:12:00Z"/>
                      <w:rFonts w:ascii="Calibri" w:eastAsia="Times New Roman" w:hAnsi="Calibri" w:cs="Calibri"/>
                      <w:color w:val="000000"/>
                      <w:lang w:eastAsia="en-GB"/>
                    </w:rPr>
                  </w:pPr>
                  <w:del w:id="1421" w:author="Jon Minton" w:date="2012-12-19T15:12:00Z">
                    <w:r w:rsidRPr="00BA0F69" w:rsidDel="00C07FB1">
                      <w:rPr>
                        <w:rFonts w:ascii="Calibri" w:eastAsia="Times New Roman" w:hAnsi="Calibri" w:cs="Calibri"/>
                        <w:color w:val="000000"/>
                        <w:lang w:eastAsia="en-GB"/>
                      </w:rPr>
                      <w:delText>6.8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22" w:author="Jon Minton" w:date="2012-12-19T15:12:00Z"/>
                      <w:rFonts w:ascii="Calibri" w:eastAsia="Times New Roman" w:hAnsi="Calibri" w:cs="Calibri"/>
                      <w:color w:val="000000"/>
                      <w:lang w:eastAsia="en-GB"/>
                    </w:rPr>
                  </w:pPr>
                  <w:del w:id="1423" w:author="Jon Minton" w:date="2012-12-19T15:12:00Z">
                    <w:r w:rsidRPr="00BA0F69" w:rsidDel="00C07FB1">
                      <w:rPr>
                        <w:rFonts w:ascii="Calibri" w:eastAsia="Times New Roman" w:hAnsi="Calibri" w:cs="Calibri"/>
                        <w:color w:val="000000"/>
                        <w:lang w:eastAsia="en-GB"/>
                      </w:rPr>
                      <w:delText>4.4</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24" w:author="Jon Minton" w:date="2012-12-19T15:12:00Z"/>
                      <w:rFonts w:ascii="Calibri" w:eastAsia="Times New Roman" w:hAnsi="Calibri" w:cs="Calibri"/>
                      <w:color w:val="000000"/>
                      <w:lang w:eastAsia="en-GB"/>
                    </w:rPr>
                  </w:pPr>
                  <w:del w:id="1425" w:author="Jon Minton" w:date="2012-12-19T15:12:00Z">
                    <w:r w:rsidRPr="00BA0F69" w:rsidDel="00C07FB1">
                      <w:rPr>
                        <w:rFonts w:ascii="Calibri" w:eastAsia="Times New Roman" w:hAnsi="Calibri" w:cs="Calibri"/>
                        <w:color w:val="000000"/>
                        <w:lang w:eastAsia="en-GB"/>
                      </w:rPr>
                      <w:delText>1.6</w:delText>
                    </w:r>
                  </w:del>
                </w:p>
              </w:tc>
            </w:tr>
            <w:tr w:rsidR="006E20FD" w:rsidRPr="00BA0F69" w:rsidDel="00C07FB1" w:rsidTr="006E20FD">
              <w:trPr>
                <w:trHeight w:val="300"/>
                <w:del w:id="1426"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427"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28" w:author="Jon Minton" w:date="2012-12-19T15:12:00Z"/>
                      <w:rFonts w:ascii="Calibri" w:eastAsia="Times New Roman" w:hAnsi="Calibri" w:cs="Calibri"/>
                      <w:b/>
                      <w:bCs/>
                      <w:color w:val="000000"/>
                      <w:lang w:eastAsia="en-GB"/>
                    </w:rPr>
                  </w:pPr>
                  <w:del w:id="1429" w:author="Jon Minton" w:date="2012-12-19T15:12:00Z">
                    <w:r w:rsidRPr="00BA0F69" w:rsidDel="00C07FB1">
                      <w:rPr>
                        <w:rFonts w:ascii="Calibri" w:eastAsia="Times New Roman" w:hAnsi="Calibri" w:cs="Calibri"/>
                        <w:b/>
                        <w:bCs/>
                        <w:color w:val="000000"/>
                        <w:lang w:eastAsia="en-GB"/>
                      </w:rPr>
                      <w:delText>0.7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30" w:author="Jon Minton" w:date="2012-12-19T15:12:00Z"/>
                      <w:rFonts w:ascii="Calibri" w:eastAsia="Times New Roman" w:hAnsi="Calibri" w:cs="Calibri"/>
                      <w:color w:val="000000"/>
                      <w:lang w:eastAsia="en-GB"/>
                    </w:rPr>
                  </w:pPr>
                  <w:del w:id="1431" w:author="Jon Minton" w:date="2012-12-19T15:12:00Z">
                    <w:r w:rsidRPr="00BA0F69" w:rsidDel="00C07FB1">
                      <w:rPr>
                        <w:rFonts w:ascii="Calibri" w:eastAsia="Times New Roman" w:hAnsi="Calibri" w:cs="Calibri"/>
                        <w:color w:val="000000"/>
                        <w:lang w:eastAsia="en-GB"/>
                      </w:rPr>
                      <w:delText>16.3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32" w:author="Jon Minton" w:date="2012-12-19T15:12:00Z"/>
                      <w:rFonts w:ascii="Calibri" w:eastAsia="Times New Roman" w:hAnsi="Calibri" w:cs="Calibri"/>
                      <w:color w:val="000000"/>
                      <w:lang w:eastAsia="en-GB"/>
                    </w:rPr>
                  </w:pPr>
                  <w:del w:id="1433" w:author="Jon Minton" w:date="2012-12-19T15:12:00Z">
                    <w:r w:rsidRPr="00BA0F69" w:rsidDel="00C07FB1">
                      <w:rPr>
                        <w:rFonts w:ascii="Calibri" w:eastAsia="Times New Roman" w:hAnsi="Calibri" w:cs="Calibri"/>
                        <w:color w:val="000000"/>
                        <w:lang w:eastAsia="en-GB"/>
                      </w:rPr>
                      <w:delText>15.5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34" w:author="Jon Minton" w:date="2012-12-19T15:12:00Z"/>
                      <w:rFonts w:ascii="Calibri" w:eastAsia="Times New Roman" w:hAnsi="Calibri" w:cs="Calibri"/>
                      <w:color w:val="000000"/>
                      <w:lang w:eastAsia="en-GB"/>
                    </w:rPr>
                  </w:pPr>
                  <w:del w:id="1435" w:author="Jon Minton" w:date="2012-12-19T15:12:00Z">
                    <w:r w:rsidRPr="00BA0F69" w:rsidDel="00C07FB1">
                      <w:rPr>
                        <w:rFonts w:ascii="Calibri" w:eastAsia="Times New Roman" w:hAnsi="Calibri" w:cs="Calibri"/>
                        <w:color w:val="000000"/>
                        <w:lang w:eastAsia="en-GB"/>
                      </w:rPr>
                      <w:delText>14.5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36" w:author="Jon Minton" w:date="2012-12-19T15:12:00Z"/>
                      <w:rFonts w:ascii="Calibri" w:eastAsia="Times New Roman" w:hAnsi="Calibri" w:cs="Calibri"/>
                      <w:color w:val="000000"/>
                      <w:lang w:eastAsia="en-GB"/>
                    </w:rPr>
                  </w:pPr>
                  <w:del w:id="1437" w:author="Jon Minton" w:date="2012-12-19T15:12:00Z">
                    <w:r w:rsidRPr="00BA0F69" w:rsidDel="00C07FB1">
                      <w:rPr>
                        <w:rFonts w:ascii="Calibri" w:eastAsia="Times New Roman" w:hAnsi="Calibri" w:cs="Calibri"/>
                        <w:color w:val="000000"/>
                        <w:lang w:eastAsia="en-GB"/>
                      </w:rPr>
                      <w:delText>13.5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38" w:author="Jon Minton" w:date="2012-12-19T15:12:00Z"/>
                      <w:rFonts w:ascii="Calibri" w:eastAsia="Times New Roman" w:hAnsi="Calibri" w:cs="Calibri"/>
                      <w:color w:val="000000"/>
                      <w:lang w:eastAsia="en-GB"/>
                    </w:rPr>
                  </w:pPr>
                  <w:del w:id="1439" w:author="Jon Minton" w:date="2012-12-19T15:12:00Z">
                    <w:r w:rsidRPr="00BA0F69" w:rsidDel="00C07FB1">
                      <w:rPr>
                        <w:rFonts w:ascii="Calibri" w:eastAsia="Times New Roman" w:hAnsi="Calibri" w:cs="Calibri"/>
                        <w:color w:val="000000"/>
                        <w:lang w:eastAsia="en-GB"/>
                      </w:rPr>
                      <w:delText>12.3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40" w:author="Jon Minton" w:date="2012-12-19T15:12:00Z"/>
                      <w:rFonts w:ascii="Calibri" w:eastAsia="Times New Roman" w:hAnsi="Calibri" w:cs="Calibri"/>
                      <w:color w:val="000000"/>
                      <w:lang w:eastAsia="en-GB"/>
                    </w:rPr>
                  </w:pPr>
                  <w:del w:id="1441" w:author="Jon Minton" w:date="2012-12-19T15:12:00Z">
                    <w:r w:rsidRPr="00BA0F69" w:rsidDel="00C07FB1">
                      <w:rPr>
                        <w:rFonts w:ascii="Calibri" w:eastAsia="Times New Roman" w:hAnsi="Calibri" w:cs="Calibri"/>
                        <w:color w:val="000000"/>
                        <w:lang w:eastAsia="en-GB"/>
                      </w:rPr>
                      <w:delText>11.0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42" w:author="Jon Minton" w:date="2012-12-19T15:12:00Z"/>
                      <w:rFonts w:ascii="Calibri" w:eastAsia="Times New Roman" w:hAnsi="Calibri" w:cs="Calibri"/>
                      <w:color w:val="000000"/>
                      <w:lang w:eastAsia="en-GB"/>
                    </w:rPr>
                  </w:pPr>
                  <w:del w:id="1443" w:author="Jon Minton" w:date="2012-12-19T15:12:00Z">
                    <w:r w:rsidRPr="00BA0F69" w:rsidDel="00C07FB1">
                      <w:rPr>
                        <w:rFonts w:ascii="Calibri" w:eastAsia="Times New Roman" w:hAnsi="Calibri" w:cs="Calibri"/>
                        <w:color w:val="000000"/>
                        <w:lang w:eastAsia="en-GB"/>
                      </w:rPr>
                      <w:delText>9.5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44" w:author="Jon Minton" w:date="2012-12-19T15:12:00Z"/>
                      <w:rFonts w:ascii="Calibri" w:eastAsia="Times New Roman" w:hAnsi="Calibri" w:cs="Calibri"/>
                      <w:color w:val="000000"/>
                      <w:lang w:eastAsia="en-GB"/>
                    </w:rPr>
                  </w:pPr>
                  <w:del w:id="1445" w:author="Jon Minton" w:date="2012-12-19T15:12:00Z">
                    <w:r w:rsidRPr="00BA0F69" w:rsidDel="00C07FB1">
                      <w:rPr>
                        <w:rFonts w:ascii="Calibri" w:eastAsia="Times New Roman" w:hAnsi="Calibri" w:cs="Calibri"/>
                        <w:color w:val="000000"/>
                        <w:lang w:eastAsia="en-GB"/>
                      </w:rPr>
                      <w:delText>7.9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46" w:author="Jon Minton" w:date="2012-12-19T15:12:00Z"/>
                      <w:rFonts w:ascii="Calibri" w:eastAsia="Times New Roman" w:hAnsi="Calibri" w:cs="Calibri"/>
                      <w:color w:val="000000"/>
                      <w:lang w:eastAsia="en-GB"/>
                    </w:rPr>
                  </w:pPr>
                  <w:del w:id="1447" w:author="Jon Minton" w:date="2012-12-19T15:12:00Z">
                    <w:r w:rsidRPr="00BA0F69" w:rsidDel="00C07FB1">
                      <w:rPr>
                        <w:rFonts w:ascii="Calibri" w:eastAsia="Times New Roman" w:hAnsi="Calibri" w:cs="Calibri"/>
                        <w:color w:val="000000"/>
                        <w:lang w:eastAsia="en-GB"/>
                      </w:rPr>
                      <w:delText>6.0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48" w:author="Jon Minton" w:date="2012-12-19T15:12:00Z"/>
                      <w:rFonts w:ascii="Calibri" w:eastAsia="Times New Roman" w:hAnsi="Calibri" w:cs="Calibri"/>
                      <w:color w:val="000000"/>
                      <w:lang w:eastAsia="en-GB"/>
                    </w:rPr>
                  </w:pPr>
                  <w:del w:id="1449" w:author="Jon Minton" w:date="2012-12-19T15:12:00Z">
                    <w:r w:rsidRPr="00BA0F69" w:rsidDel="00C07FB1">
                      <w:rPr>
                        <w:rFonts w:ascii="Calibri" w:eastAsia="Times New Roman" w:hAnsi="Calibri" w:cs="Calibri"/>
                        <w:color w:val="000000"/>
                        <w:lang w:eastAsia="en-GB"/>
                      </w:rPr>
                      <w:delText>3.9</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50" w:author="Jon Minton" w:date="2012-12-19T15:12:00Z"/>
                      <w:rFonts w:ascii="Calibri" w:eastAsia="Times New Roman" w:hAnsi="Calibri" w:cs="Calibri"/>
                      <w:color w:val="000000"/>
                      <w:lang w:eastAsia="en-GB"/>
                    </w:rPr>
                  </w:pPr>
                  <w:del w:id="1451" w:author="Jon Minton" w:date="2012-12-19T15:12:00Z">
                    <w:r w:rsidRPr="00BA0F69" w:rsidDel="00C07FB1">
                      <w:rPr>
                        <w:rFonts w:ascii="Calibri" w:eastAsia="Times New Roman" w:hAnsi="Calibri" w:cs="Calibri"/>
                        <w:color w:val="000000"/>
                        <w:lang w:eastAsia="en-GB"/>
                      </w:rPr>
                      <w:delText>1.5</w:delText>
                    </w:r>
                  </w:del>
                </w:p>
              </w:tc>
            </w:tr>
            <w:tr w:rsidR="006E20FD" w:rsidRPr="00BA0F69" w:rsidDel="00C07FB1" w:rsidTr="006E20FD">
              <w:trPr>
                <w:trHeight w:val="300"/>
                <w:del w:id="1452"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453"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54" w:author="Jon Minton" w:date="2012-12-19T15:12:00Z"/>
                      <w:rFonts w:ascii="Calibri" w:eastAsia="Times New Roman" w:hAnsi="Calibri" w:cs="Calibri"/>
                      <w:b/>
                      <w:bCs/>
                      <w:color w:val="000000"/>
                      <w:lang w:eastAsia="en-GB"/>
                    </w:rPr>
                  </w:pPr>
                  <w:del w:id="1455" w:author="Jon Minton" w:date="2012-12-19T15:12:00Z">
                    <w:r w:rsidRPr="00BA0F69" w:rsidDel="00C07FB1">
                      <w:rPr>
                        <w:rFonts w:ascii="Calibri" w:eastAsia="Times New Roman" w:hAnsi="Calibri" w:cs="Calibri"/>
                        <w:b/>
                        <w:bCs/>
                        <w:color w:val="000000"/>
                        <w:lang w:eastAsia="en-GB"/>
                      </w:rPr>
                      <w:delText>0.8</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56" w:author="Jon Minton" w:date="2012-12-19T15:12:00Z"/>
                      <w:rFonts w:ascii="Calibri" w:eastAsia="Times New Roman" w:hAnsi="Calibri" w:cs="Calibri"/>
                      <w:color w:val="000000"/>
                      <w:lang w:eastAsia="en-GB"/>
                    </w:rPr>
                  </w:pPr>
                  <w:del w:id="1457" w:author="Jon Minton" w:date="2012-12-19T15:12:00Z">
                    <w:r w:rsidRPr="00BA0F69" w:rsidDel="00C07FB1">
                      <w:rPr>
                        <w:rFonts w:ascii="Calibri" w:eastAsia="Times New Roman" w:hAnsi="Calibri" w:cs="Calibri"/>
                        <w:color w:val="000000"/>
                        <w:lang w:eastAsia="en-GB"/>
                      </w:rPr>
                      <w:delText>15.2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58" w:author="Jon Minton" w:date="2012-12-19T15:12:00Z"/>
                      <w:rFonts w:ascii="Calibri" w:eastAsia="Times New Roman" w:hAnsi="Calibri" w:cs="Calibri"/>
                      <w:color w:val="000000"/>
                      <w:lang w:eastAsia="en-GB"/>
                    </w:rPr>
                  </w:pPr>
                  <w:del w:id="1459" w:author="Jon Minton" w:date="2012-12-19T15:12:00Z">
                    <w:r w:rsidRPr="00BA0F69" w:rsidDel="00C07FB1">
                      <w:rPr>
                        <w:rFonts w:ascii="Calibri" w:eastAsia="Times New Roman" w:hAnsi="Calibri" w:cs="Calibri"/>
                        <w:color w:val="000000"/>
                        <w:lang w:eastAsia="en-GB"/>
                      </w:rPr>
                      <w:delText>14.3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60" w:author="Jon Minton" w:date="2012-12-19T15:12:00Z"/>
                      <w:rFonts w:ascii="Calibri" w:eastAsia="Times New Roman" w:hAnsi="Calibri" w:cs="Calibri"/>
                      <w:color w:val="000000"/>
                      <w:lang w:eastAsia="en-GB"/>
                    </w:rPr>
                  </w:pPr>
                  <w:del w:id="1461" w:author="Jon Minton" w:date="2012-12-19T15:12:00Z">
                    <w:r w:rsidRPr="00BA0F69" w:rsidDel="00C07FB1">
                      <w:rPr>
                        <w:rFonts w:ascii="Calibri" w:eastAsia="Times New Roman" w:hAnsi="Calibri" w:cs="Calibri"/>
                        <w:color w:val="000000"/>
                        <w:lang w:eastAsia="en-GB"/>
                      </w:rPr>
                      <w:delText>13.4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62" w:author="Jon Minton" w:date="2012-12-19T15:12:00Z"/>
                      <w:rFonts w:ascii="Calibri" w:eastAsia="Times New Roman" w:hAnsi="Calibri" w:cs="Calibri"/>
                      <w:color w:val="000000"/>
                      <w:lang w:eastAsia="en-GB"/>
                    </w:rPr>
                  </w:pPr>
                  <w:del w:id="1463" w:author="Jon Minton" w:date="2012-12-19T15:12:00Z">
                    <w:r w:rsidRPr="00BA0F69" w:rsidDel="00C07FB1">
                      <w:rPr>
                        <w:rFonts w:ascii="Calibri" w:eastAsia="Times New Roman" w:hAnsi="Calibri" w:cs="Calibri"/>
                        <w:color w:val="000000"/>
                        <w:lang w:eastAsia="en-GB"/>
                      </w:rPr>
                      <w:delText>12.4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64" w:author="Jon Minton" w:date="2012-12-19T15:12:00Z"/>
                      <w:rFonts w:ascii="Calibri" w:eastAsia="Times New Roman" w:hAnsi="Calibri" w:cs="Calibri"/>
                      <w:color w:val="000000"/>
                      <w:lang w:eastAsia="en-GB"/>
                    </w:rPr>
                  </w:pPr>
                  <w:del w:id="1465" w:author="Jon Minton" w:date="2012-12-19T15:12:00Z">
                    <w:r w:rsidRPr="00BA0F69" w:rsidDel="00C07FB1">
                      <w:rPr>
                        <w:rFonts w:ascii="Calibri" w:eastAsia="Times New Roman" w:hAnsi="Calibri" w:cs="Calibri"/>
                        <w:color w:val="000000"/>
                        <w:lang w:eastAsia="en-GB"/>
                      </w:rPr>
                      <w:delText>11.3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66" w:author="Jon Minton" w:date="2012-12-19T15:12:00Z"/>
                      <w:rFonts w:ascii="Calibri" w:eastAsia="Times New Roman" w:hAnsi="Calibri" w:cs="Calibri"/>
                      <w:color w:val="000000"/>
                      <w:lang w:eastAsia="en-GB"/>
                    </w:rPr>
                  </w:pPr>
                  <w:del w:id="1467" w:author="Jon Minton" w:date="2012-12-19T15:12:00Z">
                    <w:r w:rsidRPr="00BA0F69" w:rsidDel="00C07FB1">
                      <w:rPr>
                        <w:rFonts w:ascii="Calibri" w:eastAsia="Times New Roman" w:hAnsi="Calibri" w:cs="Calibri"/>
                        <w:color w:val="000000"/>
                        <w:lang w:eastAsia="en-GB"/>
                      </w:rPr>
                      <w:delText>10.0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68" w:author="Jon Minton" w:date="2012-12-19T15:12:00Z"/>
                      <w:rFonts w:ascii="Calibri" w:eastAsia="Times New Roman" w:hAnsi="Calibri" w:cs="Calibri"/>
                      <w:color w:val="000000"/>
                      <w:lang w:eastAsia="en-GB"/>
                    </w:rPr>
                  </w:pPr>
                  <w:del w:id="1469" w:author="Jon Minton" w:date="2012-12-19T15:12:00Z">
                    <w:r w:rsidRPr="00BA0F69" w:rsidDel="00C07FB1">
                      <w:rPr>
                        <w:rFonts w:ascii="Calibri" w:eastAsia="Times New Roman" w:hAnsi="Calibri" w:cs="Calibri"/>
                        <w:color w:val="000000"/>
                        <w:lang w:eastAsia="en-GB"/>
                      </w:rPr>
                      <w:delText>8.7</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70" w:author="Jon Minton" w:date="2012-12-19T15:12:00Z"/>
                      <w:rFonts w:ascii="Calibri" w:eastAsia="Times New Roman" w:hAnsi="Calibri" w:cs="Calibri"/>
                      <w:color w:val="000000"/>
                      <w:lang w:eastAsia="en-GB"/>
                    </w:rPr>
                  </w:pPr>
                  <w:del w:id="1471" w:author="Jon Minton" w:date="2012-12-19T15:12:00Z">
                    <w:r w:rsidRPr="00BA0F69" w:rsidDel="00C07FB1">
                      <w:rPr>
                        <w:rFonts w:ascii="Calibri" w:eastAsia="Times New Roman" w:hAnsi="Calibri" w:cs="Calibri"/>
                        <w:color w:val="000000"/>
                        <w:lang w:eastAsia="en-GB"/>
                      </w:rPr>
                      <w:delText>7.2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72" w:author="Jon Minton" w:date="2012-12-19T15:12:00Z"/>
                      <w:rFonts w:ascii="Calibri" w:eastAsia="Times New Roman" w:hAnsi="Calibri" w:cs="Calibri"/>
                      <w:color w:val="000000"/>
                      <w:lang w:eastAsia="en-GB"/>
                    </w:rPr>
                  </w:pPr>
                  <w:del w:id="1473" w:author="Jon Minton" w:date="2012-12-19T15:12:00Z">
                    <w:r w:rsidRPr="00BA0F69" w:rsidDel="00C07FB1">
                      <w:rPr>
                        <w:rFonts w:ascii="Calibri" w:eastAsia="Times New Roman" w:hAnsi="Calibri" w:cs="Calibri"/>
                        <w:color w:val="000000"/>
                        <w:lang w:eastAsia="en-GB"/>
                      </w:rPr>
                      <w:delText>5.5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74" w:author="Jon Minton" w:date="2012-12-19T15:12:00Z"/>
                      <w:rFonts w:ascii="Calibri" w:eastAsia="Times New Roman" w:hAnsi="Calibri" w:cs="Calibri"/>
                      <w:color w:val="000000"/>
                      <w:lang w:eastAsia="en-GB"/>
                    </w:rPr>
                  </w:pPr>
                  <w:del w:id="1475" w:author="Jon Minton" w:date="2012-12-19T15:12:00Z">
                    <w:r w:rsidRPr="00BA0F69" w:rsidDel="00C07FB1">
                      <w:rPr>
                        <w:rFonts w:ascii="Calibri" w:eastAsia="Times New Roman" w:hAnsi="Calibri" w:cs="Calibri"/>
                        <w:color w:val="000000"/>
                        <w:lang w:eastAsia="en-GB"/>
                      </w:rPr>
                      <w:delText>3.6</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76" w:author="Jon Minton" w:date="2012-12-19T15:12:00Z"/>
                      <w:rFonts w:ascii="Calibri" w:eastAsia="Times New Roman" w:hAnsi="Calibri" w:cs="Calibri"/>
                      <w:color w:val="000000"/>
                      <w:lang w:eastAsia="en-GB"/>
                    </w:rPr>
                  </w:pPr>
                  <w:del w:id="1477" w:author="Jon Minton" w:date="2012-12-19T15:12:00Z">
                    <w:r w:rsidRPr="00BA0F69" w:rsidDel="00C07FB1">
                      <w:rPr>
                        <w:rFonts w:ascii="Calibri" w:eastAsia="Times New Roman" w:hAnsi="Calibri" w:cs="Calibri"/>
                        <w:color w:val="000000"/>
                        <w:lang w:eastAsia="en-GB"/>
                      </w:rPr>
                      <w:delText>1.4</w:delText>
                    </w:r>
                  </w:del>
                </w:p>
              </w:tc>
            </w:tr>
            <w:tr w:rsidR="006E20FD" w:rsidRPr="00BA0F69" w:rsidDel="00C07FB1" w:rsidTr="006E20FD">
              <w:trPr>
                <w:trHeight w:val="300"/>
                <w:del w:id="1478"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479"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480" w:author="Jon Minton" w:date="2012-12-19T15:12:00Z"/>
                      <w:rFonts w:ascii="Calibri" w:eastAsia="Times New Roman" w:hAnsi="Calibri" w:cs="Calibri"/>
                      <w:b/>
                      <w:bCs/>
                      <w:color w:val="000000"/>
                      <w:lang w:eastAsia="en-GB"/>
                    </w:rPr>
                  </w:pPr>
                  <w:del w:id="1481" w:author="Jon Minton" w:date="2012-12-19T15:12:00Z">
                    <w:r w:rsidRPr="00BA0F69" w:rsidDel="00C07FB1">
                      <w:rPr>
                        <w:rFonts w:ascii="Calibri" w:eastAsia="Times New Roman" w:hAnsi="Calibri" w:cs="Calibri"/>
                        <w:b/>
                        <w:bCs/>
                        <w:color w:val="000000"/>
                        <w:lang w:eastAsia="en-GB"/>
                      </w:rPr>
                      <w:delText>0.9</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82" w:author="Jon Minton" w:date="2012-12-19T15:12:00Z"/>
                      <w:rFonts w:ascii="Calibri" w:eastAsia="Times New Roman" w:hAnsi="Calibri" w:cs="Calibri"/>
                      <w:color w:val="000000"/>
                      <w:lang w:eastAsia="en-GB"/>
                    </w:rPr>
                  </w:pPr>
                  <w:del w:id="1483" w:author="Jon Minton" w:date="2012-12-19T15:12:00Z">
                    <w:r w:rsidRPr="00BA0F69" w:rsidDel="00C07FB1">
                      <w:rPr>
                        <w:rFonts w:ascii="Calibri" w:eastAsia="Times New Roman" w:hAnsi="Calibri" w:cs="Calibri"/>
                        <w:color w:val="000000"/>
                        <w:lang w:eastAsia="en-GB"/>
                      </w:rPr>
                      <w:delText>14.2</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84" w:author="Jon Minton" w:date="2012-12-19T15:12:00Z"/>
                      <w:rFonts w:ascii="Calibri" w:eastAsia="Times New Roman" w:hAnsi="Calibri" w:cs="Calibri"/>
                      <w:color w:val="000000"/>
                      <w:lang w:eastAsia="en-GB"/>
                    </w:rPr>
                  </w:pPr>
                  <w:del w:id="1485" w:author="Jon Minton" w:date="2012-12-19T15:12:00Z">
                    <w:r w:rsidRPr="00BA0F69" w:rsidDel="00C07FB1">
                      <w:rPr>
                        <w:rFonts w:ascii="Calibri" w:eastAsia="Times New Roman" w:hAnsi="Calibri" w:cs="Calibri"/>
                        <w:color w:val="000000"/>
                        <w:lang w:eastAsia="en-GB"/>
                      </w:rPr>
                      <w:delText>13.4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86" w:author="Jon Minton" w:date="2012-12-19T15:12:00Z"/>
                      <w:rFonts w:ascii="Calibri" w:eastAsia="Times New Roman" w:hAnsi="Calibri" w:cs="Calibri"/>
                      <w:color w:val="000000"/>
                      <w:lang w:eastAsia="en-GB"/>
                    </w:rPr>
                  </w:pPr>
                  <w:del w:id="1487" w:author="Jon Minton" w:date="2012-12-19T15:12:00Z">
                    <w:r w:rsidRPr="00BA0F69" w:rsidDel="00C07FB1">
                      <w:rPr>
                        <w:rFonts w:ascii="Calibri" w:eastAsia="Times New Roman" w:hAnsi="Calibri" w:cs="Calibri"/>
                        <w:color w:val="000000"/>
                        <w:lang w:eastAsia="en-GB"/>
                      </w:rPr>
                      <w:delText>12.5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88" w:author="Jon Minton" w:date="2012-12-19T15:12:00Z"/>
                      <w:rFonts w:ascii="Calibri" w:eastAsia="Times New Roman" w:hAnsi="Calibri" w:cs="Calibri"/>
                      <w:color w:val="000000"/>
                      <w:lang w:eastAsia="en-GB"/>
                    </w:rPr>
                  </w:pPr>
                  <w:del w:id="1489" w:author="Jon Minton" w:date="2012-12-19T15:12:00Z">
                    <w:r w:rsidRPr="00BA0F69" w:rsidDel="00C07FB1">
                      <w:rPr>
                        <w:rFonts w:ascii="Calibri" w:eastAsia="Times New Roman" w:hAnsi="Calibri" w:cs="Calibri"/>
                        <w:color w:val="000000"/>
                        <w:lang w:eastAsia="en-GB"/>
                      </w:rPr>
                      <w:delText>11.5</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90" w:author="Jon Minton" w:date="2012-12-19T15:12:00Z"/>
                      <w:rFonts w:ascii="Calibri" w:eastAsia="Times New Roman" w:hAnsi="Calibri" w:cs="Calibri"/>
                      <w:color w:val="000000"/>
                      <w:lang w:eastAsia="en-GB"/>
                    </w:rPr>
                  </w:pPr>
                  <w:del w:id="1491" w:author="Jon Minton" w:date="2012-12-19T15:12:00Z">
                    <w:r w:rsidRPr="00BA0F69" w:rsidDel="00C07FB1">
                      <w:rPr>
                        <w:rFonts w:ascii="Calibri" w:eastAsia="Times New Roman" w:hAnsi="Calibri" w:cs="Calibri"/>
                        <w:color w:val="000000"/>
                        <w:lang w:eastAsia="en-GB"/>
                      </w:rPr>
                      <w:delText>10.4</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92" w:author="Jon Minton" w:date="2012-12-19T15:12:00Z"/>
                      <w:rFonts w:ascii="Calibri" w:eastAsia="Times New Roman" w:hAnsi="Calibri" w:cs="Calibri"/>
                      <w:color w:val="000000"/>
                      <w:lang w:eastAsia="en-GB"/>
                    </w:rPr>
                  </w:pPr>
                  <w:del w:id="1493" w:author="Jon Minton" w:date="2012-12-19T15:12:00Z">
                    <w:r w:rsidRPr="00BA0F69" w:rsidDel="00C07FB1">
                      <w:rPr>
                        <w:rFonts w:ascii="Calibri" w:eastAsia="Times New Roman" w:hAnsi="Calibri" w:cs="Calibri"/>
                        <w:color w:val="000000"/>
                        <w:lang w:eastAsia="en-GB"/>
                      </w:rPr>
                      <w:delText>9.3</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94" w:author="Jon Minton" w:date="2012-12-19T15:12:00Z"/>
                      <w:rFonts w:ascii="Calibri" w:eastAsia="Times New Roman" w:hAnsi="Calibri" w:cs="Calibri"/>
                      <w:color w:val="000000"/>
                      <w:lang w:eastAsia="en-GB"/>
                    </w:rPr>
                  </w:pPr>
                  <w:del w:id="1495" w:author="Jon Minton" w:date="2012-12-19T15:12:00Z">
                    <w:r w:rsidRPr="00BA0F69" w:rsidDel="00C07FB1">
                      <w:rPr>
                        <w:rFonts w:ascii="Calibri" w:eastAsia="Times New Roman" w:hAnsi="Calibri" w:cs="Calibri"/>
                        <w:color w:val="000000"/>
                        <w:lang w:eastAsia="en-GB"/>
                      </w:rPr>
                      <w:delText>8.0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96" w:author="Jon Minton" w:date="2012-12-19T15:12:00Z"/>
                      <w:rFonts w:ascii="Calibri" w:eastAsia="Times New Roman" w:hAnsi="Calibri" w:cs="Calibri"/>
                      <w:color w:val="000000"/>
                      <w:lang w:eastAsia="en-GB"/>
                    </w:rPr>
                  </w:pPr>
                  <w:del w:id="1497" w:author="Jon Minton" w:date="2012-12-19T15:12:00Z">
                    <w:r w:rsidRPr="00BA0F69" w:rsidDel="00C07FB1">
                      <w:rPr>
                        <w:rFonts w:ascii="Calibri" w:eastAsia="Times New Roman" w:hAnsi="Calibri" w:cs="Calibri"/>
                        <w:color w:val="000000"/>
                        <w:lang w:eastAsia="en-GB"/>
                      </w:rPr>
                      <w:delText>6.6</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498" w:author="Jon Minton" w:date="2012-12-19T15:12:00Z"/>
                      <w:rFonts w:ascii="Calibri" w:eastAsia="Times New Roman" w:hAnsi="Calibri" w:cs="Calibri"/>
                      <w:color w:val="000000"/>
                      <w:lang w:eastAsia="en-GB"/>
                    </w:rPr>
                  </w:pPr>
                  <w:del w:id="1499" w:author="Jon Minton" w:date="2012-12-19T15:12:00Z">
                    <w:r w:rsidRPr="00BA0F69" w:rsidDel="00C07FB1">
                      <w:rPr>
                        <w:rFonts w:ascii="Calibri" w:eastAsia="Times New Roman" w:hAnsi="Calibri" w:cs="Calibri"/>
                        <w:color w:val="000000"/>
                        <w:lang w:eastAsia="en-GB"/>
                      </w:rPr>
                      <w:delText>5.0</w:delText>
                    </w:r>
                  </w:del>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00" w:author="Jon Minton" w:date="2012-12-19T15:12:00Z"/>
                      <w:rFonts w:ascii="Calibri" w:eastAsia="Times New Roman" w:hAnsi="Calibri" w:cs="Calibri"/>
                      <w:color w:val="000000"/>
                      <w:lang w:eastAsia="en-GB"/>
                    </w:rPr>
                  </w:pPr>
                  <w:del w:id="1501" w:author="Jon Minton" w:date="2012-12-19T15:12:00Z">
                    <w:r w:rsidRPr="00BA0F69" w:rsidDel="00C07FB1">
                      <w:rPr>
                        <w:rFonts w:ascii="Calibri" w:eastAsia="Times New Roman" w:hAnsi="Calibri" w:cs="Calibri"/>
                        <w:color w:val="000000"/>
                        <w:lang w:eastAsia="en-GB"/>
                      </w:rPr>
                      <w:delText>3.3</w:delText>
                    </w:r>
                  </w:del>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02" w:author="Jon Minton" w:date="2012-12-19T15:12:00Z"/>
                      <w:rFonts w:ascii="Calibri" w:eastAsia="Times New Roman" w:hAnsi="Calibri" w:cs="Calibri"/>
                      <w:color w:val="000000"/>
                      <w:lang w:eastAsia="en-GB"/>
                    </w:rPr>
                  </w:pPr>
                  <w:del w:id="1503" w:author="Jon Minton" w:date="2012-12-19T15:12:00Z">
                    <w:r w:rsidRPr="00BA0F69" w:rsidDel="00C07FB1">
                      <w:rPr>
                        <w:rFonts w:ascii="Calibri" w:eastAsia="Times New Roman" w:hAnsi="Calibri" w:cs="Calibri"/>
                        <w:color w:val="000000"/>
                        <w:lang w:eastAsia="en-GB"/>
                      </w:rPr>
                      <w:delText>1.4</w:delText>
                    </w:r>
                  </w:del>
                </w:p>
              </w:tc>
            </w:tr>
            <w:tr w:rsidR="006E20FD" w:rsidRPr="00BA0F69" w:rsidDel="00C07FB1" w:rsidTr="006E20FD">
              <w:trPr>
                <w:trHeight w:val="300"/>
                <w:del w:id="1504"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505"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06" w:author="Jon Minton" w:date="2012-12-19T15:12:00Z"/>
                      <w:rFonts w:ascii="Calibri" w:eastAsia="Times New Roman" w:hAnsi="Calibri" w:cs="Calibri"/>
                      <w:b/>
                      <w:bCs/>
                      <w:color w:val="000000"/>
                      <w:lang w:eastAsia="en-GB"/>
                    </w:rPr>
                  </w:pPr>
                  <w:del w:id="1507" w:author="Jon Minton" w:date="2012-12-19T15:12:00Z">
                    <w:r w:rsidRPr="00BA0F69" w:rsidDel="00C07FB1">
                      <w:rPr>
                        <w:rFonts w:ascii="Calibri" w:eastAsia="Times New Roman" w:hAnsi="Calibri" w:cs="Calibri"/>
                        <w:b/>
                        <w:bCs/>
                        <w:color w:val="000000"/>
                        <w:lang w:eastAsia="en-GB"/>
                      </w:rPr>
                      <w:delText>1</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08" w:author="Jon Minton" w:date="2012-12-19T15:12:00Z"/>
                      <w:rFonts w:ascii="Calibri" w:eastAsia="Times New Roman" w:hAnsi="Calibri" w:cs="Calibri"/>
                      <w:color w:val="000000"/>
                      <w:lang w:eastAsia="en-GB"/>
                    </w:rPr>
                  </w:pPr>
                  <w:del w:id="1509" w:author="Jon Minton" w:date="2012-12-19T15:12:00Z">
                    <w:r w:rsidRPr="00BA0F69" w:rsidDel="00C07FB1">
                      <w:rPr>
                        <w:rFonts w:ascii="Calibri" w:eastAsia="Times New Roman" w:hAnsi="Calibri" w:cs="Calibri"/>
                        <w:color w:val="000000"/>
                        <w:lang w:eastAsia="en-GB"/>
                      </w:rPr>
                      <w:delText>13.3</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10" w:author="Jon Minton" w:date="2012-12-19T15:12:00Z"/>
                      <w:rFonts w:ascii="Calibri" w:eastAsia="Times New Roman" w:hAnsi="Calibri" w:cs="Calibri"/>
                      <w:color w:val="000000"/>
                      <w:lang w:eastAsia="en-GB"/>
                    </w:rPr>
                  </w:pPr>
                  <w:del w:id="1511" w:author="Jon Minton" w:date="2012-12-19T15:12:00Z">
                    <w:r w:rsidRPr="00BA0F69" w:rsidDel="00C07FB1">
                      <w:rPr>
                        <w:rFonts w:ascii="Calibri" w:eastAsia="Times New Roman" w:hAnsi="Calibri" w:cs="Calibri"/>
                        <w:color w:val="000000"/>
                        <w:lang w:eastAsia="en-GB"/>
                      </w:rPr>
                      <w:delText>12.5</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12" w:author="Jon Minton" w:date="2012-12-19T15:12:00Z"/>
                      <w:rFonts w:ascii="Calibri" w:eastAsia="Times New Roman" w:hAnsi="Calibri" w:cs="Calibri"/>
                      <w:color w:val="000000"/>
                      <w:lang w:eastAsia="en-GB"/>
                    </w:rPr>
                  </w:pPr>
                  <w:del w:id="1513" w:author="Jon Minton" w:date="2012-12-19T15:12:00Z">
                    <w:r w:rsidRPr="00BA0F69" w:rsidDel="00C07FB1">
                      <w:rPr>
                        <w:rFonts w:ascii="Calibri" w:eastAsia="Times New Roman" w:hAnsi="Calibri" w:cs="Calibri"/>
                        <w:color w:val="000000"/>
                        <w:lang w:eastAsia="en-GB"/>
                      </w:rPr>
                      <w:delText>11.7</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14" w:author="Jon Minton" w:date="2012-12-19T15:12:00Z"/>
                      <w:rFonts w:ascii="Calibri" w:eastAsia="Times New Roman" w:hAnsi="Calibri" w:cs="Calibri"/>
                      <w:color w:val="000000"/>
                      <w:lang w:eastAsia="en-GB"/>
                    </w:rPr>
                  </w:pPr>
                  <w:del w:id="1515" w:author="Jon Minton" w:date="2012-12-19T15:12:00Z">
                    <w:r w:rsidRPr="00BA0F69" w:rsidDel="00C07FB1">
                      <w:rPr>
                        <w:rFonts w:ascii="Calibri" w:eastAsia="Times New Roman" w:hAnsi="Calibri" w:cs="Calibri"/>
                        <w:color w:val="000000"/>
                        <w:lang w:eastAsia="en-GB"/>
                      </w:rPr>
                      <w:delText>10.7</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16" w:author="Jon Minton" w:date="2012-12-19T15:12:00Z"/>
                      <w:rFonts w:ascii="Calibri" w:eastAsia="Times New Roman" w:hAnsi="Calibri" w:cs="Calibri"/>
                      <w:color w:val="000000"/>
                      <w:lang w:eastAsia="en-GB"/>
                    </w:rPr>
                  </w:pPr>
                  <w:del w:id="1517" w:author="Jon Minton" w:date="2012-12-19T15:12:00Z">
                    <w:r w:rsidRPr="00BA0F69" w:rsidDel="00C07FB1">
                      <w:rPr>
                        <w:rFonts w:ascii="Calibri" w:eastAsia="Times New Roman" w:hAnsi="Calibri" w:cs="Calibri"/>
                        <w:color w:val="000000"/>
                        <w:lang w:eastAsia="en-GB"/>
                      </w:rPr>
                      <w:delText>9.7</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18" w:author="Jon Minton" w:date="2012-12-19T15:12:00Z"/>
                      <w:rFonts w:ascii="Calibri" w:eastAsia="Times New Roman" w:hAnsi="Calibri" w:cs="Calibri"/>
                      <w:color w:val="000000"/>
                      <w:lang w:eastAsia="en-GB"/>
                    </w:rPr>
                  </w:pPr>
                  <w:del w:id="1519" w:author="Jon Minton" w:date="2012-12-19T15:12:00Z">
                    <w:r w:rsidRPr="00BA0F69" w:rsidDel="00C07FB1">
                      <w:rPr>
                        <w:rFonts w:ascii="Calibri" w:eastAsia="Times New Roman" w:hAnsi="Calibri" w:cs="Calibri"/>
                        <w:color w:val="000000"/>
                        <w:lang w:eastAsia="en-GB"/>
                      </w:rPr>
                      <w:delText>8.6</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20" w:author="Jon Minton" w:date="2012-12-19T15:12:00Z"/>
                      <w:rFonts w:ascii="Calibri" w:eastAsia="Times New Roman" w:hAnsi="Calibri" w:cs="Calibri"/>
                      <w:color w:val="000000"/>
                      <w:lang w:eastAsia="en-GB"/>
                    </w:rPr>
                  </w:pPr>
                  <w:del w:id="1521" w:author="Jon Minton" w:date="2012-12-19T15:12:00Z">
                    <w:r w:rsidRPr="00BA0F69" w:rsidDel="00C07FB1">
                      <w:rPr>
                        <w:rFonts w:ascii="Calibri" w:eastAsia="Times New Roman" w:hAnsi="Calibri" w:cs="Calibri"/>
                        <w:color w:val="000000"/>
                        <w:lang w:eastAsia="en-GB"/>
                      </w:rPr>
                      <w:delText>7.4</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22" w:author="Jon Minton" w:date="2012-12-19T15:12:00Z"/>
                      <w:rFonts w:ascii="Calibri" w:eastAsia="Times New Roman" w:hAnsi="Calibri" w:cs="Calibri"/>
                      <w:color w:val="000000"/>
                      <w:lang w:eastAsia="en-GB"/>
                    </w:rPr>
                  </w:pPr>
                  <w:del w:id="1523" w:author="Jon Minton" w:date="2012-12-19T15:12:00Z">
                    <w:r w:rsidRPr="00BA0F69" w:rsidDel="00C07FB1">
                      <w:rPr>
                        <w:rFonts w:ascii="Calibri" w:eastAsia="Times New Roman" w:hAnsi="Calibri" w:cs="Calibri"/>
                        <w:color w:val="000000"/>
                        <w:lang w:eastAsia="en-GB"/>
                      </w:rPr>
                      <w:delText>6.1</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24" w:author="Jon Minton" w:date="2012-12-19T15:12:00Z"/>
                      <w:rFonts w:ascii="Calibri" w:eastAsia="Times New Roman" w:hAnsi="Calibri" w:cs="Calibri"/>
                      <w:color w:val="000000"/>
                      <w:lang w:eastAsia="en-GB"/>
                    </w:rPr>
                  </w:pPr>
                  <w:del w:id="1525" w:author="Jon Minton" w:date="2012-12-19T15:12:00Z">
                    <w:r w:rsidRPr="00BA0F69" w:rsidDel="00C07FB1">
                      <w:rPr>
                        <w:rFonts w:ascii="Calibri" w:eastAsia="Times New Roman" w:hAnsi="Calibri" w:cs="Calibri"/>
                        <w:color w:val="000000"/>
                        <w:lang w:eastAsia="en-GB"/>
                      </w:rPr>
                      <w:delText>4.7</w:delText>
                    </w:r>
                  </w:del>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26" w:author="Jon Minton" w:date="2012-12-19T15:12:00Z"/>
                      <w:rFonts w:ascii="Calibri" w:eastAsia="Times New Roman" w:hAnsi="Calibri" w:cs="Calibri"/>
                      <w:color w:val="000000"/>
                      <w:lang w:eastAsia="en-GB"/>
                    </w:rPr>
                  </w:pPr>
                  <w:del w:id="1527" w:author="Jon Minton" w:date="2012-12-19T15:12:00Z">
                    <w:r w:rsidRPr="00BA0F69" w:rsidDel="00C07FB1">
                      <w:rPr>
                        <w:rFonts w:ascii="Calibri" w:eastAsia="Times New Roman" w:hAnsi="Calibri" w:cs="Calibri"/>
                        <w:color w:val="000000"/>
                        <w:lang w:eastAsia="en-GB"/>
                      </w:rPr>
                      <w:delText>3.1</w:delText>
                    </w:r>
                  </w:del>
                </w:p>
              </w:tc>
              <w:tc>
                <w:tcPr>
                  <w:tcW w:w="495" w:type="dxa"/>
                  <w:tcBorders>
                    <w:top w:val="nil"/>
                    <w:left w:val="nil"/>
                    <w:bottom w:val="single" w:sz="8"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28" w:author="Jon Minton" w:date="2012-12-19T15:12:00Z"/>
                      <w:rFonts w:ascii="Calibri" w:eastAsia="Times New Roman" w:hAnsi="Calibri" w:cs="Calibri"/>
                      <w:color w:val="000000"/>
                      <w:lang w:eastAsia="en-GB"/>
                    </w:rPr>
                  </w:pPr>
                  <w:del w:id="1529" w:author="Jon Minton" w:date="2012-12-19T15:12:00Z">
                    <w:r w:rsidRPr="00BA0F69" w:rsidDel="00C07FB1">
                      <w:rPr>
                        <w:rFonts w:ascii="Calibri" w:eastAsia="Times New Roman" w:hAnsi="Calibri" w:cs="Calibri"/>
                        <w:color w:val="000000"/>
                        <w:lang w:eastAsia="en-GB"/>
                      </w:rPr>
                      <w:delText>1.3</w:delText>
                    </w:r>
                  </w:del>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del w:id="1530" w:author="Jon Minton" w:date="2012-12-19T15:12:00Z">
              <w:r w:rsidDel="00C07FB1">
                <w:delText>W_65_1_M</w:delText>
              </w:r>
            </w:del>
          </w:p>
        </w:tc>
      </w:tr>
      <w:tr w:rsidR="006E20FD" w:rsidTr="006E20FD">
        <w:trPr>
          <w:divId w:val="1548566716"/>
          <w:trHeight w:val="118"/>
        </w:trPr>
        <w:tc>
          <w:tcPr>
            <w:tcW w:w="8046"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Del="00C07FB1" w:rsidTr="006E20FD">
              <w:trPr>
                <w:trHeight w:val="300"/>
                <w:del w:id="1531" w:author="Jon Minton" w:date="2012-12-19T15:12:00Z"/>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Del="00C07FB1" w:rsidRDefault="006E20FD" w:rsidP="006E20FD">
                  <w:pPr>
                    <w:spacing w:after="0" w:line="240" w:lineRule="auto"/>
                    <w:jc w:val="center"/>
                    <w:rPr>
                      <w:del w:id="1532" w:author="Jon Minton" w:date="2012-12-19T15:12:00Z"/>
                      <w:rFonts w:ascii="Calibri" w:eastAsia="Times New Roman" w:hAnsi="Calibri" w:cs="Calibri"/>
                      <w:b/>
                      <w:bCs/>
                      <w:i/>
                      <w:iCs/>
                      <w:color w:val="000000"/>
                      <w:lang w:eastAsia="en-GB"/>
                    </w:rPr>
                  </w:pPr>
                  <w:del w:id="1533" w:author="Jon Minton" w:date="2012-12-19T15:12:00Z">
                    <w:r w:rsidRPr="00BA0F69" w:rsidDel="00C07FB1">
                      <w:rPr>
                        <w:rFonts w:ascii="Calibri" w:eastAsia="Times New Roman" w:hAnsi="Calibri" w:cs="Calibri"/>
                        <w:b/>
                        <w:bCs/>
                        <w:i/>
                        <w:iCs/>
                        <w:color w:val="000000"/>
                        <w:lang w:eastAsia="en-GB"/>
                      </w:rPr>
                      <w:delText>W_65</w:delText>
                    </w:r>
                  </w:del>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Del="00C07FB1" w:rsidRDefault="006E20FD" w:rsidP="006E20FD">
                  <w:pPr>
                    <w:spacing w:after="0" w:line="240" w:lineRule="auto"/>
                    <w:jc w:val="center"/>
                    <w:rPr>
                      <w:del w:id="1534" w:author="Jon Minton" w:date="2012-12-19T15:12:00Z"/>
                      <w:rFonts w:ascii="Calibri" w:eastAsia="Times New Roman" w:hAnsi="Calibri" w:cs="Calibri"/>
                      <w:i/>
                      <w:iCs/>
                      <w:color w:val="000000"/>
                      <w:lang w:eastAsia="en-GB"/>
                    </w:rPr>
                  </w:pPr>
                  <w:del w:id="1535" w:author="Jon Minton" w:date="2012-12-19T15:12:00Z">
                    <w:r w:rsidRPr="00BA0F69" w:rsidDel="00C07FB1">
                      <w:rPr>
                        <w:rFonts w:ascii="Calibri" w:eastAsia="Times New Roman" w:hAnsi="Calibri" w:cs="Calibri"/>
                        <w:i/>
                        <w:iCs/>
                        <w:color w:val="000000"/>
                        <w:lang w:eastAsia="en-GB"/>
                      </w:rPr>
                      <w:delText>Sensitivity</w:delText>
                    </w:r>
                  </w:del>
                </w:p>
              </w:tc>
            </w:tr>
            <w:tr w:rsidR="006E20FD" w:rsidRPr="00BA0F69" w:rsidDel="00C07FB1" w:rsidTr="006E20FD">
              <w:trPr>
                <w:trHeight w:val="300"/>
                <w:del w:id="1536" w:author="Jon Minton" w:date="2012-12-19T15:12:00Z"/>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Del="00C07FB1" w:rsidRDefault="006E20FD" w:rsidP="006E20FD">
                  <w:pPr>
                    <w:spacing w:after="0" w:line="240" w:lineRule="auto"/>
                    <w:jc w:val="center"/>
                    <w:rPr>
                      <w:del w:id="1537" w:author="Jon Minton" w:date="2012-12-19T15:12:00Z"/>
                      <w:rFonts w:ascii="Calibri" w:eastAsia="Times New Roman" w:hAnsi="Calibri" w:cs="Calibri"/>
                      <w:b/>
                      <w:bCs/>
                      <w:i/>
                      <w:iCs/>
                      <w:color w:val="000000"/>
                      <w:lang w:eastAsia="en-GB"/>
                    </w:rPr>
                  </w:pPr>
                  <w:del w:id="1538" w:author="Jon Minton" w:date="2012-12-19T15:12:00Z">
                    <w:r w:rsidRPr="00BA0F69" w:rsidDel="00C07FB1">
                      <w:rPr>
                        <w:rFonts w:ascii="Calibri" w:eastAsia="Times New Roman" w:hAnsi="Calibri" w:cs="Calibri"/>
                        <w:b/>
                        <w:bCs/>
                        <w:i/>
                        <w:iCs/>
                        <w:color w:val="000000"/>
                        <w:lang w:eastAsia="en-GB"/>
                      </w:rPr>
                      <w:delText>1_F</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39" w:author="Jon Minton" w:date="2012-12-19T15:12:00Z"/>
                      <w:rFonts w:ascii="Calibri" w:eastAsia="Times New Roman" w:hAnsi="Calibri" w:cs="Calibri"/>
                      <w:b/>
                      <w:bCs/>
                      <w:color w:val="000000"/>
                      <w:lang w:eastAsia="en-GB"/>
                    </w:rPr>
                  </w:pPr>
                  <w:del w:id="1540" w:author="Jon Minton" w:date="2012-12-19T15:12:00Z">
                    <w:r w:rsidRPr="00BA0F69" w:rsidDel="00C07FB1">
                      <w:rPr>
                        <w:rFonts w:ascii="Calibri" w:eastAsia="Times New Roman" w:hAnsi="Calibri" w:cs="Calibri"/>
                        <w:b/>
                        <w:bCs/>
                        <w:color w:val="000000"/>
                        <w:lang w:eastAsia="en-GB"/>
                      </w:rPr>
                      <w:delText>0</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41" w:author="Jon Minton" w:date="2012-12-19T15:12:00Z"/>
                      <w:rFonts w:ascii="Calibri" w:eastAsia="Times New Roman" w:hAnsi="Calibri" w:cs="Calibri"/>
                      <w:b/>
                      <w:bCs/>
                      <w:color w:val="000000"/>
                      <w:lang w:eastAsia="en-GB"/>
                    </w:rPr>
                  </w:pPr>
                  <w:del w:id="1542" w:author="Jon Minton" w:date="2012-12-19T15:12:00Z">
                    <w:r w:rsidRPr="00BA0F69" w:rsidDel="00C07FB1">
                      <w:rPr>
                        <w:rFonts w:ascii="Calibri" w:eastAsia="Times New Roman" w:hAnsi="Calibri" w:cs="Calibri"/>
                        <w:b/>
                        <w:bCs/>
                        <w:color w:val="000000"/>
                        <w:lang w:eastAsia="en-GB"/>
                      </w:rPr>
                      <w:delText>0.1</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43" w:author="Jon Minton" w:date="2012-12-19T15:12:00Z"/>
                      <w:rFonts w:ascii="Calibri" w:eastAsia="Times New Roman" w:hAnsi="Calibri" w:cs="Calibri"/>
                      <w:b/>
                      <w:bCs/>
                      <w:color w:val="000000"/>
                      <w:lang w:eastAsia="en-GB"/>
                    </w:rPr>
                  </w:pPr>
                  <w:del w:id="1544" w:author="Jon Minton" w:date="2012-12-19T15:12:00Z">
                    <w:r w:rsidRPr="00BA0F69" w:rsidDel="00C07FB1">
                      <w:rPr>
                        <w:rFonts w:ascii="Calibri" w:eastAsia="Times New Roman" w:hAnsi="Calibri" w:cs="Calibri"/>
                        <w:b/>
                        <w:bCs/>
                        <w:color w:val="000000"/>
                        <w:lang w:eastAsia="en-GB"/>
                      </w:rPr>
                      <w:delText>0.2</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45" w:author="Jon Minton" w:date="2012-12-19T15:12:00Z"/>
                      <w:rFonts w:ascii="Calibri" w:eastAsia="Times New Roman" w:hAnsi="Calibri" w:cs="Calibri"/>
                      <w:b/>
                      <w:bCs/>
                      <w:color w:val="000000"/>
                      <w:lang w:eastAsia="en-GB"/>
                    </w:rPr>
                  </w:pPr>
                  <w:del w:id="1546" w:author="Jon Minton" w:date="2012-12-19T15:12:00Z">
                    <w:r w:rsidRPr="00BA0F69" w:rsidDel="00C07FB1">
                      <w:rPr>
                        <w:rFonts w:ascii="Calibri" w:eastAsia="Times New Roman" w:hAnsi="Calibri" w:cs="Calibri"/>
                        <w:b/>
                        <w:bCs/>
                        <w:color w:val="000000"/>
                        <w:lang w:eastAsia="en-GB"/>
                      </w:rPr>
                      <w:delText>0.3</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47" w:author="Jon Minton" w:date="2012-12-19T15:12:00Z"/>
                      <w:rFonts w:ascii="Calibri" w:eastAsia="Times New Roman" w:hAnsi="Calibri" w:cs="Calibri"/>
                      <w:b/>
                      <w:bCs/>
                      <w:color w:val="000000"/>
                      <w:lang w:eastAsia="en-GB"/>
                    </w:rPr>
                  </w:pPr>
                  <w:del w:id="1548" w:author="Jon Minton" w:date="2012-12-19T15:12:00Z">
                    <w:r w:rsidRPr="00BA0F69" w:rsidDel="00C07FB1">
                      <w:rPr>
                        <w:rFonts w:ascii="Calibri" w:eastAsia="Times New Roman" w:hAnsi="Calibri" w:cs="Calibri"/>
                        <w:b/>
                        <w:bCs/>
                        <w:color w:val="000000"/>
                        <w:lang w:eastAsia="en-GB"/>
                      </w:rPr>
                      <w:delText>0.4</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49" w:author="Jon Minton" w:date="2012-12-19T15:12:00Z"/>
                      <w:rFonts w:ascii="Calibri" w:eastAsia="Times New Roman" w:hAnsi="Calibri" w:cs="Calibri"/>
                      <w:b/>
                      <w:bCs/>
                      <w:color w:val="000000"/>
                      <w:lang w:eastAsia="en-GB"/>
                    </w:rPr>
                  </w:pPr>
                  <w:del w:id="1550" w:author="Jon Minton" w:date="2012-12-19T15:12:00Z">
                    <w:r w:rsidRPr="00BA0F69" w:rsidDel="00C07FB1">
                      <w:rPr>
                        <w:rFonts w:ascii="Calibri" w:eastAsia="Times New Roman" w:hAnsi="Calibri" w:cs="Calibri"/>
                        <w:b/>
                        <w:bCs/>
                        <w:color w:val="000000"/>
                        <w:lang w:eastAsia="en-GB"/>
                      </w:rPr>
                      <w:delText>0.5</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51" w:author="Jon Minton" w:date="2012-12-19T15:12:00Z"/>
                      <w:rFonts w:ascii="Calibri" w:eastAsia="Times New Roman" w:hAnsi="Calibri" w:cs="Calibri"/>
                      <w:b/>
                      <w:bCs/>
                      <w:color w:val="000000"/>
                      <w:lang w:eastAsia="en-GB"/>
                    </w:rPr>
                  </w:pPr>
                  <w:del w:id="1552" w:author="Jon Minton" w:date="2012-12-19T15:12:00Z">
                    <w:r w:rsidRPr="00BA0F69" w:rsidDel="00C07FB1">
                      <w:rPr>
                        <w:rFonts w:ascii="Calibri" w:eastAsia="Times New Roman" w:hAnsi="Calibri" w:cs="Calibri"/>
                        <w:b/>
                        <w:bCs/>
                        <w:color w:val="000000"/>
                        <w:lang w:eastAsia="en-GB"/>
                      </w:rPr>
                      <w:delText>0.6</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53" w:author="Jon Minton" w:date="2012-12-19T15:12:00Z"/>
                      <w:rFonts w:ascii="Calibri" w:eastAsia="Times New Roman" w:hAnsi="Calibri" w:cs="Calibri"/>
                      <w:b/>
                      <w:bCs/>
                      <w:color w:val="000000"/>
                      <w:lang w:eastAsia="en-GB"/>
                    </w:rPr>
                  </w:pPr>
                  <w:del w:id="1554" w:author="Jon Minton" w:date="2012-12-19T15:12:00Z">
                    <w:r w:rsidRPr="00BA0F69" w:rsidDel="00C07FB1">
                      <w:rPr>
                        <w:rFonts w:ascii="Calibri" w:eastAsia="Times New Roman" w:hAnsi="Calibri" w:cs="Calibri"/>
                        <w:b/>
                        <w:bCs/>
                        <w:color w:val="000000"/>
                        <w:lang w:eastAsia="en-GB"/>
                      </w:rPr>
                      <w:delText>0.7</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55" w:author="Jon Minton" w:date="2012-12-19T15:12:00Z"/>
                      <w:rFonts w:ascii="Calibri" w:eastAsia="Times New Roman" w:hAnsi="Calibri" w:cs="Calibri"/>
                      <w:b/>
                      <w:bCs/>
                      <w:color w:val="000000"/>
                      <w:lang w:eastAsia="en-GB"/>
                    </w:rPr>
                  </w:pPr>
                  <w:del w:id="1556" w:author="Jon Minton" w:date="2012-12-19T15:12:00Z">
                    <w:r w:rsidRPr="00BA0F69" w:rsidDel="00C07FB1">
                      <w:rPr>
                        <w:rFonts w:ascii="Calibri" w:eastAsia="Times New Roman" w:hAnsi="Calibri" w:cs="Calibri"/>
                        <w:b/>
                        <w:bCs/>
                        <w:color w:val="000000"/>
                        <w:lang w:eastAsia="en-GB"/>
                      </w:rPr>
                      <w:delText>0.8</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57" w:author="Jon Minton" w:date="2012-12-19T15:12:00Z"/>
                      <w:rFonts w:ascii="Calibri" w:eastAsia="Times New Roman" w:hAnsi="Calibri" w:cs="Calibri"/>
                      <w:b/>
                      <w:bCs/>
                      <w:color w:val="000000"/>
                      <w:lang w:eastAsia="en-GB"/>
                    </w:rPr>
                  </w:pPr>
                  <w:del w:id="1558" w:author="Jon Minton" w:date="2012-12-19T15:12:00Z">
                    <w:r w:rsidRPr="00BA0F69" w:rsidDel="00C07FB1">
                      <w:rPr>
                        <w:rFonts w:ascii="Calibri" w:eastAsia="Times New Roman" w:hAnsi="Calibri" w:cs="Calibri"/>
                        <w:b/>
                        <w:bCs/>
                        <w:color w:val="000000"/>
                        <w:lang w:eastAsia="en-GB"/>
                      </w:rPr>
                      <w:delText>0.9</w:delText>
                    </w:r>
                  </w:del>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59" w:author="Jon Minton" w:date="2012-12-19T15:12:00Z"/>
                      <w:rFonts w:ascii="Calibri" w:eastAsia="Times New Roman" w:hAnsi="Calibri" w:cs="Calibri"/>
                      <w:b/>
                      <w:bCs/>
                      <w:color w:val="000000"/>
                      <w:lang w:eastAsia="en-GB"/>
                    </w:rPr>
                  </w:pPr>
                  <w:del w:id="1560" w:author="Jon Minton" w:date="2012-12-19T15:12:00Z">
                    <w:r w:rsidRPr="00BA0F69" w:rsidDel="00C07FB1">
                      <w:rPr>
                        <w:rFonts w:ascii="Calibri" w:eastAsia="Times New Roman" w:hAnsi="Calibri" w:cs="Calibri"/>
                        <w:b/>
                        <w:bCs/>
                        <w:color w:val="000000"/>
                        <w:lang w:eastAsia="en-GB"/>
                      </w:rPr>
                      <w:delText>1</w:delText>
                    </w:r>
                  </w:del>
                </w:p>
              </w:tc>
            </w:tr>
            <w:tr w:rsidR="006E20FD" w:rsidRPr="00BA0F69" w:rsidDel="00C07FB1" w:rsidTr="006E20FD">
              <w:trPr>
                <w:trHeight w:val="300"/>
                <w:del w:id="1561" w:author="Jon Minton" w:date="2012-12-19T15:12:00Z"/>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Del="00C07FB1" w:rsidRDefault="006E20FD" w:rsidP="006E20FD">
                  <w:pPr>
                    <w:spacing w:after="0" w:line="240" w:lineRule="auto"/>
                    <w:jc w:val="center"/>
                    <w:rPr>
                      <w:del w:id="1562" w:author="Jon Minton" w:date="2012-12-19T15:12:00Z"/>
                      <w:rFonts w:ascii="Calibri" w:eastAsia="Times New Roman" w:hAnsi="Calibri" w:cs="Calibri"/>
                      <w:i/>
                      <w:iCs/>
                      <w:color w:val="000000"/>
                      <w:lang w:eastAsia="en-GB"/>
                    </w:rPr>
                  </w:pPr>
                  <w:del w:id="1563" w:author="Jon Minton" w:date="2012-12-19T15:12:00Z">
                    <w:r w:rsidRPr="00BA0F69" w:rsidDel="00C07FB1">
                      <w:rPr>
                        <w:rFonts w:ascii="Calibri" w:eastAsia="Times New Roman" w:hAnsi="Calibri" w:cs="Calibri"/>
                        <w:i/>
                        <w:iCs/>
                        <w:color w:val="000000"/>
                        <w:lang w:eastAsia="en-GB"/>
                      </w:rPr>
                      <w:delText>Specificity</w:delText>
                    </w:r>
                  </w:del>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64" w:author="Jon Minton" w:date="2012-12-19T15:12:00Z"/>
                      <w:rFonts w:ascii="Calibri" w:eastAsia="Times New Roman" w:hAnsi="Calibri" w:cs="Calibri"/>
                      <w:b/>
                      <w:bCs/>
                      <w:color w:val="000000"/>
                      <w:lang w:eastAsia="en-GB"/>
                    </w:rPr>
                  </w:pPr>
                  <w:del w:id="1565" w:author="Jon Minton" w:date="2012-12-19T15:12:00Z">
                    <w:r w:rsidRPr="00BA0F69" w:rsidDel="00C07FB1">
                      <w:rPr>
                        <w:rFonts w:ascii="Calibri" w:eastAsia="Times New Roman" w:hAnsi="Calibri" w:cs="Calibri"/>
                        <w:b/>
                        <w:bCs/>
                        <w:color w:val="000000"/>
                        <w:lang w:eastAsia="en-GB"/>
                      </w:rPr>
                      <w:delText>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66" w:author="Jon Minton" w:date="2012-12-19T15:12:00Z"/>
                      <w:rFonts w:ascii="Calibri" w:eastAsia="Times New Roman" w:hAnsi="Calibri" w:cs="Calibri"/>
                      <w:color w:val="000000"/>
                      <w:lang w:eastAsia="en-GB"/>
                    </w:rPr>
                  </w:pPr>
                  <w:del w:id="1567" w:author="Jon Minton" w:date="2012-12-19T15:12:00Z">
                    <w:r w:rsidRPr="00BA0F69" w:rsidDel="00C07FB1">
                      <w:rPr>
                        <w:rFonts w:ascii="Calibri" w:eastAsia="Times New Roman" w:hAnsi="Calibri" w:cs="Calibri"/>
                        <w:color w:val="000000"/>
                        <w:lang w:eastAsia="en-GB"/>
                      </w:rPr>
                      <w:delText>&gt;99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68" w:author="Jon Minton" w:date="2012-12-19T15:12:00Z"/>
                      <w:rFonts w:ascii="Calibri" w:eastAsia="Times New Roman" w:hAnsi="Calibri" w:cs="Calibri"/>
                      <w:color w:val="000000"/>
                      <w:lang w:eastAsia="en-GB"/>
                    </w:rPr>
                  </w:pPr>
                  <w:del w:id="1569" w:author="Jon Minton" w:date="2012-12-19T15:12:00Z">
                    <w:r w:rsidRPr="00BA0F69" w:rsidDel="00C07FB1">
                      <w:rPr>
                        <w:rFonts w:ascii="Calibri" w:eastAsia="Times New Roman" w:hAnsi="Calibri" w:cs="Calibri"/>
                        <w:color w:val="000000"/>
                        <w:lang w:eastAsia="en-GB"/>
                      </w:rPr>
                      <w:delText>&gt;99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70" w:author="Jon Minton" w:date="2012-12-19T15:12:00Z"/>
                      <w:rFonts w:ascii="Calibri" w:eastAsia="Times New Roman" w:hAnsi="Calibri" w:cs="Calibri"/>
                      <w:color w:val="000000"/>
                      <w:lang w:eastAsia="en-GB"/>
                    </w:rPr>
                  </w:pPr>
                  <w:del w:id="1571" w:author="Jon Minton" w:date="2012-12-19T15:12:00Z">
                    <w:r w:rsidRPr="00BA0F69" w:rsidDel="00C07FB1">
                      <w:rPr>
                        <w:rFonts w:ascii="Calibri" w:eastAsia="Times New Roman" w:hAnsi="Calibri" w:cs="Calibri"/>
                        <w:color w:val="000000"/>
                        <w:lang w:eastAsia="en-GB"/>
                      </w:rPr>
                      <w:delText>&gt;99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72" w:author="Jon Minton" w:date="2012-12-19T15:12:00Z"/>
                      <w:rFonts w:ascii="Calibri" w:eastAsia="Times New Roman" w:hAnsi="Calibri" w:cs="Calibri"/>
                      <w:color w:val="000000"/>
                      <w:lang w:eastAsia="en-GB"/>
                    </w:rPr>
                  </w:pPr>
                  <w:del w:id="1573"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74" w:author="Jon Minton" w:date="2012-12-19T15:12:00Z"/>
                      <w:rFonts w:ascii="Calibri" w:eastAsia="Times New Roman" w:hAnsi="Calibri" w:cs="Calibri"/>
                      <w:color w:val="000000"/>
                      <w:lang w:eastAsia="en-GB"/>
                    </w:rPr>
                  </w:pPr>
                  <w:del w:id="1575"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76" w:author="Jon Minton" w:date="2012-12-19T15:12:00Z"/>
                      <w:rFonts w:ascii="Calibri" w:eastAsia="Times New Roman" w:hAnsi="Calibri" w:cs="Calibri"/>
                      <w:color w:val="000000"/>
                      <w:lang w:eastAsia="en-GB"/>
                    </w:rPr>
                  </w:pPr>
                  <w:del w:id="1577"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78" w:author="Jon Minton" w:date="2012-12-19T15:12:00Z"/>
                      <w:rFonts w:ascii="Calibri" w:eastAsia="Times New Roman" w:hAnsi="Calibri" w:cs="Calibri"/>
                      <w:color w:val="000000"/>
                      <w:lang w:eastAsia="en-GB"/>
                    </w:rPr>
                  </w:pPr>
                  <w:del w:id="1579"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80" w:author="Jon Minton" w:date="2012-12-19T15:12:00Z"/>
                      <w:rFonts w:ascii="Calibri" w:eastAsia="Times New Roman" w:hAnsi="Calibri" w:cs="Calibri"/>
                      <w:color w:val="000000"/>
                      <w:lang w:eastAsia="en-GB"/>
                    </w:rPr>
                  </w:pPr>
                  <w:del w:id="1581"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82" w:author="Jon Minton" w:date="2012-12-19T15:12:00Z"/>
                      <w:rFonts w:ascii="Calibri" w:eastAsia="Times New Roman" w:hAnsi="Calibri" w:cs="Calibri"/>
                      <w:color w:val="000000"/>
                      <w:lang w:eastAsia="en-GB"/>
                    </w:rPr>
                  </w:pPr>
                  <w:del w:id="1583" w:author="Jon Minton" w:date="2012-12-19T15:12:00Z">
                    <w:r w:rsidRPr="00BA0F69" w:rsidDel="00C07FB1">
                      <w:rPr>
                        <w:rFonts w:ascii="Calibri" w:eastAsia="Times New Roman" w:hAnsi="Calibri" w:cs="Calibri"/>
                        <w:color w:val="000000"/>
                        <w:lang w:eastAsia="en-GB"/>
                      </w:rPr>
                      <w:delText>&gt;99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84" w:author="Jon Minton" w:date="2012-12-19T15:12:00Z"/>
                      <w:rFonts w:ascii="Calibri" w:eastAsia="Times New Roman" w:hAnsi="Calibri" w:cs="Calibri"/>
                      <w:color w:val="000000"/>
                      <w:lang w:eastAsia="en-GB"/>
                    </w:rPr>
                  </w:pPr>
                  <w:del w:id="1585" w:author="Jon Minton" w:date="2012-12-19T15:12:00Z">
                    <w:r w:rsidRPr="00BA0F69" w:rsidDel="00C07FB1">
                      <w:rPr>
                        <w:rFonts w:ascii="Calibri" w:eastAsia="Times New Roman" w:hAnsi="Calibri" w:cs="Calibri"/>
                        <w:color w:val="000000"/>
                        <w:lang w:eastAsia="en-GB"/>
                      </w:rPr>
                      <w:delText>&gt;99</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86" w:author="Jon Minton" w:date="2012-12-19T15:12:00Z"/>
                      <w:rFonts w:ascii="Calibri" w:eastAsia="Times New Roman" w:hAnsi="Calibri" w:cs="Calibri"/>
                      <w:color w:val="000000"/>
                      <w:lang w:eastAsia="en-GB"/>
                    </w:rPr>
                  </w:pPr>
                  <w:del w:id="1587" w:author="Jon Minton" w:date="2012-12-19T15:12:00Z">
                    <w:r w:rsidDel="00C07FB1">
                      <w:rPr>
                        <w:rFonts w:ascii="Calibri" w:eastAsia="Times New Roman" w:hAnsi="Calibri" w:cs="Calibri"/>
                        <w:color w:val="000000"/>
                        <w:lang w:eastAsia="en-GB"/>
                      </w:rPr>
                      <w:delText>∞</w:delText>
                    </w:r>
                  </w:del>
                </w:p>
              </w:tc>
            </w:tr>
            <w:tr w:rsidR="006E20FD" w:rsidRPr="00BA0F69" w:rsidDel="00C07FB1" w:rsidTr="006E20FD">
              <w:trPr>
                <w:trHeight w:val="300"/>
                <w:del w:id="1588"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589"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590" w:author="Jon Minton" w:date="2012-12-19T15:12:00Z"/>
                      <w:rFonts w:ascii="Calibri" w:eastAsia="Times New Roman" w:hAnsi="Calibri" w:cs="Calibri"/>
                      <w:b/>
                      <w:bCs/>
                      <w:color w:val="000000"/>
                      <w:lang w:eastAsia="en-GB"/>
                    </w:rPr>
                  </w:pPr>
                  <w:del w:id="1591" w:author="Jon Minton" w:date="2012-12-19T15:12:00Z">
                    <w:r w:rsidRPr="00BA0F69" w:rsidDel="00C07FB1">
                      <w:rPr>
                        <w:rFonts w:ascii="Calibri" w:eastAsia="Times New Roman" w:hAnsi="Calibri" w:cs="Calibri"/>
                        <w:b/>
                        <w:bCs/>
                        <w:color w:val="000000"/>
                        <w:lang w:eastAsia="en-GB"/>
                      </w:rPr>
                      <w:delText>0.1</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92" w:author="Jon Minton" w:date="2012-12-19T15:12:00Z"/>
                      <w:rFonts w:ascii="Calibri" w:eastAsia="Times New Roman" w:hAnsi="Calibri" w:cs="Calibri"/>
                      <w:color w:val="000000"/>
                      <w:lang w:eastAsia="en-GB"/>
                    </w:rPr>
                  </w:pPr>
                  <w:del w:id="1593" w:author="Jon Minton" w:date="2012-12-19T15:12:00Z">
                    <w:r w:rsidRPr="00BA0F69" w:rsidDel="00C07FB1">
                      <w:rPr>
                        <w:rFonts w:ascii="Calibri" w:eastAsia="Times New Roman" w:hAnsi="Calibri" w:cs="Calibri"/>
                        <w:color w:val="000000"/>
                        <w:lang w:eastAsia="en-GB"/>
                      </w:rPr>
                      <w:delText>71.9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94" w:author="Jon Minton" w:date="2012-12-19T15:12:00Z"/>
                      <w:rFonts w:ascii="Calibri" w:eastAsia="Times New Roman" w:hAnsi="Calibri" w:cs="Calibri"/>
                      <w:color w:val="000000"/>
                      <w:lang w:eastAsia="en-GB"/>
                    </w:rPr>
                  </w:pPr>
                  <w:del w:id="1595" w:author="Jon Minton" w:date="2012-12-19T15:12:00Z">
                    <w:r w:rsidRPr="00BA0F69" w:rsidDel="00C07FB1">
                      <w:rPr>
                        <w:rFonts w:ascii="Calibri" w:eastAsia="Times New Roman" w:hAnsi="Calibri" w:cs="Calibri"/>
                        <w:color w:val="000000"/>
                        <w:lang w:eastAsia="en-GB"/>
                      </w:rPr>
                      <w:delText>69.7</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96" w:author="Jon Minton" w:date="2012-12-19T15:12:00Z"/>
                      <w:rFonts w:ascii="Calibri" w:eastAsia="Times New Roman" w:hAnsi="Calibri" w:cs="Calibri"/>
                      <w:color w:val="000000"/>
                      <w:lang w:eastAsia="en-GB"/>
                    </w:rPr>
                  </w:pPr>
                  <w:del w:id="1597" w:author="Jon Minton" w:date="2012-12-19T15:12:00Z">
                    <w:r w:rsidRPr="00BA0F69" w:rsidDel="00C07FB1">
                      <w:rPr>
                        <w:rFonts w:ascii="Calibri" w:eastAsia="Times New Roman" w:hAnsi="Calibri" w:cs="Calibri"/>
                        <w:color w:val="000000"/>
                        <w:lang w:eastAsia="en-GB"/>
                      </w:rPr>
                      <w:delText>67.1</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598" w:author="Jon Minton" w:date="2012-12-19T15:12:00Z"/>
                      <w:rFonts w:ascii="Calibri" w:eastAsia="Times New Roman" w:hAnsi="Calibri" w:cs="Calibri"/>
                      <w:color w:val="000000"/>
                      <w:lang w:eastAsia="en-GB"/>
                    </w:rPr>
                  </w:pPr>
                  <w:del w:id="1599" w:author="Jon Minton" w:date="2012-12-19T15:12:00Z">
                    <w:r w:rsidRPr="00BA0F69" w:rsidDel="00C07FB1">
                      <w:rPr>
                        <w:rFonts w:ascii="Calibri" w:eastAsia="Times New Roman" w:hAnsi="Calibri" w:cs="Calibri"/>
                        <w:color w:val="000000"/>
                        <w:lang w:eastAsia="en-GB"/>
                      </w:rPr>
                      <w:delText>64.1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00" w:author="Jon Minton" w:date="2012-12-19T15:12:00Z"/>
                      <w:rFonts w:ascii="Calibri" w:eastAsia="Times New Roman" w:hAnsi="Calibri" w:cs="Calibri"/>
                      <w:color w:val="000000"/>
                      <w:lang w:eastAsia="en-GB"/>
                    </w:rPr>
                  </w:pPr>
                  <w:del w:id="1601" w:author="Jon Minton" w:date="2012-12-19T15:12:00Z">
                    <w:r w:rsidRPr="00BA0F69" w:rsidDel="00C07FB1">
                      <w:rPr>
                        <w:rFonts w:ascii="Calibri" w:eastAsia="Times New Roman" w:hAnsi="Calibri" w:cs="Calibri"/>
                        <w:color w:val="000000"/>
                        <w:lang w:eastAsia="en-GB"/>
                      </w:rPr>
                      <w:delText>60.4</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02" w:author="Jon Minton" w:date="2012-12-19T15:12:00Z"/>
                      <w:rFonts w:ascii="Calibri" w:eastAsia="Times New Roman" w:hAnsi="Calibri" w:cs="Calibri"/>
                      <w:color w:val="000000"/>
                      <w:lang w:eastAsia="en-GB"/>
                    </w:rPr>
                  </w:pPr>
                  <w:del w:id="1603" w:author="Jon Minton" w:date="2012-12-19T15:12:00Z">
                    <w:r w:rsidRPr="00BA0F69" w:rsidDel="00C07FB1">
                      <w:rPr>
                        <w:rFonts w:ascii="Calibri" w:eastAsia="Times New Roman" w:hAnsi="Calibri" w:cs="Calibri"/>
                        <w:color w:val="000000"/>
                        <w:lang w:eastAsia="en-GB"/>
                      </w:rPr>
                      <w:delText>56.1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04" w:author="Jon Minton" w:date="2012-12-19T15:12:00Z"/>
                      <w:rFonts w:ascii="Calibri" w:eastAsia="Times New Roman" w:hAnsi="Calibri" w:cs="Calibri"/>
                      <w:color w:val="000000"/>
                      <w:lang w:eastAsia="en-GB"/>
                    </w:rPr>
                  </w:pPr>
                  <w:del w:id="1605" w:author="Jon Minton" w:date="2012-12-19T15:12:00Z">
                    <w:r w:rsidRPr="00BA0F69" w:rsidDel="00C07FB1">
                      <w:rPr>
                        <w:rFonts w:ascii="Calibri" w:eastAsia="Times New Roman" w:hAnsi="Calibri" w:cs="Calibri"/>
                        <w:color w:val="000000"/>
                        <w:lang w:eastAsia="en-GB"/>
                      </w:rPr>
                      <w:delText>50.6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06" w:author="Jon Minton" w:date="2012-12-19T15:12:00Z"/>
                      <w:rFonts w:ascii="Calibri" w:eastAsia="Times New Roman" w:hAnsi="Calibri" w:cs="Calibri"/>
                      <w:color w:val="000000"/>
                      <w:lang w:eastAsia="en-GB"/>
                    </w:rPr>
                  </w:pPr>
                  <w:del w:id="1607" w:author="Jon Minton" w:date="2012-12-19T15:12:00Z">
                    <w:r w:rsidRPr="00BA0F69" w:rsidDel="00C07FB1">
                      <w:rPr>
                        <w:rFonts w:ascii="Calibri" w:eastAsia="Times New Roman" w:hAnsi="Calibri" w:cs="Calibri"/>
                        <w:color w:val="000000"/>
                        <w:lang w:eastAsia="en-GB"/>
                      </w:rPr>
                      <w:delText>43.8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08" w:author="Jon Minton" w:date="2012-12-19T15:12:00Z"/>
                      <w:rFonts w:ascii="Calibri" w:eastAsia="Times New Roman" w:hAnsi="Calibri" w:cs="Calibri"/>
                      <w:color w:val="000000"/>
                      <w:lang w:eastAsia="en-GB"/>
                    </w:rPr>
                  </w:pPr>
                  <w:del w:id="1609" w:author="Jon Minton" w:date="2012-12-19T15:12:00Z">
                    <w:r w:rsidRPr="00BA0F69" w:rsidDel="00C07FB1">
                      <w:rPr>
                        <w:rFonts w:ascii="Calibri" w:eastAsia="Times New Roman" w:hAnsi="Calibri" w:cs="Calibri"/>
                        <w:color w:val="000000"/>
                        <w:lang w:eastAsia="en-GB"/>
                      </w:rPr>
                      <w:delText>34.7</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10" w:author="Jon Minton" w:date="2012-12-19T15:12:00Z"/>
                      <w:rFonts w:ascii="Calibri" w:eastAsia="Times New Roman" w:hAnsi="Calibri" w:cs="Calibri"/>
                      <w:color w:val="000000"/>
                      <w:lang w:eastAsia="en-GB"/>
                    </w:rPr>
                  </w:pPr>
                  <w:del w:id="1611" w:author="Jon Minton" w:date="2012-12-19T15:12:00Z">
                    <w:r w:rsidRPr="00BA0F69" w:rsidDel="00C07FB1">
                      <w:rPr>
                        <w:rFonts w:ascii="Calibri" w:eastAsia="Times New Roman" w:hAnsi="Calibri" w:cs="Calibri"/>
                        <w:color w:val="000000"/>
                        <w:lang w:eastAsia="en-GB"/>
                      </w:rPr>
                      <w:delText>22.3</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12" w:author="Jon Minton" w:date="2012-12-19T15:12:00Z"/>
                      <w:rFonts w:ascii="Calibri" w:eastAsia="Times New Roman" w:hAnsi="Calibri" w:cs="Calibri"/>
                      <w:color w:val="000000"/>
                      <w:lang w:eastAsia="en-GB"/>
                    </w:rPr>
                  </w:pPr>
                  <w:del w:id="1613" w:author="Jon Minton" w:date="2012-12-19T15:12:00Z">
                    <w:r w:rsidRPr="00BA0F69" w:rsidDel="00C07FB1">
                      <w:rPr>
                        <w:rFonts w:ascii="Calibri" w:eastAsia="Times New Roman" w:hAnsi="Calibri" w:cs="Calibri"/>
                        <w:color w:val="000000"/>
                        <w:lang w:eastAsia="en-GB"/>
                      </w:rPr>
                      <w:delText>4.4</w:delText>
                    </w:r>
                  </w:del>
                </w:p>
              </w:tc>
            </w:tr>
            <w:tr w:rsidR="006E20FD" w:rsidRPr="00BA0F69" w:rsidDel="00C07FB1" w:rsidTr="006E20FD">
              <w:trPr>
                <w:trHeight w:val="300"/>
                <w:del w:id="1614"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615"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16" w:author="Jon Minton" w:date="2012-12-19T15:12:00Z"/>
                      <w:rFonts w:ascii="Calibri" w:eastAsia="Times New Roman" w:hAnsi="Calibri" w:cs="Calibri"/>
                      <w:b/>
                      <w:bCs/>
                      <w:color w:val="000000"/>
                      <w:lang w:eastAsia="en-GB"/>
                    </w:rPr>
                  </w:pPr>
                  <w:del w:id="1617" w:author="Jon Minton" w:date="2012-12-19T15:12:00Z">
                    <w:r w:rsidRPr="00BA0F69" w:rsidDel="00C07FB1">
                      <w:rPr>
                        <w:rFonts w:ascii="Calibri" w:eastAsia="Times New Roman" w:hAnsi="Calibri" w:cs="Calibri"/>
                        <w:b/>
                        <w:bCs/>
                        <w:color w:val="000000"/>
                        <w:lang w:eastAsia="en-GB"/>
                      </w:rPr>
                      <w:delText>0.2</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18" w:author="Jon Minton" w:date="2012-12-19T15:12:00Z"/>
                      <w:rFonts w:ascii="Calibri" w:eastAsia="Times New Roman" w:hAnsi="Calibri" w:cs="Calibri"/>
                      <w:color w:val="000000"/>
                      <w:lang w:eastAsia="en-GB"/>
                    </w:rPr>
                  </w:pPr>
                  <w:del w:id="1619" w:author="Jon Minton" w:date="2012-12-19T15:12:00Z">
                    <w:r w:rsidRPr="00BA0F69" w:rsidDel="00C07FB1">
                      <w:rPr>
                        <w:rFonts w:ascii="Calibri" w:eastAsia="Times New Roman" w:hAnsi="Calibri" w:cs="Calibri"/>
                        <w:color w:val="000000"/>
                        <w:lang w:eastAsia="en-GB"/>
                      </w:rPr>
                      <w:delText>55.3</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20" w:author="Jon Minton" w:date="2012-12-19T15:12:00Z"/>
                      <w:rFonts w:ascii="Calibri" w:eastAsia="Times New Roman" w:hAnsi="Calibri" w:cs="Calibri"/>
                      <w:color w:val="000000"/>
                      <w:lang w:eastAsia="en-GB"/>
                    </w:rPr>
                  </w:pPr>
                  <w:del w:id="1621" w:author="Jon Minton" w:date="2012-12-19T15:12:00Z">
                    <w:r w:rsidRPr="00BA0F69" w:rsidDel="00C07FB1">
                      <w:rPr>
                        <w:rFonts w:ascii="Calibri" w:eastAsia="Times New Roman" w:hAnsi="Calibri" w:cs="Calibri"/>
                        <w:color w:val="000000"/>
                        <w:lang w:eastAsia="en-GB"/>
                      </w:rPr>
                      <w:delText>52.7</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22" w:author="Jon Minton" w:date="2012-12-19T15:12:00Z"/>
                      <w:rFonts w:ascii="Calibri" w:eastAsia="Times New Roman" w:hAnsi="Calibri" w:cs="Calibri"/>
                      <w:color w:val="000000"/>
                      <w:lang w:eastAsia="en-GB"/>
                    </w:rPr>
                  </w:pPr>
                  <w:del w:id="1623" w:author="Jon Minton" w:date="2012-12-19T15:12:00Z">
                    <w:r w:rsidRPr="00BA0F69" w:rsidDel="00C07FB1">
                      <w:rPr>
                        <w:rFonts w:ascii="Calibri" w:eastAsia="Times New Roman" w:hAnsi="Calibri" w:cs="Calibri"/>
                        <w:color w:val="000000"/>
                        <w:lang w:eastAsia="en-GB"/>
                      </w:rPr>
                      <w:delText>49.8</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24" w:author="Jon Minton" w:date="2012-12-19T15:12:00Z"/>
                      <w:rFonts w:ascii="Calibri" w:eastAsia="Times New Roman" w:hAnsi="Calibri" w:cs="Calibri"/>
                      <w:color w:val="000000"/>
                      <w:lang w:eastAsia="en-GB"/>
                    </w:rPr>
                  </w:pPr>
                  <w:del w:id="1625" w:author="Jon Minton" w:date="2012-12-19T15:12:00Z">
                    <w:r w:rsidRPr="00BA0F69" w:rsidDel="00C07FB1">
                      <w:rPr>
                        <w:rFonts w:ascii="Calibri" w:eastAsia="Times New Roman" w:hAnsi="Calibri" w:cs="Calibri"/>
                        <w:color w:val="000000"/>
                        <w:lang w:eastAsia="en-GB"/>
                      </w:rPr>
                      <w:delText>46.5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26" w:author="Jon Minton" w:date="2012-12-19T15:12:00Z"/>
                      <w:rFonts w:ascii="Calibri" w:eastAsia="Times New Roman" w:hAnsi="Calibri" w:cs="Calibri"/>
                      <w:color w:val="000000"/>
                      <w:lang w:eastAsia="en-GB"/>
                    </w:rPr>
                  </w:pPr>
                  <w:del w:id="1627" w:author="Jon Minton" w:date="2012-12-19T15:12:00Z">
                    <w:r w:rsidRPr="00BA0F69" w:rsidDel="00C07FB1">
                      <w:rPr>
                        <w:rFonts w:ascii="Calibri" w:eastAsia="Times New Roman" w:hAnsi="Calibri" w:cs="Calibri"/>
                        <w:color w:val="000000"/>
                        <w:lang w:eastAsia="en-GB"/>
                      </w:rPr>
                      <w:delText>42.8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28" w:author="Jon Minton" w:date="2012-12-19T15:12:00Z"/>
                      <w:rFonts w:ascii="Calibri" w:eastAsia="Times New Roman" w:hAnsi="Calibri" w:cs="Calibri"/>
                      <w:color w:val="000000"/>
                      <w:lang w:eastAsia="en-GB"/>
                    </w:rPr>
                  </w:pPr>
                  <w:del w:id="1629" w:author="Jon Minton" w:date="2012-12-19T15:12:00Z">
                    <w:r w:rsidRPr="00BA0F69" w:rsidDel="00C07FB1">
                      <w:rPr>
                        <w:rFonts w:ascii="Calibri" w:eastAsia="Times New Roman" w:hAnsi="Calibri" w:cs="Calibri"/>
                        <w:color w:val="000000"/>
                        <w:lang w:eastAsia="en-GB"/>
                      </w:rPr>
                      <w:delText>38.5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30" w:author="Jon Minton" w:date="2012-12-19T15:12:00Z"/>
                      <w:rFonts w:ascii="Calibri" w:eastAsia="Times New Roman" w:hAnsi="Calibri" w:cs="Calibri"/>
                      <w:color w:val="000000"/>
                      <w:lang w:eastAsia="en-GB"/>
                    </w:rPr>
                  </w:pPr>
                  <w:del w:id="1631" w:author="Jon Minton" w:date="2012-12-19T15:12:00Z">
                    <w:r w:rsidRPr="00BA0F69" w:rsidDel="00C07FB1">
                      <w:rPr>
                        <w:rFonts w:ascii="Calibri" w:eastAsia="Times New Roman" w:hAnsi="Calibri" w:cs="Calibri"/>
                        <w:color w:val="000000"/>
                        <w:lang w:eastAsia="en-GB"/>
                      </w:rPr>
                      <w:delText>33.6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32" w:author="Jon Minton" w:date="2012-12-19T15:12:00Z"/>
                      <w:rFonts w:ascii="Calibri" w:eastAsia="Times New Roman" w:hAnsi="Calibri" w:cs="Calibri"/>
                      <w:color w:val="000000"/>
                      <w:lang w:eastAsia="en-GB"/>
                    </w:rPr>
                  </w:pPr>
                  <w:del w:id="1633" w:author="Jon Minton" w:date="2012-12-19T15:12:00Z">
                    <w:r w:rsidRPr="00BA0F69" w:rsidDel="00C07FB1">
                      <w:rPr>
                        <w:rFonts w:ascii="Calibri" w:eastAsia="Times New Roman" w:hAnsi="Calibri" w:cs="Calibri"/>
                        <w:color w:val="000000"/>
                        <w:lang w:eastAsia="en-GB"/>
                      </w:rPr>
                      <w:delText>27.8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34" w:author="Jon Minton" w:date="2012-12-19T15:12:00Z"/>
                      <w:rFonts w:ascii="Calibri" w:eastAsia="Times New Roman" w:hAnsi="Calibri" w:cs="Calibri"/>
                      <w:color w:val="000000"/>
                      <w:lang w:eastAsia="en-GB"/>
                    </w:rPr>
                  </w:pPr>
                  <w:del w:id="1635" w:author="Jon Minton" w:date="2012-12-19T15:12:00Z">
                    <w:r w:rsidRPr="00BA0F69" w:rsidDel="00C07FB1">
                      <w:rPr>
                        <w:rFonts w:ascii="Calibri" w:eastAsia="Times New Roman" w:hAnsi="Calibri" w:cs="Calibri"/>
                        <w:color w:val="000000"/>
                        <w:lang w:eastAsia="en-GB"/>
                      </w:rPr>
                      <w:delText>21.0</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36" w:author="Jon Minton" w:date="2012-12-19T15:12:00Z"/>
                      <w:rFonts w:ascii="Calibri" w:eastAsia="Times New Roman" w:hAnsi="Calibri" w:cs="Calibri"/>
                      <w:color w:val="000000"/>
                      <w:lang w:eastAsia="en-GB"/>
                    </w:rPr>
                  </w:pPr>
                  <w:del w:id="1637" w:author="Jon Minton" w:date="2012-12-19T15:12:00Z">
                    <w:r w:rsidRPr="00BA0F69" w:rsidDel="00C07FB1">
                      <w:rPr>
                        <w:rFonts w:ascii="Calibri" w:eastAsia="Times New Roman" w:hAnsi="Calibri" w:cs="Calibri"/>
                        <w:color w:val="000000"/>
                        <w:lang w:eastAsia="en-GB"/>
                      </w:rPr>
                      <w:delText>12.8</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38" w:author="Jon Minton" w:date="2012-12-19T15:12:00Z"/>
                      <w:rFonts w:ascii="Calibri" w:eastAsia="Times New Roman" w:hAnsi="Calibri" w:cs="Calibri"/>
                      <w:color w:val="000000"/>
                      <w:lang w:eastAsia="en-GB"/>
                    </w:rPr>
                  </w:pPr>
                  <w:del w:id="1639" w:author="Jon Minton" w:date="2012-12-19T15:12:00Z">
                    <w:r w:rsidRPr="00BA0F69" w:rsidDel="00C07FB1">
                      <w:rPr>
                        <w:rFonts w:ascii="Calibri" w:eastAsia="Times New Roman" w:hAnsi="Calibri" w:cs="Calibri"/>
                        <w:color w:val="000000"/>
                        <w:lang w:eastAsia="en-GB"/>
                      </w:rPr>
                      <w:delText>2.7</w:delText>
                    </w:r>
                  </w:del>
                </w:p>
              </w:tc>
            </w:tr>
            <w:tr w:rsidR="006E20FD" w:rsidRPr="00BA0F69" w:rsidDel="00C07FB1" w:rsidTr="006E20FD">
              <w:trPr>
                <w:trHeight w:val="300"/>
                <w:del w:id="1640"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641"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42" w:author="Jon Minton" w:date="2012-12-19T15:12:00Z"/>
                      <w:rFonts w:ascii="Calibri" w:eastAsia="Times New Roman" w:hAnsi="Calibri" w:cs="Calibri"/>
                      <w:b/>
                      <w:bCs/>
                      <w:color w:val="000000"/>
                      <w:lang w:eastAsia="en-GB"/>
                    </w:rPr>
                  </w:pPr>
                  <w:del w:id="1643" w:author="Jon Minton" w:date="2012-12-19T15:12:00Z">
                    <w:r w:rsidRPr="00BA0F69" w:rsidDel="00C07FB1">
                      <w:rPr>
                        <w:rFonts w:ascii="Calibri" w:eastAsia="Times New Roman" w:hAnsi="Calibri" w:cs="Calibri"/>
                        <w:b/>
                        <w:bCs/>
                        <w:color w:val="000000"/>
                        <w:lang w:eastAsia="en-GB"/>
                      </w:rPr>
                      <w:delText>0.3</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44" w:author="Jon Minton" w:date="2012-12-19T15:12:00Z"/>
                      <w:rFonts w:ascii="Calibri" w:eastAsia="Times New Roman" w:hAnsi="Calibri" w:cs="Calibri"/>
                      <w:color w:val="000000"/>
                      <w:lang w:eastAsia="en-GB"/>
                    </w:rPr>
                  </w:pPr>
                  <w:del w:id="1645" w:author="Jon Minton" w:date="2012-12-19T15:12:00Z">
                    <w:r w:rsidRPr="00BA0F69" w:rsidDel="00C07FB1">
                      <w:rPr>
                        <w:rFonts w:ascii="Calibri" w:eastAsia="Times New Roman" w:hAnsi="Calibri" w:cs="Calibri"/>
                        <w:color w:val="000000"/>
                        <w:lang w:eastAsia="en-GB"/>
                      </w:rPr>
                      <w:delText>45.0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46" w:author="Jon Minton" w:date="2012-12-19T15:12:00Z"/>
                      <w:rFonts w:ascii="Calibri" w:eastAsia="Times New Roman" w:hAnsi="Calibri" w:cs="Calibri"/>
                      <w:color w:val="000000"/>
                      <w:lang w:eastAsia="en-GB"/>
                    </w:rPr>
                  </w:pPr>
                  <w:del w:id="1647" w:author="Jon Minton" w:date="2012-12-19T15:12:00Z">
                    <w:r w:rsidRPr="00BA0F69" w:rsidDel="00C07FB1">
                      <w:rPr>
                        <w:rFonts w:ascii="Calibri" w:eastAsia="Times New Roman" w:hAnsi="Calibri" w:cs="Calibri"/>
                        <w:color w:val="000000"/>
                        <w:lang w:eastAsia="en-GB"/>
                      </w:rPr>
                      <w:delText>42.5</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48" w:author="Jon Minton" w:date="2012-12-19T15:12:00Z"/>
                      <w:rFonts w:ascii="Calibri" w:eastAsia="Times New Roman" w:hAnsi="Calibri" w:cs="Calibri"/>
                      <w:color w:val="000000"/>
                      <w:lang w:eastAsia="en-GB"/>
                    </w:rPr>
                  </w:pPr>
                  <w:del w:id="1649" w:author="Jon Minton" w:date="2012-12-19T15:12:00Z">
                    <w:r w:rsidRPr="00BA0F69" w:rsidDel="00C07FB1">
                      <w:rPr>
                        <w:rFonts w:ascii="Calibri" w:eastAsia="Times New Roman" w:hAnsi="Calibri" w:cs="Calibri"/>
                        <w:color w:val="000000"/>
                        <w:lang w:eastAsia="en-GB"/>
                      </w:rPr>
                      <w:delText>39.7</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50" w:author="Jon Minton" w:date="2012-12-19T15:12:00Z"/>
                      <w:rFonts w:ascii="Calibri" w:eastAsia="Times New Roman" w:hAnsi="Calibri" w:cs="Calibri"/>
                      <w:color w:val="000000"/>
                      <w:lang w:eastAsia="en-GB"/>
                    </w:rPr>
                  </w:pPr>
                  <w:del w:id="1651" w:author="Jon Minton" w:date="2012-12-19T15:12:00Z">
                    <w:r w:rsidRPr="00BA0F69" w:rsidDel="00C07FB1">
                      <w:rPr>
                        <w:rFonts w:ascii="Calibri" w:eastAsia="Times New Roman" w:hAnsi="Calibri" w:cs="Calibri"/>
                        <w:color w:val="000000"/>
                        <w:lang w:eastAsia="en-GB"/>
                      </w:rPr>
                      <w:delText>36.6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52" w:author="Jon Minton" w:date="2012-12-19T15:12:00Z"/>
                      <w:rFonts w:ascii="Calibri" w:eastAsia="Times New Roman" w:hAnsi="Calibri" w:cs="Calibri"/>
                      <w:color w:val="000000"/>
                      <w:lang w:eastAsia="en-GB"/>
                    </w:rPr>
                  </w:pPr>
                  <w:del w:id="1653" w:author="Jon Minton" w:date="2012-12-19T15:12:00Z">
                    <w:r w:rsidRPr="00BA0F69" w:rsidDel="00C07FB1">
                      <w:rPr>
                        <w:rFonts w:ascii="Calibri" w:eastAsia="Times New Roman" w:hAnsi="Calibri" w:cs="Calibri"/>
                        <w:color w:val="000000"/>
                        <w:lang w:eastAsia="en-GB"/>
                      </w:rPr>
                      <w:delText>33.2</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54" w:author="Jon Minton" w:date="2012-12-19T15:12:00Z"/>
                      <w:rFonts w:ascii="Calibri" w:eastAsia="Times New Roman" w:hAnsi="Calibri" w:cs="Calibri"/>
                      <w:color w:val="000000"/>
                      <w:lang w:eastAsia="en-GB"/>
                    </w:rPr>
                  </w:pPr>
                  <w:del w:id="1655" w:author="Jon Minton" w:date="2012-12-19T15:12:00Z">
                    <w:r w:rsidRPr="00BA0F69" w:rsidDel="00C07FB1">
                      <w:rPr>
                        <w:rFonts w:ascii="Calibri" w:eastAsia="Times New Roman" w:hAnsi="Calibri" w:cs="Calibri"/>
                        <w:color w:val="000000"/>
                        <w:lang w:eastAsia="en-GB"/>
                      </w:rPr>
                      <w:delText>29.5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56" w:author="Jon Minton" w:date="2012-12-19T15:12:00Z"/>
                      <w:rFonts w:ascii="Calibri" w:eastAsia="Times New Roman" w:hAnsi="Calibri" w:cs="Calibri"/>
                      <w:color w:val="000000"/>
                      <w:lang w:eastAsia="en-GB"/>
                    </w:rPr>
                  </w:pPr>
                  <w:del w:id="1657" w:author="Jon Minton" w:date="2012-12-19T15:12:00Z">
                    <w:r w:rsidRPr="00BA0F69" w:rsidDel="00C07FB1">
                      <w:rPr>
                        <w:rFonts w:ascii="Calibri" w:eastAsia="Times New Roman" w:hAnsi="Calibri" w:cs="Calibri"/>
                        <w:color w:val="000000"/>
                        <w:lang w:eastAsia="en-GB"/>
                      </w:rPr>
                      <w:delText>25.3</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58" w:author="Jon Minton" w:date="2012-12-19T15:12:00Z"/>
                      <w:rFonts w:ascii="Calibri" w:eastAsia="Times New Roman" w:hAnsi="Calibri" w:cs="Calibri"/>
                      <w:color w:val="000000"/>
                      <w:lang w:eastAsia="en-GB"/>
                    </w:rPr>
                  </w:pPr>
                  <w:del w:id="1659" w:author="Jon Minton" w:date="2012-12-19T15:12:00Z">
                    <w:r w:rsidRPr="00BA0F69" w:rsidDel="00C07FB1">
                      <w:rPr>
                        <w:rFonts w:ascii="Calibri" w:eastAsia="Times New Roman" w:hAnsi="Calibri" w:cs="Calibri"/>
                        <w:color w:val="000000"/>
                        <w:lang w:eastAsia="en-GB"/>
                      </w:rPr>
                      <w:delText>20.6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60" w:author="Jon Minton" w:date="2012-12-19T15:12:00Z"/>
                      <w:rFonts w:ascii="Calibri" w:eastAsia="Times New Roman" w:hAnsi="Calibri" w:cs="Calibri"/>
                      <w:color w:val="000000"/>
                      <w:lang w:eastAsia="en-GB"/>
                    </w:rPr>
                  </w:pPr>
                  <w:del w:id="1661" w:author="Jon Minton" w:date="2012-12-19T15:12:00Z">
                    <w:r w:rsidRPr="00BA0F69" w:rsidDel="00C07FB1">
                      <w:rPr>
                        <w:rFonts w:ascii="Calibri" w:eastAsia="Times New Roman" w:hAnsi="Calibri" w:cs="Calibri"/>
                        <w:color w:val="000000"/>
                        <w:lang w:eastAsia="en-GB"/>
                      </w:rPr>
                      <w:delText>15.2</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62" w:author="Jon Minton" w:date="2012-12-19T15:12:00Z"/>
                      <w:rFonts w:ascii="Calibri" w:eastAsia="Times New Roman" w:hAnsi="Calibri" w:cs="Calibri"/>
                      <w:color w:val="000000"/>
                      <w:lang w:eastAsia="en-GB"/>
                    </w:rPr>
                  </w:pPr>
                  <w:del w:id="1663" w:author="Jon Minton" w:date="2012-12-19T15:12:00Z">
                    <w:r w:rsidRPr="00BA0F69" w:rsidDel="00C07FB1">
                      <w:rPr>
                        <w:rFonts w:ascii="Calibri" w:eastAsia="Times New Roman" w:hAnsi="Calibri" w:cs="Calibri"/>
                        <w:color w:val="000000"/>
                        <w:lang w:eastAsia="en-GB"/>
                      </w:rPr>
                      <w:delText>9.2</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64" w:author="Jon Minton" w:date="2012-12-19T15:12:00Z"/>
                      <w:rFonts w:ascii="Calibri" w:eastAsia="Times New Roman" w:hAnsi="Calibri" w:cs="Calibri"/>
                      <w:color w:val="000000"/>
                      <w:lang w:eastAsia="en-GB"/>
                    </w:rPr>
                  </w:pPr>
                  <w:del w:id="1665" w:author="Jon Minton" w:date="2012-12-19T15:12:00Z">
                    <w:r w:rsidRPr="00BA0F69" w:rsidDel="00C07FB1">
                      <w:rPr>
                        <w:rFonts w:ascii="Calibri" w:eastAsia="Times New Roman" w:hAnsi="Calibri" w:cs="Calibri"/>
                        <w:color w:val="000000"/>
                        <w:lang w:eastAsia="en-GB"/>
                      </w:rPr>
                      <w:delText>2.2</w:delText>
                    </w:r>
                  </w:del>
                </w:p>
              </w:tc>
            </w:tr>
            <w:tr w:rsidR="006E20FD" w:rsidRPr="00BA0F69" w:rsidDel="00C07FB1" w:rsidTr="006E20FD">
              <w:trPr>
                <w:trHeight w:val="300"/>
                <w:del w:id="1666"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667"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68" w:author="Jon Minton" w:date="2012-12-19T15:12:00Z"/>
                      <w:rFonts w:ascii="Calibri" w:eastAsia="Times New Roman" w:hAnsi="Calibri" w:cs="Calibri"/>
                      <w:b/>
                      <w:bCs/>
                      <w:color w:val="000000"/>
                      <w:lang w:eastAsia="en-GB"/>
                    </w:rPr>
                  </w:pPr>
                  <w:del w:id="1669" w:author="Jon Minton" w:date="2012-12-19T15:12:00Z">
                    <w:r w:rsidRPr="00BA0F69" w:rsidDel="00C07FB1">
                      <w:rPr>
                        <w:rFonts w:ascii="Calibri" w:eastAsia="Times New Roman" w:hAnsi="Calibri" w:cs="Calibri"/>
                        <w:b/>
                        <w:bCs/>
                        <w:color w:val="000000"/>
                        <w:lang w:eastAsia="en-GB"/>
                      </w:rPr>
                      <w:delText>0.4</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70" w:author="Jon Minton" w:date="2012-12-19T15:12:00Z"/>
                      <w:rFonts w:ascii="Calibri" w:eastAsia="Times New Roman" w:hAnsi="Calibri" w:cs="Calibri"/>
                      <w:color w:val="000000"/>
                      <w:lang w:eastAsia="en-GB"/>
                    </w:rPr>
                  </w:pPr>
                  <w:del w:id="1671" w:author="Jon Minton" w:date="2012-12-19T15:12:00Z">
                    <w:r w:rsidRPr="00BA0F69" w:rsidDel="00C07FB1">
                      <w:rPr>
                        <w:rFonts w:ascii="Calibri" w:eastAsia="Times New Roman" w:hAnsi="Calibri" w:cs="Calibri"/>
                        <w:color w:val="000000"/>
                        <w:lang w:eastAsia="en-GB"/>
                      </w:rPr>
                      <w:delText>38.0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72" w:author="Jon Minton" w:date="2012-12-19T15:12:00Z"/>
                      <w:rFonts w:ascii="Calibri" w:eastAsia="Times New Roman" w:hAnsi="Calibri" w:cs="Calibri"/>
                      <w:color w:val="000000"/>
                      <w:lang w:eastAsia="en-GB"/>
                    </w:rPr>
                  </w:pPr>
                  <w:del w:id="1673" w:author="Jon Minton" w:date="2012-12-19T15:12:00Z">
                    <w:r w:rsidRPr="00BA0F69" w:rsidDel="00C07FB1">
                      <w:rPr>
                        <w:rFonts w:ascii="Calibri" w:eastAsia="Times New Roman" w:hAnsi="Calibri" w:cs="Calibri"/>
                        <w:color w:val="000000"/>
                        <w:lang w:eastAsia="en-GB"/>
                      </w:rPr>
                      <w:delText>35.6</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74" w:author="Jon Minton" w:date="2012-12-19T15:12:00Z"/>
                      <w:rFonts w:ascii="Calibri" w:eastAsia="Times New Roman" w:hAnsi="Calibri" w:cs="Calibri"/>
                      <w:color w:val="000000"/>
                      <w:lang w:eastAsia="en-GB"/>
                    </w:rPr>
                  </w:pPr>
                  <w:del w:id="1675" w:author="Jon Minton" w:date="2012-12-19T15:12:00Z">
                    <w:r w:rsidRPr="00BA0F69" w:rsidDel="00C07FB1">
                      <w:rPr>
                        <w:rFonts w:ascii="Calibri" w:eastAsia="Times New Roman" w:hAnsi="Calibri" w:cs="Calibri"/>
                        <w:color w:val="000000"/>
                        <w:lang w:eastAsia="en-GB"/>
                      </w:rPr>
                      <w:delText>33.0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76" w:author="Jon Minton" w:date="2012-12-19T15:12:00Z"/>
                      <w:rFonts w:ascii="Calibri" w:eastAsia="Times New Roman" w:hAnsi="Calibri" w:cs="Calibri"/>
                      <w:color w:val="000000"/>
                      <w:lang w:eastAsia="en-GB"/>
                    </w:rPr>
                  </w:pPr>
                  <w:del w:id="1677" w:author="Jon Minton" w:date="2012-12-19T15:12:00Z">
                    <w:r w:rsidRPr="00BA0F69" w:rsidDel="00C07FB1">
                      <w:rPr>
                        <w:rFonts w:ascii="Calibri" w:eastAsia="Times New Roman" w:hAnsi="Calibri" w:cs="Calibri"/>
                        <w:color w:val="000000"/>
                        <w:lang w:eastAsia="en-GB"/>
                      </w:rPr>
                      <w:delText>30.2</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78" w:author="Jon Minton" w:date="2012-12-19T15:12:00Z"/>
                      <w:rFonts w:ascii="Calibri" w:eastAsia="Times New Roman" w:hAnsi="Calibri" w:cs="Calibri"/>
                      <w:color w:val="000000"/>
                      <w:lang w:eastAsia="en-GB"/>
                    </w:rPr>
                  </w:pPr>
                  <w:del w:id="1679" w:author="Jon Minton" w:date="2012-12-19T15:12:00Z">
                    <w:r w:rsidRPr="00BA0F69" w:rsidDel="00C07FB1">
                      <w:rPr>
                        <w:rFonts w:ascii="Calibri" w:eastAsia="Times New Roman" w:hAnsi="Calibri" w:cs="Calibri"/>
                        <w:color w:val="000000"/>
                        <w:lang w:eastAsia="en-GB"/>
                      </w:rPr>
                      <w:delText>27.2</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80" w:author="Jon Minton" w:date="2012-12-19T15:12:00Z"/>
                      <w:rFonts w:ascii="Calibri" w:eastAsia="Times New Roman" w:hAnsi="Calibri" w:cs="Calibri"/>
                      <w:color w:val="000000"/>
                      <w:lang w:eastAsia="en-GB"/>
                    </w:rPr>
                  </w:pPr>
                  <w:del w:id="1681" w:author="Jon Minton" w:date="2012-12-19T15:12:00Z">
                    <w:r w:rsidRPr="00BA0F69" w:rsidDel="00C07FB1">
                      <w:rPr>
                        <w:rFonts w:ascii="Calibri" w:eastAsia="Times New Roman" w:hAnsi="Calibri" w:cs="Calibri"/>
                        <w:color w:val="000000"/>
                        <w:lang w:eastAsia="en-GB"/>
                      </w:rPr>
                      <w:delText>23.9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82" w:author="Jon Minton" w:date="2012-12-19T15:12:00Z"/>
                      <w:rFonts w:ascii="Calibri" w:eastAsia="Times New Roman" w:hAnsi="Calibri" w:cs="Calibri"/>
                      <w:color w:val="000000"/>
                      <w:lang w:eastAsia="en-GB"/>
                    </w:rPr>
                  </w:pPr>
                  <w:del w:id="1683" w:author="Jon Minton" w:date="2012-12-19T15:12:00Z">
                    <w:r w:rsidRPr="00BA0F69" w:rsidDel="00C07FB1">
                      <w:rPr>
                        <w:rFonts w:ascii="Calibri" w:eastAsia="Times New Roman" w:hAnsi="Calibri" w:cs="Calibri"/>
                        <w:color w:val="000000"/>
                        <w:lang w:eastAsia="en-GB"/>
                      </w:rPr>
                      <w:delText>20.3</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84" w:author="Jon Minton" w:date="2012-12-19T15:12:00Z"/>
                      <w:rFonts w:ascii="Calibri" w:eastAsia="Times New Roman" w:hAnsi="Calibri" w:cs="Calibri"/>
                      <w:color w:val="000000"/>
                      <w:lang w:eastAsia="en-GB"/>
                    </w:rPr>
                  </w:pPr>
                  <w:del w:id="1685" w:author="Jon Minton" w:date="2012-12-19T15:12:00Z">
                    <w:r w:rsidRPr="00BA0F69" w:rsidDel="00C07FB1">
                      <w:rPr>
                        <w:rFonts w:ascii="Calibri" w:eastAsia="Times New Roman" w:hAnsi="Calibri" w:cs="Calibri"/>
                        <w:color w:val="000000"/>
                        <w:lang w:eastAsia="en-GB"/>
                      </w:rPr>
                      <w:delText>16.4</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86" w:author="Jon Minton" w:date="2012-12-19T15:12:00Z"/>
                      <w:rFonts w:ascii="Calibri" w:eastAsia="Times New Roman" w:hAnsi="Calibri" w:cs="Calibri"/>
                      <w:color w:val="000000"/>
                      <w:lang w:eastAsia="en-GB"/>
                    </w:rPr>
                  </w:pPr>
                  <w:del w:id="1687" w:author="Jon Minton" w:date="2012-12-19T15:12:00Z">
                    <w:r w:rsidRPr="00BA0F69" w:rsidDel="00C07FB1">
                      <w:rPr>
                        <w:rFonts w:ascii="Calibri" w:eastAsia="Times New Roman" w:hAnsi="Calibri" w:cs="Calibri"/>
                        <w:color w:val="000000"/>
                        <w:lang w:eastAsia="en-GB"/>
                      </w:rPr>
                      <w:delText>12.1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88" w:author="Jon Minton" w:date="2012-12-19T15:12:00Z"/>
                      <w:rFonts w:ascii="Calibri" w:eastAsia="Times New Roman" w:hAnsi="Calibri" w:cs="Calibri"/>
                      <w:color w:val="000000"/>
                      <w:lang w:eastAsia="en-GB"/>
                    </w:rPr>
                  </w:pPr>
                  <w:del w:id="1689" w:author="Jon Minton" w:date="2012-12-19T15:12:00Z">
                    <w:r w:rsidRPr="00BA0F69" w:rsidDel="00C07FB1">
                      <w:rPr>
                        <w:rFonts w:ascii="Calibri" w:eastAsia="Times New Roman" w:hAnsi="Calibri" w:cs="Calibri"/>
                        <w:color w:val="000000"/>
                        <w:lang w:eastAsia="en-GB"/>
                      </w:rPr>
                      <w:delText>7.3</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90" w:author="Jon Minton" w:date="2012-12-19T15:12:00Z"/>
                      <w:rFonts w:ascii="Calibri" w:eastAsia="Times New Roman" w:hAnsi="Calibri" w:cs="Calibri"/>
                      <w:color w:val="000000"/>
                      <w:lang w:eastAsia="en-GB"/>
                    </w:rPr>
                  </w:pPr>
                  <w:del w:id="1691" w:author="Jon Minton" w:date="2012-12-19T15:12:00Z">
                    <w:r w:rsidRPr="00BA0F69" w:rsidDel="00C07FB1">
                      <w:rPr>
                        <w:rFonts w:ascii="Calibri" w:eastAsia="Times New Roman" w:hAnsi="Calibri" w:cs="Calibri"/>
                        <w:color w:val="000000"/>
                        <w:lang w:eastAsia="en-GB"/>
                      </w:rPr>
                      <w:delText>1.9</w:delText>
                    </w:r>
                  </w:del>
                </w:p>
              </w:tc>
            </w:tr>
            <w:tr w:rsidR="006E20FD" w:rsidRPr="00BA0F69" w:rsidDel="00C07FB1" w:rsidTr="006E20FD">
              <w:trPr>
                <w:trHeight w:val="300"/>
                <w:del w:id="1692"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693"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694" w:author="Jon Minton" w:date="2012-12-19T15:12:00Z"/>
                      <w:rFonts w:ascii="Calibri" w:eastAsia="Times New Roman" w:hAnsi="Calibri" w:cs="Calibri"/>
                      <w:b/>
                      <w:bCs/>
                      <w:color w:val="000000"/>
                      <w:lang w:eastAsia="en-GB"/>
                    </w:rPr>
                  </w:pPr>
                  <w:del w:id="1695" w:author="Jon Minton" w:date="2012-12-19T15:12:00Z">
                    <w:r w:rsidRPr="00BA0F69" w:rsidDel="00C07FB1">
                      <w:rPr>
                        <w:rFonts w:ascii="Calibri" w:eastAsia="Times New Roman" w:hAnsi="Calibri" w:cs="Calibri"/>
                        <w:b/>
                        <w:bCs/>
                        <w:color w:val="000000"/>
                        <w:lang w:eastAsia="en-GB"/>
                      </w:rPr>
                      <w:delText>0.5</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96" w:author="Jon Minton" w:date="2012-12-19T15:12:00Z"/>
                      <w:rFonts w:ascii="Calibri" w:eastAsia="Times New Roman" w:hAnsi="Calibri" w:cs="Calibri"/>
                      <w:color w:val="000000"/>
                      <w:lang w:eastAsia="en-GB"/>
                    </w:rPr>
                  </w:pPr>
                  <w:del w:id="1697" w:author="Jon Minton" w:date="2012-12-19T15:12:00Z">
                    <w:r w:rsidRPr="00BA0F69" w:rsidDel="00C07FB1">
                      <w:rPr>
                        <w:rFonts w:ascii="Calibri" w:eastAsia="Times New Roman" w:hAnsi="Calibri" w:cs="Calibri"/>
                        <w:color w:val="000000"/>
                        <w:lang w:eastAsia="en-GB"/>
                      </w:rPr>
                      <w:delText>32.9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698" w:author="Jon Minton" w:date="2012-12-19T15:12:00Z"/>
                      <w:rFonts w:ascii="Calibri" w:eastAsia="Times New Roman" w:hAnsi="Calibri" w:cs="Calibri"/>
                      <w:color w:val="000000"/>
                      <w:lang w:eastAsia="en-GB"/>
                    </w:rPr>
                  </w:pPr>
                  <w:del w:id="1699" w:author="Jon Minton" w:date="2012-12-19T15:12:00Z">
                    <w:r w:rsidRPr="00BA0F69" w:rsidDel="00C07FB1">
                      <w:rPr>
                        <w:rFonts w:ascii="Calibri" w:eastAsia="Times New Roman" w:hAnsi="Calibri" w:cs="Calibri"/>
                        <w:color w:val="000000"/>
                        <w:lang w:eastAsia="en-GB"/>
                      </w:rPr>
                      <w:delText>30.7</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00" w:author="Jon Minton" w:date="2012-12-19T15:12:00Z"/>
                      <w:rFonts w:ascii="Calibri" w:eastAsia="Times New Roman" w:hAnsi="Calibri" w:cs="Calibri"/>
                      <w:color w:val="000000"/>
                      <w:lang w:eastAsia="en-GB"/>
                    </w:rPr>
                  </w:pPr>
                  <w:del w:id="1701" w:author="Jon Minton" w:date="2012-12-19T15:12:00Z">
                    <w:r w:rsidRPr="00BA0F69" w:rsidDel="00C07FB1">
                      <w:rPr>
                        <w:rFonts w:ascii="Calibri" w:eastAsia="Times New Roman" w:hAnsi="Calibri" w:cs="Calibri"/>
                        <w:color w:val="000000"/>
                        <w:lang w:eastAsia="en-GB"/>
                      </w:rPr>
                      <w:delText>28.3</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02" w:author="Jon Minton" w:date="2012-12-19T15:12:00Z"/>
                      <w:rFonts w:ascii="Calibri" w:eastAsia="Times New Roman" w:hAnsi="Calibri" w:cs="Calibri"/>
                      <w:color w:val="000000"/>
                      <w:lang w:eastAsia="en-GB"/>
                    </w:rPr>
                  </w:pPr>
                  <w:del w:id="1703" w:author="Jon Minton" w:date="2012-12-19T15:12:00Z">
                    <w:r w:rsidRPr="00BA0F69" w:rsidDel="00C07FB1">
                      <w:rPr>
                        <w:rFonts w:ascii="Calibri" w:eastAsia="Times New Roman" w:hAnsi="Calibri" w:cs="Calibri"/>
                        <w:color w:val="000000"/>
                        <w:lang w:eastAsia="en-GB"/>
                      </w:rPr>
                      <w:delText>25.8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04" w:author="Jon Minton" w:date="2012-12-19T15:12:00Z"/>
                      <w:rFonts w:ascii="Calibri" w:eastAsia="Times New Roman" w:hAnsi="Calibri" w:cs="Calibri"/>
                      <w:color w:val="000000"/>
                      <w:lang w:eastAsia="en-GB"/>
                    </w:rPr>
                  </w:pPr>
                  <w:del w:id="1705" w:author="Jon Minton" w:date="2012-12-19T15:12:00Z">
                    <w:r w:rsidRPr="00BA0F69" w:rsidDel="00C07FB1">
                      <w:rPr>
                        <w:rFonts w:ascii="Calibri" w:eastAsia="Times New Roman" w:hAnsi="Calibri" w:cs="Calibri"/>
                        <w:color w:val="000000"/>
                        <w:lang w:eastAsia="en-GB"/>
                      </w:rPr>
                      <w:delText>23.1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06" w:author="Jon Minton" w:date="2012-12-19T15:12:00Z"/>
                      <w:rFonts w:ascii="Calibri" w:eastAsia="Times New Roman" w:hAnsi="Calibri" w:cs="Calibri"/>
                      <w:color w:val="000000"/>
                      <w:lang w:eastAsia="en-GB"/>
                    </w:rPr>
                  </w:pPr>
                  <w:del w:id="1707" w:author="Jon Minton" w:date="2012-12-19T15:12:00Z">
                    <w:r w:rsidRPr="00BA0F69" w:rsidDel="00C07FB1">
                      <w:rPr>
                        <w:rFonts w:ascii="Calibri" w:eastAsia="Times New Roman" w:hAnsi="Calibri" w:cs="Calibri"/>
                        <w:color w:val="000000"/>
                        <w:lang w:eastAsia="en-GB"/>
                      </w:rPr>
                      <w:delText>20.2</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08" w:author="Jon Minton" w:date="2012-12-19T15:12:00Z"/>
                      <w:rFonts w:ascii="Calibri" w:eastAsia="Times New Roman" w:hAnsi="Calibri" w:cs="Calibri"/>
                      <w:color w:val="000000"/>
                      <w:lang w:eastAsia="en-GB"/>
                    </w:rPr>
                  </w:pPr>
                  <w:del w:id="1709" w:author="Jon Minton" w:date="2012-12-19T15:12:00Z">
                    <w:r w:rsidRPr="00BA0F69" w:rsidDel="00C07FB1">
                      <w:rPr>
                        <w:rFonts w:ascii="Calibri" w:eastAsia="Times New Roman" w:hAnsi="Calibri" w:cs="Calibri"/>
                        <w:color w:val="000000"/>
                        <w:lang w:eastAsia="en-GB"/>
                      </w:rPr>
                      <w:delText>17.1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10" w:author="Jon Minton" w:date="2012-12-19T15:12:00Z"/>
                      <w:rFonts w:ascii="Calibri" w:eastAsia="Times New Roman" w:hAnsi="Calibri" w:cs="Calibri"/>
                      <w:color w:val="000000"/>
                      <w:lang w:eastAsia="en-GB"/>
                    </w:rPr>
                  </w:pPr>
                  <w:del w:id="1711" w:author="Jon Minton" w:date="2012-12-19T15:12:00Z">
                    <w:r w:rsidRPr="00BA0F69" w:rsidDel="00C07FB1">
                      <w:rPr>
                        <w:rFonts w:ascii="Calibri" w:eastAsia="Times New Roman" w:hAnsi="Calibri" w:cs="Calibri"/>
                        <w:color w:val="000000"/>
                        <w:lang w:eastAsia="en-GB"/>
                      </w:rPr>
                      <w:delText>13.7</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12" w:author="Jon Minton" w:date="2012-12-19T15:12:00Z"/>
                      <w:rFonts w:ascii="Calibri" w:eastAsia="Times New Roman" w:hAnsi="Calibri" w:cs="Calibri"/>
                      <w:color w:val="000000"/>
                      <w:lang w:eastAsia="en-GB"/>
                    </w:rPr>
                  </w:pPr>
                  <w:del w:id="1713" w:author="Jon Minton" w:date="2012-12-19T15:12:00Z">
                    <w:r w:rsidRPr="00BA0F69" w:rsidDel="00C07FB1">
                      <w:rPr>
                        <w:rFonts w:ascii="Calibri" w:eastAsia="Times New Roman" w:hAnsi="Calibri" w:cs="Calibri"/>
                        <w:color w:val="000000"/>
                        <w:lang w:eastAsia="en-GB"/>
                      </w:rPr>
                      <w:delText>10.0</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14" w:author="Jon Minton" w:date="2012-12-19T15:12:00Z"/>
                      <w:rFonts w:ascii="Calibri" w:eastAsia="Times New Roman" w:hAnsi="Calibri" w:cs="Calibri"/>
                      <w:color w:val="000000"/>
                      <w:lang w:eastAsia="en-GB"/>
                    </w:rPr>
                  </w:pPr>
                  <w:del w:id="1715" w:author="Jon Minton" w:date="2012-12-19T15:12:00Z">
                    <w:r w:rsidRPr="00BA0F69" w:rsidDel="00C07FB1">
                      <w:rPr>
                        <w:rFonts w:ascii="Calibri" w:eastAsia="Times New Roman" w:hAnsi="Calibri" w:cs="Calibri"/>
                        <w:color w:val="000000"/>
                        <w:lang w:eastAsia="en-GB"/>
                      </w:rPr>
                      <w:delText>6.1</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16" w:author="Jon Minton" w:date="2012-12-19T15:12:00Z"/>
                      <w:rFonts w:ascii="Calibri" w:eastAsia="Times New Roman" w:hAnsi="Calibri" w:cs="Calibri"/>
                      <w:color w:val="000000"/>
                      <w:lang w:eastAsia="en-GB"/>
                    </w:rPr>
                  </w:pPr>
                  <w:del w:id="1717" w:author="Jon Minton" w:date="2012-12-19T15:12:00Z">
                    <w:r w:rsidRPr="00BA0F69" w:rsidDel="00C07FB1">
                      <w:rPr>
                        <w:rFonts w:ascii="Calibri" w:eastAsia="Times New Roman" w:hAnsi="Calibri" w:cs="Calibri"/>
                        <w:color w:val="000000"/>
                        <w:lang w:eastAsia="en-GB"/>
                      </w:rPr>
                      <w:delText>1.7</w:delText>
                    </w:r>
                  </w:del>
                </w:p>
              </w:tc>
            </w:tr>
            <w:tr w:rsidR="006E20FD" w:rsidRPr="00BA0F69" w:rsidDel="00C07FB1" w:rsidTr="006E20FD">
              <w:trPr>
                <w:trHeight w:val="300"/>
                <w:del w:id="1718"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719"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20" w:author="Jon Minton" w:date="2012-12-19T15:12:00Z"/>
                      <w:rFonts w:ascii="Calibri" w:eastAsia="Times New Roman" w:hAnsi="Calibri" w:cs="Calibri"/>
                      <w:b/>
                      <w:bCs/>
                      <w:color w:val="000000"/>
                      <w:lang w:eastAsia="en-GB"/>
                    </w:rPr>
                  </w:pPr>
                  <w:del w:id="1721" w:author="Jon Minton" w:date="2012-12-19T15:12:00Z">
                    <w:r w:rsidRPr="00BA0F69" w:rsidDel="00C07FB1">
                      <w:rPr>
                        <w:rFonts w:ascii="Calibri" w:eastAsia="Times New Roman" w:hAnsi="Calibri" w:cs="Calibri"/>
                        <w:b/>
                        <w:bCs/>
                        <w:color w:val="000000"/>
                        <w:lang w:eastAsia="en-GB"/>
                      </w:rPr>
                      <w:delText>0.6</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22" w:author="Jon Minton" w:date="2012-12-19T15:12:00Z"/>
                      <w:rFonts w:ascii="Calibri" w:eastAsia="Times New Roman" w:hAnsi="Calibri" w:cs="Calibri"/>
                      <w:color w:val="000000"/>
                      <w:lang w:eastAsia="en-GB"/>
                    </w:rPr>
                  </w:pPr>
                  <w:del w:id="1723" w:author="Jon Minton" w:date="2012-12-19T15:12:00Z">
                    <w:r w:rsidRPr="00BA0F69" w:rsidDel="00C07FB1">
                      <w:rPr>
                        <w:rFonts w:ascii="Calibri" w:eastAsia="Times New Roman" w:hAnsi="Calibri" w:cs="Calibri"/>
                        <w:color w:val="000000"/>
                        <w:lang w:eastAsia="en-GB"/>
                      </w:rPr>
                      <w:delText>29.1</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24" w:author="Jon Minton" w:date="2012-12-19T15:12:00Z"/>
                      <w:rFonts w:ascii="Calibri" w:eastAsia="Times New Roman" w:hAnsi="Calibri" w:cs="Calibri"/>
                      <w:color w:val="000000"/>
                      <w:lang w:eastAsia="en-GB"/>
                    </w:rPr>
                  </w:pPr>
                  <w:del w:id="1725" w:author="Jon Minton" w:date="2012-12-19T15:12:00Z">
                    <w:r w:rsidRPr="00BA0F69" w:rsidDel="00C07FB1">
                      <w:rPr>
                        <w:rFonts w:ascii="Calibri" w:eastAsia="Times New Roman" w:hAnsi="Calibri" w:cs="Calibri"/>
                        <w:color w:val="000000"/>
                        <w:lang w:eastAsia="en-GB"/>
                      </w:rPr>
                      <w:delText>27.0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26" w:author="Jon Minton" w:date="2012-12-19T15:12:00Z"/>
                      <w:rFonts w:ascii="Calibri" w:eastAsia="Times New Roman" w:hAnsi="Calibri" w:cs="Calibri"/>
                      <w:color w:val="000000"/>
                      <w:lang w:eastAsia="en-GB"/>
                    </w:rPr>
                  </w:pPr>
                  <w:del w:id="1727" w:author="Jon Minton" w:date="2012-12-19T15:12:00Z">
                    <w:r w:rsidRPr="00BA0F69" w:rsidDel="00C07FB1">
                      <w:rPr>
                        <w:rFonts w:ascii="Calibri" w:eastAsia="Times New Roman" w:hAnsi="Calibri" w:cs="Calibri"/>
                        <w:color w:val="000000"/>
                        <w:lang w:eastAsia="en-GB"/>
                      </w:rPr>
                      <w:delText>24.8</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28" w:author="Jon Minton" w:date="2012-12-19T15:12:00Z"/>
                      <w:rFonts w:ascii="Calibri" w:eastAsia="Times New Roman" w:hAnsi="Calibri" w:cs="Calibri"/>
                      <w:color w:val="000000"/>
                      <w:lang w:eastAsia="en-GB"/>
                    </w:rPr>
                  </w:pPr>
                  <w:del w:id="1729" w:author="Jon Minton" w:date="2012-12-19T15:12:00Z">
                    <w:r w:rsidRPr="00BA0F69" w:rsidDel="00C07FB1">
                      <w:rPr>
                        <w:rFonts w:ascii="Calibri" w:eastAsia="Times New Roman" w:hAnsi="Calibri" w:cs="Calibri"/>
                        <w:color w:val="000000"/>
                        <w:lang w:eastAsia="en-GB"/>
                      </w:rPr>
                      <w:delText>22.6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30" w:author="Jon Minton" w:date="2012-12-19T15:12:00Z"/>
                      <w:rFonts w:ascii="Calibri" w:eastAsia="Times New Roman" w:hAnsi="Calibri" w:cs="Calibri"/>
                      <w:color w:val="000000"/>
                      <w:lang w:eastAsia="en-GB"/>
                    </w:rPr>
                  </w:pPr>
                  <w:del w:id="1731" w:author="Jon Minton" w:date="2012-12-19T15:12:00Z">
                    <w:r w:rsidRPr="00BA0F69" w:rsidDel="00C07FB1">
                      <w:rPr>
                        <w:rFonts w:ascii="Calibri" w:eastAsia="Times New Roman" w:hAnsi="Calibri" w:cs="Calibri"/>
                        <w:color w:val="000000"/>
                        <w:lang w:eastAsia="en-GB"/>
                      </w:rPr>
                      <w:delText>20.1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32" w:author="Jon Minton" w:date="2012-12-19T15:12:00Z"/>
                      <w:rFonts w:ascii="Calibri" w:eastAsia="Times New Roman" w:hAnsi="Calibri" w:cs="Calibri"/>
                      <w:color w:val="000000"/>
                      <w:lang w:eastAsia="en-GB"/>
                    </w:rPr>
                  </w:pPr>
                  <w:del w:id="1733" w:author="Jon Minton" w:date="2012-12-19T15:12:00Z">
                    <w:r w:rsidRPr="00BA0F69" w:rsidDel="00C07FB1">
                      <w:rPr>
                        <w:rFonts w:ascii="Calibri" w:eastAsia="Times New Roman" w:hAnsi="Calibri" w:cs="Calibri"/>
                        <w:color w:val="000000"/>
                        <w:lang w:eastAsia="en-GB"/>
                      </w:rPr>
                      <w:delText>17.5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34" w:author="Jon Minton" w:date="2012-12-19T15:12:00Z"/>
                      <w:rFonts w:ascii="Calibri" w:eastAsia="Times New Roman" w:hAnsi="Calibri" w:cs="Calibri"/>
                      <w:color w:val="000000"/>
                      <w:lang w:eastAsia="en-GB"/>
                    </w:rPr>
                  </w:pPr>
                  <w:del w:id="1735" w:author="Jon Minton" w:date="2012-12-19T15:12:00Z">
                    <w:r w:rsidRPr="00BA0F69" w:rsidDel="00C07FB1">
                      <w:rPr>
                        <w:rFonts w:ascii="Calibri" w:eastAsia="Times New Roman" w:hAnsi="Calibri" w:cs="Calibri"/>
                        <w:color w:val="000000"/>
                        <w:lang w:eastAsia="en-GB"/>
                      </w:rPr>
                      <w:delText>14.8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36" w:author="Jon Minton" w:date="2012-12-19T15:12:00Z"/>
                      <w:rFonts w:ascii="Calibri" w:eastAsia="Times New Roman" w:hAnsi="Calibri" w:cs="Calibri"/>
                      <w:color w:val="000000"/>
                      <w:lang w:eastAsia="en-GB"/>
                    </w:rPr>
                  </w:pPr>
                  <w:del w:id="1737" w:author="Jon Minton" w:date="2012-12-19T15:12:00Z">
                    <w:r w:rsidRPr="00BA0F69" w:rsidDel="00C07FB1">
                      <w:rPr>
                        <w:rFonts w:ascii="Calibri" w:eastAsia="Times New Roman" w:hAnsi="Calibri" w:cs="Calibri"/>
                        <w:color w:val="000000"/>
                        <w:lang w:eastAsia="en-GB"/>
                      </w:rPr>
                      <w:delText>11.8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38" w:author="Jon Minton" w:date="2012-12-19T15:12:00Z"/>
                      <w:rFonts w:ascii="Calibri" w:eastAsia="Times New Roman" w:hAnsi="Calibri" w:cs="Calibri"/>
                      <w:color w:val="000000"/>
                      <w:lang w:eastAsia="en-GB"/>
                    </w:rPr>
                  </w:pPr>
                  <w:del w:id="1739" w:author="Jon Minton" w:date="2012-12-19T15:12:00Z">
                    <w:r w:rsidRPr="00BA0F69" w:rsidDel="00C07FB1">
                      <w:rPr>
                        <w:rFonts w:ascii="Calibri" w:eastAsia="Times New Roman" w:hAnsi="Calibri" w:cs="Calibri"/>
                        <w:color w:val="000000"/>
                        <w:lang w:eastAsia="en-GB"/>
                      </w:rPr>
                      <w:delText>8.7</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40" w:author="Jon Minton" w:date="2012-12-19T15:12:00Z"/>
                      <w:rFonts w:ascii="Calibri" w:eastAsia="Times New Roman" w:hAnsi="Calibri" w:cs="Calibri"/>
                      <w:color w:val="000000"/>
                      <w:lang w:eastAsia="en-GB"/>
                    </w:rPr>
                  </w:pPr>
                  <w:del w:id="1741" w:author="Jon Minton" w:date="2012-12-19T15:12:00Z">
                    <w:r w:rsidRPr="00BA0F69" w:rsidDel="00C07FB1">
                      <w:rPr>
                        <w:rFonts w:ascii="Calibri" w:eastAsia="Times New Roman" w:hAnsi="Calibri" w:cs="Calibri"/>
                        <w:color w:val="000000"/>
                        <w:lang w:eastAsia="en-GB"/>
                      </w:rPr>
                      <w:delText>5.3</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42" w:author="Jon Minton" w:date="2012-12-19T15:12:00Z"/>
                      <w:rFonts w:ascii="Calibri" w:eastAsia="Times New Roman" w:hAnsi="Calibri" w:cs="Calibri"/>
                      <w:color w:val="000000"/>
                      <w:lang w:eastAsia="en-GB"/>
                    </w:rPr>
                  </w:pPr>
                  <w:del w:id="1743" w:author="Jon Minton" w:date="2012-12-19T15:12:00Z">
                    <w:r w:rsidRPr="00BA0F69" w:rsidDel="00C07FB1">
                      <w:rPr>
                        <w:rFonts w:ascii="Calibri" w:eastAsia="Times New Roman" w:hAnsi="Calibri" w:cs="Calibri"/>
                        <w:color w:val="000000"/>
                        <w:lang w:eastAsia="en-GB"/>
                      </w:rPr>
                      <w:delText>1.6</w:delText>
                    </w:r>
                  </w:del>
                </w:p>
              </w:tc>
            </w:tr>
            <w:tr w:rsidR="006E20FD" w:rsidRPr="00BA0F69" w:rsidDel="00C07FB1" w:rsidTr="006E20FD">
              <w:trPr>
                <w:trHeight w:val="300"/>
                <w:del w:id="1744"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745"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46" w:author="Jon Minton" w:date="2012-12-19T15:12:00Z"/>
                      <w:rFonts w:ascii="Calibri" w:eastAsia="Times New Roman" w:hAnsi="Calibri" w:cs="Calibri"/>
                      <w:b/>
                      <w:bCs/>
                      <w:color w:val="000000"/>
                      <w:lang w:eastAsia="en-GB"/>
                    </w:rPr>
                  </w:pPr>
                  <w:del w:id="1747" w:author="Jon Minton" w:date="2012-12-19T15:12:00Z">
                    <w:r w:rsidRPr="00BA0F69" w:rsidDel="00C07FB1">
                      <w:rPr>
                        <w:rFonts w:ascii="Calibri" w:eastAsia="Times New Roman" w:hAnsi="Calibri" w:cs="Calibri"/>
                        <w:b/>
                        <w:bCs/>
                        <w:color w:val="000000"/>
                        <w:lang w:eastAsia="en-GB"/>
                      </w:rPr>
                      <w:delText>0.7</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48" w:author="Jon Minton" w:date="2012-12-19T15:12:00Z"/>
                      <w:rFonts w:ascii="Calibri" w:eastAsia="Times New Roman" w:hAnsi="Calibri" w:cs="Calibri"/>
                      <w:color w:val="000000"/>
                      <w:lang w:eastAsia="en-GB"/>
                    </w:rPr>
                  </w:pPr>
                  <w:del w:id="1749" w:author="Jon Minton" w:date="2012-12-19T15:12:00Z">
                    <w:r w:rsidRPr="00BA0F69" w:rsidDel="00C07FB1">
                      <w:rPr>
                        <w:rFonts w:ascii="Calibri" w:eastAsia="Times New Roman" w:hAnsi="Calibri" w:cs="Calibri"/>
                        <w:color w:val="000000"/>
                        <w:lang w:eastAsia="en-GB"/>
                      </w:rPr>
                      <w:delText>26.0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50" w:author="Jon Minton" w:date="2012-12-19T15:12:00Z"/>
                      <w:rFonts w:ascii="Calibri" w:eastAsia="Times New Roman" w:hAnsi="Calibri" w:cs="Calibri"/>
                      <w:color w:val="000000"/>
                      <w:lang w:eastAsia="en-GB"/>
                    </w:rPr>
                  </w:pPr>
                  <w:del w:id="1751" w:author="Jon Minton" w:date="2012-12-19T15:12:00Z">
                    <w:r w:rsidRPr="00BA0F69" w:rsidDel="00C07FB1">
                      <w:rPr>
                        <w:rFonts w:ascii="Calibri" w:eastAsia="Times New Roman" w:hAnsi="Calibri" w:cs="Calibri"/>
                        <w:color w:val="000000"/>
                        <w:lang w:eastAsia="en-GB"/>
                      </w:rPr>
                      <w:delText>24.1</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52" w:author="Jon Minton" w:date="2012-12-19T15:12:00Z"/>
                      <w:rFonts w:ascii="Calibri" w:eastAsia="Times New Roman" w:hAnsi="Calibri" w:cs="Calibri"/>
                      <w:color w:val="000000"/>
                      <w:lang w:eastAsia="en-GB"/>
                    </w:rPr>
                  </w:pPr>
                  <w:del w:id="1753" w:author="Jon Minton" w:date="2012-12-19T15:12:00Z">
                    <w:r w:rsidRPr="00BA0F69" w:rsidDel="00C07FB1">
                      <w:rPr>
                        <w:rFonts w:ascii="Calibri" w:eastAsia="Times New Roman" w:hAnsi="Calibri" w:cs="Calibri"/>
                        <w:color w:val="000000"/>
                        <w:lang w:eastAsia="en-GB"/>
                      </w:rPr>
                      <w:delText>22.2</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54" w:author="Jon Minton" w:date="2012-12-19T15:12:00Z"/>
                      <w:rFonts w:ascii="Calibri" w:eastAsia="Times New Roman" w:hAnsi="Calibri" w:cs="Calibri"/>
                      <w:color w:val="000000"/>
                      <w:lang w:eastAsia="en-GB"/>
                    </w:rPr>
                  </w:pPr>
                  <w:del w:id="1755" w:author="Jon Minton" w:date="2012-12-19T15:12:00Z">
                    <w:r w:rsidRPr="00BA0F69" w:rsidDel="00C07FB1">
                      <w:rPr>
                        <w:rFonts w:ascii="Calibri" w:eastAsia="Times New Roman" w:hAnsi="Calibri" w:cs="Calibri"/>
                        <w:color w:val="000000"/>
                        <w:lang w:eastAsia="en-GB"/>
                      </w:rPr>
                      <w:delText>20.1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56" w:author="Jon Minton" w:date="2012-12-19T15:12:00Z"/>
                      <w:rFonts w:ascii="Calibri" w:eastAsia="Times New Roman" w:hAnsi="Calibri" w:cs="Calibri"/>
                      <w:color w:val="000000"/>
                      <w:lang w:eastAsia="en-GB"/>
                    </w:rPr>
                  </w:pPr>
                  <w:del w:id="1757" w:author="Jon Minton" w:date="2012-12-19T15:12:00Z">
                    <w:r w:rsidRPr="00BA0F69" w:rsidDel="00C07FB1">
                      <w:rPr>
                        <w:rFonts w:ascii="Calibri" w:eastAsia="Times New Roman" w:hAnsi="Calibri" w:cs="Calibri"/>
                        <w:color w:val="000000"/>
                        <w:lang w:eastAsia="en-GB"/>
                      </w:rPr>
                      <w:delText>17.8</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58" w:author="Jon Minton" w:date="2012-12-19T15:12:00Z"/>
                      <w:rFonts w:ascii="Calibri" w:eastAsia="Times New Roman" w:hAnsi="Calibri" w:cs="Calibri"/>
                      <w:color w:val="000000"/>
                      <w:lang w:eastAsia="en-GB"/>
                    </w:rPr>
                  </w:pPr>
                  <w:del w:id="1759" w:author="Jon Minton" w:date="2012-12-19T15:12:00Z">
                    <w:r w:rsidRPr="00BA0F69" w:rsidDel="00C07FB1">
                      <w:rPr>
                        <w:rFonts w:ascii="Calibri" w:eastAsia="Times New Roman" w:hAnsi="Calibri" w:cs="Calibri"/>
                        <w:color w:val="000000"/>
                        <w:lang w:eastAsia="en-GB"/>
                      </w:rPr>
                      <w:delText>15.5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60" w:author="Jon Minton" w:date="2012-12-19T15:12:00Z"/>
                      <w:rFonts w:ascii="Calibri" w:eastAsia="Times New Roman" w:hAnsi="Calibri" w:cs="Calibri"/>
                      <w:color w:val="000000"/>
                      <w:lang w:eastAsia="en-GB"/>
                    </w:rPr>
                  </w:pPr>
                  <w:del w:id="1761" w:author="Jon Minton" w:date="2012-12-19T15:12:00Z">
                    <w:r w:rsidRPr="00BA0F69" w:rsidDel="00C07FB1">
                      <w:rPr>
                        <w:rFonts w:ascii="Calibri" w:eastAsia="Times New Roman" w:hAnsi="Calibri" w:cs="Calibri"/>
                        <w:color w:val="000000"/>
                        <w:lang w:eastAsia="en-GB"/>
                      </w:rPr>
                      <w:delText>13.0</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62" w:author="Jon Minton" w:date="2012-12-19T15:12:00Z"/>
                      <w:rFonts w:ascii="Calibri" w:eastAsia="Times New Roman" w:hAnsi="Calibri" w:cs="Calibri"/>
                      <w:color w:val="000000"/>
                      <w:lang w:eastAsia="en-GB"/>
                    </w:rPr>
                  </w:pPr>
                  <w:del w:id="1763" w:author="Jon Minton" w:date="2012-12-19T15:12:00Z">
                    <w:r w:rsidRPr="00BA0F69" w:rsidDel="00C07FB1">
                      <w:rPr>
                        <w:rFonts w:ascii="Calibri" w:eastAsia="Times New Roman" w:hAnsi="Calibri" w:cs="Calibri"/>
                        <w:color w:val="000000"/>
                        <w:lang w:eastAsia="en-GB"/>
                      </w:rPr>
                      <w:delText>10.4</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64" w:author="Jon Minton" w:date="2012-12-19T15:12:00Z"/>
                      <w:rFonts w:ascii="Calibri" w:eastAsia="Times New Roman" w:hAnsi="Calibri" w:cs="Calibri"/>
                      <w:color w:val="000000"/>
                      <w:lang w:eastAsia="en-GB"/>
                    </w:rPr>
                  </w:pPr>
                  <w:del w:id="1765" w:author="Jon Minton" w:date="2012-12-19T15:12:00Z">
                    <w:r w:rsidRPr="00BA0F69" w:rsidDel="00C07FB1">
                      <w:rPr>
                        <w:rFonts w:ascii="Calibri" w:eastAsia="Times New Roman" w:hAnsi="Calibri" w:cs="Calibri"/>
                        <w:color w:val="000000"/>
                        <w:lang w:eastAsia="en-GB"/>
                      </w:rPr>
                      <w:delText>7.6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66" w:author="Jon Minton" w:date="2012-12-19T15:12:00Z"/>
                      <w:rFonts w:ascii="Calibri" w:eastAsia="Times New Roman" w:hAnsi="Calibri" w:cs="Calibri"/>
                      <w:color w:val="000000"/>
                      <w:lang w:eastAsia="en-GB"/>
                    </w:rPr>
                  </w:pPr>
                  <w:del w:id="1767" w:author="Jon Minton" w:date="2012-12-19T15:12:00Z">
                    <w:r w:rsidRPr="00BA0F69" w:rsidDel="00C07FB1">
                      <w:rPr>
                        <w:rFonts w:ascii="Calibri" w:eastAsia="Times New Roman" w:hAnsi="Calibri" w:cs="Calibri"/>
                        <w:color w:val="000000"/>
                        <w:lang w:eastAsia="en-GB"/>
                      </w:rPr>
                      <w:delText>4.7</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68" w:author="Jon Minton" w:date="2012-12-19T15:12:00Z"/>
                      <w:rFonts w:ascii="Calibri" w:eastAsia="Times New Roman" w:hAnsi="Calibri" w:cs="Calibri"/>
                      <w:color w:val="000000"/>
                      <w:lang w:eastAsia="en-GB"/>
                    </w:rPr>
                  </w:pPr>
                  <w:del w:id="1769" w:author="Jon Minton" w:date="2012-12-19T15:12:00Z">
                    <w:r w:rsidRPr="00BA0F69" w:rsidDel="00C07FB1">
                      <w:rPr>
                        <w:rFonts w:ascii="Calibri" w:eastAsia="Times New Roman" w:hAnsi="Calibri" w:cs="Calibri"/>
                        <w:color w:val="000000"/>
                        <w:lang w:eastAsia="en-GB"/>
                      </w:rPr>
                      <w:delText>1.6</w:delText>
                    </w:r>
                  </w:del>
                </w:p>
              </w:tc>
            </w:tr>
            <w:tr w:rsidR="006E20FD" w:rsidRPr="00BA0F69" w:rsidDel="00C07FB1" w:rsidTr="006E20FD">
              <w:trPr>
                <w:trHeight w:val="300"/>
                <w:del w:id="1770"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771"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72" w:author="Jon Minton" w:date="2012-12-19T15:12:00Z"/>
                      <w:rFonts w:ascii="Calibri" w:eastAsia="Times New Roman" w:hAnsi="Calibri" w:cs="Calibri"/>
                      <w:b/>
                      <w:bCs/>
                      <w:color w:val="000000"/>
                      <w:lang w:eastAsia="en-GB"/>
                    </w:rPr>
                  </w:pPr>
                  <w:del w:id="1773" w:author="Jon Minton" w:date="2012-12-19T15:12:00Z">
                    <w:r w:rsidRPr="00BA0F69" w:rsidDel="00C07FB1">
                      <w:rPr>
                        <w:rFonts w:ascii="Calibri" w:eastAsia="Times New Roman" w:hAnsi="Calibri" w:cs="Calibri"/>
                        <w:b/>
                        <w:bCs/>
                        <w:color w:val="000000"/>
                        <w:lang w:eastAsia="en-GB"/>
                      </w:rPr>
                      <w:delText>0.8</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74" w:author="Jon Minton" w:date="2012-12-19T15:12:00Z"/>
                      <w:rFonts w:ascii="Calibri" w:eastAsia="Times New Roman" w:hAnsi="Calibri" w:cs="Calibri"/>
                      <w:color w:val="000000"/>
                      <w:lang w:eastAsia="en-GB"/>
                    </w:rPr>
                  </w:pPr>
                  <w:del w:id="1775" w:author="Jon Minton" w:date="2012-12-19T15:12:00Z">
                    <w:r w:rsidRPr="00BA0F69" w:rsidDel="00C07FB1">
                      <w:rPr>
                        <w:rFonts w:ascii="Calibri" w:eastAsia="Times New Roman" w:hAnsi="Calibri" w:cs="Calibri"/>
                        <w:color w:val="000000"/>
                        <w:lang w:eastAsia="en-GB"/>
                      </w:rPr>
                      <w:delText>23.6</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76" w:author="Jon Minton" w:date="2012-12-19T15:12:00Z"/>
                      <w:rFonts w:ascii="Calibri" w:eastAsia="Times New Roman" w:hAnsi="Calibri" w:cs="Calibri"/>
                      <w:color w:val="000000"/>
                      <w:lang w:eastAsia="en-GB"/>
                    </w:rPr>
                  </w:pPr>
                  <w:del w:id="1777" w:author="Jon Minton" w:date="2012-12-19T15:12:00Z">
                    <w:r w:rsidRPr="00BA0F69" w:rsidDel="00C07FB1">
                      <w:rPr>
                        <w:rFonts w:ascii="Calibri" w:eastAsia="Times New Roman" w:hAnsi="Calibri" w:cs="Calibri"/>
                        <w:color w:val="000000"/>
                        <w:lang w:eastAsia="en-GB"/>
                      </w:rPr>
                      <w:delText>21.8</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78" w:author="Jon Minton" w:date="2012-12-19T15:12:00Z"/>
                      <w:rFonts w:ascii="Calibri" w:eastAsia="Times New Roman" w:hAnsi="Calibri" w:cs="Calibri"/>
                      <w:color w:val="000000"/>
                      <w:lang w:eastAsia="en-GB"/>
                    </w:rPr>
                  </w:pPr>
                  <w:del w:id="1779" w:author="Jon Minton" w:date="2012-12-19T15:12:00Z">
                    <w:r w:rsidRPr="00BA0F69" w:rsidDel="00C07FB1">
                      <w:rPr>
                        <w:rFonts w:ascii="Calibri" w:eastAsia="Times New Roman" w:hAnsi="Calibri" w:cs="Calibri"/>
                        <w:color w:val="000000"/>
                        <w:lang w:eastAsia="en-GB"/>
                      </w:rPr>
                      <w:delText>20.0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80" w:author="Jon Minton" w:date="2012-12-19T15:12:00Z"/>
                      <w:rFonts w:ascii="Calibri" w:eastAsia="Times New Roman" w:hAnsi="Calibri" w:cs="Calibri"/>
                      <w:color w:val="000000"/>
                      <w:lang w:eastAsia="en-GB"/>
                    </w:rPr>
                  </w:pPr>
                  <w:del w:id="1781" w:author="Jon Minton" w:date="2012-12-19T15:12:00Z">
                    <w:r w:rsidRPr="00BA0F69" w:rsidDel="00C07FB1">
                      <w:rPr>
                        <w:rFonts w:ascii="Calibri" w:eastAsia="Times New Roman" w:hAnsi="Calibri" w:cs="Calibri"/>
                        <w:color w:val="000000"/>
                        <w:lang w:eastAsia="en-GB"/>
                      </w:rPr>
                      <w:delText>18.1</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82" w:author="Jon Minton" w:date="2012-12-19T15:12:00Z"/>
                      <w:rFonts w:ascii="Calibri" w:eastAsia="Times New Roman" w:hAnsi="Calibri" w:cs="Calibri"/>
                      <w:color w:val="000000"/>
                      <w:lang w:eastAsia="en-GB"/>
                    </w:rPr>
                  </w:pPr>
                  <w:del w:id="1783" w:author="Jon Minton" w:date="2012-12-19T15:12:00Z">
                    <w:r w:rsidRPr="00BA0F69" w:rsidDel="00C07FB1">
                      <w:rPr>
                        <w:rFonts w:ascii="Calibri" w:eastAsia="Times New Roman" w:hAnsi="Calibri" w:cs="Calibri"/>
                        <w:color w:val="000000"/>
                        <w:lang w:eastAsia="en-GB"/>
                      </w:rPr>
                      <w:delText>16.0</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84" w:author="Jon Minton" w:date="2012-12-19T15:12:00Z"/>
                      <w:rFonts w:ascii="Calibri" w:eastAsia="Times New Roman" w:hAnsi="Calibri" w:cs="Calibri"/>
                      <w:color w:val="000000"/>
                      <w:lang w:eastAsia="en-GB"/>
                    </w:rPr>
                  </w:pPr>
                  <w:del w:id="1785" w:author="Jon Minton" w:date="2012-12-19T15:12:00Z">
                    <w:r w:rsidRPr="00BA0F69" w:rsidDel="00C07FB1">
                      <w:rPr>
                        <w:rFonts w:ascii="Calibri" w:eastAsia="Times New Roman" w:hAnsi="Calibri" w:cs="Calibri"/>
                        <w:color w:val="000000"/>
                        <w:lang w:eastAsia="en-GB"/>
                      </w:rPr>
                      <w:delText>13.9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86" w:author="Jon Minton" w:date="2012-12-19T15:12:00Z"/>
                      <w:rFonts w:ascii="Calibri" w:eastAsia="Times New Roman" w:hAnsi="Calibri" w:cs="Calibri"/>
                      <w:color w:val="000000"/>
                      <w:lang w:eastAsia="en-GB"/>
                    </w:rPr>
                  </w:pPr>
                  <w:del w:id="1787" w:author="Jon Minton" w:date="2012-12-19T15:12:00Z">
                    <w:r w:rsidRPr="00BA0F69" w:rsidDel="00C07FB1">
                      <w:rPr>
                        <w:rFonts w:ascii="Calibri" w:eastAsia="Times New Roman" w:hAnsi="Calibri" w:cs="Calibri"/>
                        <w:color w:val="000000"/>
                        <w:lang w:eastAsia="en-GB"/>
                      </w:rPr>
                      <w:delText>11.7</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88" w:author="Jon Minton" w:date="2012-12-19T15:12:00Z"/>
                      <w:rFonts w:ascii="Calibri" w:eastAsia="Times New Roman" w:hAnsi="Calibri" w:cs="Calibri"/>
                      <w:color w:val="000000"/>
                      <w:lang w:eastAsia="en-GB"/>
                    </w:rPr>
                  </w:pPr>
                  <w:del w:id="1789" w:author="Jon Minton" w:date="2012-12-19T15:12:00Z">
                    <w:r w:rsidRPr="00BA0F69" w:rsidDel="00C07FB1">
                      <w:rPr>
                        <w:rFonts w:ascii="Calibri" w:eastAsia="Times New Roman" w:hAnsi="Calibri" w:cs="Calibri"/>
                        <w:color w:val="000000"/>
                        <w:lang w:eastAsia="en-GB"/>
                      </w:rPr>
                      <w:delText>9.3</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90" w:author="Jon Minton" w:date="2012-12-19T15:12:00Z"/>
                      <w:rFonts w:ascii="Calibri" w:eastAsia="Times New Roman" w:hAnsi="Calibri" w:cs="Calibri"/>
                      <w:color w:val="000000"/>
                      <w:lang w:eastAsia="en-GB"/>
                    </w:rPr>
                  </w:pPr>
                  <w:del w:id="1791" w:author="Jon Minton" w:date="2012-12-19T15:12:00Z">
                    <w:r w:rsidRPr="00BA0F69" w:rsidDel="00C07FB1">
                      <w:rPr>
                        <w:rFonts w:ascii="Calibri" w:eastAsia="Times New Roman" w:hAnsi="Calibri" w:cs="Calibri"/>
                        <w:color w:val="000000"/>
                        <w:lang w:eastAsia="en-GB"/>
                      </w:rPr>
                      <w:delText>6.9</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792" w:author="Jon Minton" w:date="2012-12-19T15:12:00Z"/>
                      <w:rFonts w:ascii="Calibri" w:eastAsia="Times New Roman" w:hAnsi="Calibri" w:cs="Calibri"/>
                      <w:color w:val="000000"/>
                      <w:lang w:eastAsia="en-GB"/>
                    </w:rPr>
                  </w:pPr>
                  <w:del w:id="1793" w:author="Jon Minton" w:date="2012-12-19T15:12:00Z">
                    <w:r w:rsidRPr="00BA0F69" w:rsidDel="00C07FB1">
                      <w:rPr>
                        <w:rFonts w:ascii="Calibri" w:eastAsia="Times New Roman" w:hAnsi="Calibri" w:cs="Calibri"/>
                        <w:color w:val="000000"/>
                        <w:lang w:eastAsia="en-GB"/>
                      </w:rPr>
                      <w:delText>4.3</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94" w:author="Jon Minton" w:date="2012-12-19T15:12:00Z"/>
                      <w:rFonts w:ascii="Calibri" w:eastAsia="Times New Roman" w:hAnsi="Calibri" w:cs="Calibri"/>
                      <w:color w:val="000000"/>
                      <w:lang w:eastAsia="en-GB"/>
                    </w:rPr>
                  </w:pPr>
                  <w:del w:id="1795" w:author="Jon Minton" w:date="2012-12-19T15:12:00Z">
                    <w:r w:rsidRPr="00BA0F69" w:rsidDel="00C07FB1">
                      <w:rPr>
                        <w:rFonts w:ascii="Calibri" w:eastAsia="Times New Roman" w:hAnsi="Calibri" w:cs="Calibri"/>
                        <w:color w:val="000000"/>
                        <w:lang w:eastAsia="en-GB"/>
                      </w:rPr>
                      <w:delText>1.5</w:delText>
                    </w:r>
                  </w:del>
                </w:p>
              </w:tc>
            </w:tr>
            <w:tr w:rsidR="006E20FD" w:rsidRPr="00BA0F69" w:rsidDel="00C07FB1" w:rsidTr="006E20FD">
              <w:trPr>
                <w:trHeight w:val="300"/>
                <w:del w:id="1796"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797"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798" w:author="Jon Minton" w:date="2012-12-19T15:12:00Z"/>
                      <w:rFonts w:ascii="Calibri" w:eastAsia="Times New Roman" w:hAnsi="Calibri" w:cs="Calibri"/>
                      <w:b/>
                      <w:bCs/>
                      <w:color w:val="000000"/>
                      <w:lang w:eastAsia="en-GB"/>
                    </w:rPr>
                  </w:pPr>
                  <w:del w:id="1799" w:author="Jon Minton" w:date="2012-12-19T15:12:00Z">
                    <w:r w:rsidRPr="00BA0F69" w:rsidDel="00C07FB1">
                      <w:rPr>
                        <w:rFonts w:ascii="Calibri" w:eastAsia="Times New Roman" w:hAnsi="Calibri" w:cs="Calibri"/>
                        <w:b/>
                        <w:bCs/>
                        <w:color w:val="000000"/>
                        <w:lang w:eastAsia="en-GB"/>
                      </w:rPr>
                      <w:delText>0.9</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00" w:author="Jon Minton" w:date="2012-12-19T15:12:00Z"/>
                      <w:rFonts w:ascii="Calibri" w:eastAsia="Times New Roman" w:hAnsi="Calibri" w:cs="Calibri"/>
                      <w:color w:val="000000"/>
                      <w:lang w:eastAsia="en-GB"/>
                    </w:rPr>
                  </w:pPr>
                  <w:del w:id="1801" w:author="Jon Minton" w:date="2012-12-19T15:12:00Z">
                    <w:r w:rsidRPr="00BA0F69" w:rsidDel="00C07FB1">
                      <w:rPr>
                        <w:rFonts w:ascii="Calibri" w:eastAsia="Times New Roman" w:hAnsi="Calibri" w:cs="Calibri"/>
                        <w:color w:val="000000"/>
                        <w:lang w:eastAsia="en-GB"/>
                      </w:rPr>
                      <w:delText>21.6</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02" w:author="Jon Minton" w:date="2012-12-19T15:12:00Z"/>
                      <w:rFonts w:ascii="Calibri" w:eastAsia="Times New Roman" w:hAnsi="Calibri" w:cs="Calibri"/>
                      <w:color w:val="000000"/>
                      <w:lang w:eastAsia="en-GB"/>
                    </w:rPr>
                  </w:pPr>
                  <w:del w:id="1803" w:author="Jon Minton" w:date="2012-12-19T15:12:00Z">
                    <w:r w:rsidRPr="00BA0F69" w:rsidDel="00C07FB1">
                      <w:rPr>
                        <w:rFonts w:ascii="Calibri" w:eastAsia="Times New Roman" w:hAnsi="Calibri" w:cs="Calibri"/>
                        <w:color w:val="000000"/>
                        <w:lang w:eastAsia="en-GB"/>
                      </w:rPr>
                      <w:delText>20.0</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04" w:author="Jon Minton" w:date="2012-12-19T15:12:00Z"/>
                      <w:rFonts w:ascii="Calibri" w:eastAsia="Times New Roman" w:hAnsi="Calibri" w:cs="Calibri"/>
                      <w:color w:val="000000"/>
                      <w:lang w:eastAsia="en-GB"/>
                    </w:rPr>
                  </w:pPr>
                  <w:del w:id="1805" w:author="Jon Minton" w:date="2012-12-19T15:12:00Z">
                    <w:r w:rsidRPr="00BA0F69" w:rsidDel="00C07FB1">
                      <w:rPr>
                        <w:rFonts w:ascii="Calibri" w:eastAsia="Times New Roman" w:hAnsi="Calibri" w:cs="Calibri"/>
                        <w:color w:val="000000"/>
                        <w:lang w:eastAsia="en-GB"/>
                      </w:rPr>
                      <w:delText>18.3</w:delText>
                    </w:r>
                  </w:del>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06" w:author="Jon Minton" w:date="2012-12-19T15:12:00Z"/>
                      <w:rFonts w:ascii="Calibri" w:eastAsia="Times New Roman" w:hAnsi="Calibri" w:cs="Calibri"/>
                      <w:color w:val="000000"/>
                      <w:lang w:eastAsia="en-GB"/>
                    </w:rPr>
                  </w:pPr>
                  <w:del w:id="1807" w:author="Jon Minton" w:date="2012-12-19T15:12:00Z">
                    <w:r w:rsidRPr="00BA0F69" w:rsidDel="00C07FB1">
                      <w:rPr>
                        <w:rFonts w:ascii="Calibri" w:eastAsia="Times New Roman" w:hAnsi="Calibri" w:cs="Calibri"/>
                        <w:color w:val="000000"/>
                        <w:lang w:eastAsia="en-GB"/>
                      </w:rPr>
                      <w:delText>16.5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08" w:author="Jon Minton" w:date="2012-12-19T15:12:00Z"/>
                      <w:rFonts w:ascii="Calibri" w:eastAsia="Times New Roman" w:hAnsi="Calibri" w:cs="Calibri"/>
                      <w:color w:val="000000"/>
                      <w:lang w:eastAsia="en-GB"/>
                    </w:rPr>
                  </w:pPr>
                  <w:del w:id="1809" w:author="Jon Minton" w:date="2012-12-19T15:12:00Z">
                    <w:r w:rsidRPr="00BA0F69" w:rsidDel="00C07FB1">
                      <w:rPr>
                        <w:rFonts w:ascii="Calibri" w:eastAsia="Times New Roman" w:hAnsi="Calibri" w:cs="Calibri"/>
                        <w:color w:val="000000"/>
                        <w:lang w:eastAsia="en-GB"/>
                      </w:rPr>
                      <w:delText>14.6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10" w:author="Jon Minton" w:date="2012-12-19T15:12:00Z"/>
                      <w:rFonts w:ascii="Calibri" w:eastAsia="Times New Roman" w:hAnsi="Calibri" w:cs="Calibri"/>
                      <w:color w:val="000000"/>
                      <w:lang w:eastAsia="en-GB"/>
                    </w:rPr>
                  </w:pPr>
                  <w:del w:id="1811" w:author="Jon Minton" w:date="2012-12-19T15:12:00Z">
                    <w:r w:rsidRPr="00BA0F69" w:rsidDel="00C07FB1">
                      <w:rPr>
                        <w:rFonts w:ascii="Calibri" w:eastAsia="Times New Roman" w:hAnsi="Calibri" w:cs="Calibri"/>
                        <w:color w:val="000000"/>
                        <w:lang w:eastAsia="en-GB"/>
                      </w:rPr>
                      <w:delText>12.7</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12" w:author="Jon Minton" w:date="2012-12-19T15:12:00Z"/>
                      <w:rFonts w:ascii="Calibri" w:eastAsia="Times New Roman" w:hAnsi="Calibri" w:cs="Calibri"/>
                      <w:color w:val="000000"/>
                      <w:lang w:eastAsia="en-GB"/>
                    </w:rPr>
                  </w:pPr>
                  <w:del w:id="1813" w:author="Jon Minton" w:date="2012-12-19T15:12:00Z">
                    <w:r w:rsidRPr="00BA0F69" w:rsidDel="00C07FB1">
                      <w:rPr>
                        <w:rFonts w:ascii="Calibri" w:eastAsia="Times New Roman" w:hAnsi="Calibri" w:cs="Calibri"/>
                        <w:color w:val="000000"/>
                        <w:lang w:eastAsia="en-GB"/>
                      </w:rPr>
                      <w:delText>10.6</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14" w:author="Jon Minton" w:date="2012-12-19T15:12:00Z"/>
                      <w:rFonts w:ascii="Calibri" w:eastAsia="Times New Roman" w:hAnsi="Calibri" w:cs="Calibri"/>
                      <w:color w:val="000000"/>
                      <w:lang w:eastAsia="en-GB"/>
                    </w:rPr>
                  </w:pPr>
                  <w:del w:id="1815" w:author="Jon Minton" w:date="2012-12-19T15:12:00Z">
                    <w:r w:rsidRPr="00BA0F69" w:rsidDel="00C07FB1">
                      <w:rPr>
                        <w:rFonts w:ascii="Calibri" w:eastAsia="Times New Roman" w:hAnsi="Calibri" w:cs="Calibri"/>
                        <w:color w:val="000000"/>
                        <w:lang w:eastAsia="en-GB"/>
                      </w:rPr>
                      <w:delText>8.5</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16" w:author="Jon Minton" w:date="2012-12-19T15:12:00Z"/>
                      <w:rFonts w:ascii="Calibri" w:eastAsia="Times New Roman" w:hAnsi="Calibri" w:cs="Calibri"/>
                      <w:color w:val="000000"/>
                      <w:lang w:eastAsia="en-GB"/>
                    </w:rPr>
                  </w:pPr>
                  <w:del w:id="1817" w:author="Jon Minton" w:date="2012-12-19T15:12:00Z">
                    <w:r w:rsidRPr="00BA0F69" w:rsidDel="00C07FB1">
                      <w:rPr>
                        <w:rFonts w:ascii="Calibri" w:eastAsia="Times New Roman" w:hAnsi="Calibri" w:cs="Calibri"/>
                        <w:color w:val="000000"/>
                        <w:lang w:eastAsia="en-GB"/>
                      </w:rPr>
                      <w:delText>6.3</w:delText>
                    </w:r>
                  </w:del>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18" w:author="Jon Minton" w:date="2012-12-19T15:12:00Z"/>
                      <w:rFonts w:ascii="Calibri" w:eastAsia="Times New Roman" w:hAnsi="Calibri" w:cs="Calibri"/>
                      <w:color w:val="000000"/>
                      <w:lang w:eastAsia="en-GB"/>
                    </w:rPr>
                  </w:pPr>
                  <w:del w:id="1819" w:author="Jon Minton" w:date="2012-12-19T15:12:00Z">
                    <w:r w:rsidRPr="00BA0F69" w:rsidDel="00C07FB1">
                      <w:rPr>
                        <w:rFonts w:ascii="Calibri" w:eastAsia="Times New Roman" w:hAnsi="Calibri" w:cs="Calibri"/>
                        <w:color w:val="000000"/>
                        <w:lang w:eastAsia="en-GB"/>
                      </w:rPr>
                      <w:delText>3.9</w:delText>
                    </w:r>
                  </w:del>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820" w:author="Jon Minton" w:date="2012-12-19T15:12:00Z"/>
                      <w:rFonts w:ascii="Calibri" w:eastAsia="Times New Roman" w:hAnsi="Calibri" w:cs="Calibri"/>
                      <w:color w:val="000000"/>
                      <w:lang w:eastAsia="en-GB"/>
                    </w:rPr>
                  </w:pPr>
                  <w:del w:id="1821" w:author="Jon Minton" w:date="2012-12-19T15:12:00Z">
                    <w:r w:rsidRPr="00BA0F69" w:rsidDel="00C07FB1">
                      <w:rPr>
                        <w:rFonts w:ascii="Calibri" w:eastAsia="Times New Roman" w:hAnsi="Calibri" w:cs="Calibri"/>
                        <w:color w:val="000000"/>
                        <w:lang w:eastAsia="en-GB"/>
                      </w:rPr>
                      <w:delText>1.4</w:delText>
                    </w:r>
                  </w:del>
                </w:p>
              </w:tc>
            </w:tr>
            <w:tr w:rsidR="006E20FD" w:rsidRPr="00BA0F69" w:rsidDel="00C07FB1" w:rsidTr="006E20FD">
              <w:trPr>
                <w:trHeight w:val="300"/>
                <w:del w:id="1822" w:author="Jon Minton" w:date="2012-12-19T15:12:00Z"/>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823" w:author="Jon Minton" w:date="2012-12-19T15:12:00Z"/>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824" w:author="Jon Minton" w:date="2012-12-19T15:12:00Z"/>
                      <w:rFonts w:ascii="Calibri" w:eastAsia="Times New Roman" w:hAnsi="Calibri" w:cs="Calibri"/>
                      <w:b/>
                      <w:bCs/>
                      <w:color w:val="000000"/>
                      <w:lang w:eastAsia="en-GB"/>
                    </w:rPr>
                  </w:pPr>
                  <w:del w:id="1825" w:author="Jon Minton" w:date="2012-12-19T15:12:00Z">
                    <w:r w:rsidRPr="00BA0F69" w:rsidDel="00C07FB1">
                      <w:rPr>
                        <w:rFonts w:ascii="Calibri" w:eastAsia="Times New Roman" w:hAnsi="Calibri" w:cs="Calibri"/>
                        <w:b/>
                        <w:bCs/>
                        <w:color w:val="000000"/>
                        <w:lang w:eastAsia="en-GB"/>
                      </w:rPr>
                      <w:delText>1</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26" w:author="Jon Minton" w:date="2012-12-19T15:12:00Z"/>
                      <w:rFonts w:ascii="Calibri" w:eastAsia="Times New Roman" w:hAnsi="Calibri" w:cs="Calibri"/>
                      <w:color w:val="000000"/>
                      <w:lang w:eastAsia="en-GB"/>
                    </w:rPr>
                  </w:pPr>
                  <w:del w:id="1827" w:author="Jon Minton" w:date="2012-12-19T15:12:00Z">
                    <w:r w:rsidRPr="00BA0F69" w:rsidDel="00C07FB1">
                      <w:rPr>
                        <w:rFonts w:ascii="Calibri" w:eastAsia="Times New Roman" w:hAnsi="Calibri" w:cs="Calibri"/>
                        <w:color w:val="000000"/>
                        <w:lang w:eastAsia="en-GB"/>
                      </w:rPr>
                      <w:delText>19.9</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28" w:author="Jon Minton" w:date="2012-12-19T15:12:00Z"/>
                      <w:rFonts w:ascii="Calibri" w:eastAsia="Times New Roman" w:hAnsi="Calibri" w:cs="Calibri"/>
                      <w:color w:val="000000"/>
                      <w:lang w:eastAsia="en-GB"/>
                    </w:rPr>
                  </w:pPr>
                  <w:del w:id="1829" w:author="Jon Minton" w:date="2012-12-19T15:12:00Z">
                    <w:r w:rsidRPr="00BA0F69" w:rsidDel="00C07FB1">
                      <w:rPr>
                        <w:rFonts w:ascii="Calibri" w:eastAsia="Times New Roman" w:hAnsi="Calibri" w:cs="Calibri"/>
                        <w:color w:val="000000"/>
                        <w:lang w:eastAsia="en-GB"/>
                      </w:rPr>
                      <w:delText>18.4</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30" w:author="Jon Minton" w:date="2012-12-19T15:12:00Z"/>
                      <w:rFonts w:ascii="Calibri" w:eastAsia="Times New Roman" w:hAnsi="Calibri" w:cs="Calibri"/>
                      <w:color w:val="000000"/>
                      <w:lang w:eastAsia="en-GB"/>
                    </w:rPr>
                  </w:pPr>
                  <w:del w:id="1831" w:author="Jon Minton" w:date="2012-12-19T15:12:00Z">
                    <w:r w:rsidRPr="00BA0F69" w:rsidDel="00C07FB1">
                      <w:rPr>
                        <w:rFonts w:ascii="Calibri" w:eastAsia="Times New Roman" w:hAnsi="Calibri" w:cs="Calibri"/>
                        <w:color w:val="000000"/>
                        <w:lang w:eastAsia="en-GB"/>
                      </w:rPr>
                      <w:delText>16.8</w:delText>
                    </w:r>
                  </w:del>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32" w:author="Jon Minton" w:date="2012-12-19T15:12:00Z"/>
                      <w:rFonts w:ascii="Calibri" w:eastAsia="Times New Roman" w:hAnsi="Calibri" w:cs="Calibri"/>
                      <w:color w:val="000000"/>
                      <w:lang w:eastAsia="en-GB"/>
                    </w:rPr>
                  </w:pPr>
                  <w:del w:id="1833" w:author="Jon Minton" w:date="2012-12-19T15:12:00Z">
                    <w:r w:rsidRPr="00BA0F69" w:rsidDel="00C07FB1">
                      <w:rPr>
                        <w:rFonts w:ascii="Calibri" w:eastAsia="Times New Roman" w:hAnsi="Calibri" w:cs="Calibri"/>
                        <w:color w:val="000000"/>
                        <w:lang w:eastAsia="en-GB"/>
                      </w:rPr>
                      <w:delText>15.1</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34" w:author="Jon Minton" w:date="2012-12-19T15:12:00Z"/>
                      <w:rFonts w:ascii="Calibri" w:eastAsia="Times New Roman" w:hAnsi="Calibri" w:cs="Calibri"/>
                      <w:color w:val="000000"/>
                      <w:lang w:eastAsia="en-GB"/>
                    </w:rPr>
                  </w:pPr>
                  <w:del w:id="1835" w:author="Jon Minton" w:date="2012-12-19T15:12:00Z">
                    <w:r w:rsidRPr="00BA0F69" w:rsidDel="00C07FB1">
                      <w:rPr>
                        <w:rFonts w:ascii="Calibri" w:eastAsia="Times New Roman" w:hAnsi="Calibri" w:cs="Calibri"/>
                        <w:color w:val="000000"/>
                        <w:lang w:eastAsia="en-GB"/>
                      </w:rPr>
                      <w:delText>13.4</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36" w:author="Jon Minton" w:date="2012-12-19T15:12:00Z"/>
                      <w:rFonts w:ascii="Calibri" w:eastAsia="Times New Roman" w:hAnsi="Calibri" w:cs="Calibri"/>
                      <w:color w:val="000000"/>
                      <w:lang w:eastAsia="en-GB"/>
                    </w:rPr>
                  </w:pPr>
                  <w:del w:id="1837" w:author="Jon Minton" w:date="2012-12-19T15:12:00Z">
                    <w:r w:rsidRPr="00BA0F69" w:rsidDel="00C07FB1">
                      <w:rPr>
                        <w:rFonts w:ascii="Calibri" w:eastAsia="Times New Roman" w:hAnsi="Calibri" w:cs="Calibri"/>
                        <w:color w:val="000000"/>
                        <w:lang w:eastAsia="en-GB"/>
                      </w:rPr>
                      <w:delText>11.6</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38" w:author="Jon Minton" w:date="2012-12-19T15:12:00Z"/>
                      <w:rFonts w:ascii="Calibri" w:eastAsia="Times New Roman" w:hAnsi="Calibri" w:cs="Calibri"/>
                      <w:color w:val="000000"/>
                      <w:lang w:eastAsia="en-GB"/>
                    </w:rPr>
                  </w:pPr>
                  <w:del w:id="1839" w:author="Jon Minton" w:date="2012-12-19T15:12:00Z">
                    <w:r w:rsidRPr="00BA0F69" w:rsidDel="00C07FB1">
                      <w:rPr>
                        <w:rFonts w:ascii="Calibri" w:eastAsia="Times New Roman" w:hAnsi="Calibri" w:cs="Calibri"/>
                        <w:color w:val="000000"/>
                        <w:lang w:eastAsia="en-GB"/>
                      </w:rPr>
                      <w:delText>9.7</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40" w:author="Jon Minton" w:date="2012-12-19T15:12:00Z"/>
                      <w:rFonts w:ascii="Calibri" w:eastAsia="Times New Roman" w:hAnsi="Calibri" w:cs="Calibri"/>
                      <w:color w:val="000000"/>
                      <w:lang w:eastAsia="en-GB"/>
                    </w:rPr>
                  </w:pPr>
                  <w:del w:id="1841" w:author="Jon Minton" w:date="2012-12-19T15:12:00Z">
                    <w:r w:rsidRPr="00BA0F69" w:rsidDel="00C07FB1">
                      <w:rPr>
                        <w:rFonts w:ascii="Calibri" w:eastAsia="Times New Roman" w:hAnsi="Calibri" w:cs="Calibri"/>
                        <w:color w:val="000000"/>
                        <w:lang w:eastAsia="en-GB"/>
                      </w:rPr>
                      <w:delText>7.8</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42" w:author="Jon Minton" w:date="2012-12-19T15:12:00Z"/>
                      <w:rFonts w:ascii="Calibri" w:eastAsia="Times New Roman" w:hAnsi="Calibri" w:cs="Calibri"/>
                      <w:color w:val="000000"/>
                      <w:lang w:eastAsia="en-GB"/>
                    </w:rPr>
                  </w:pPr>
                  <w:del w:id="1843" w:author="Jon Minton" w:date="2012-12-19T15:12:00Z">
                    <w:r w:rsidRPr="00BA0F69" w:rsidDel="00C07FB1">
                      <w:rPr>
                        <w:rFonts w:ascii="Calibri" w:eastAsia="Times New Roman" w:hAnsi="Calibri" w:cs="Calibri"/>
                        <w:color w:val="000000"/>
                        <w:lang w:eastAsia="en-GB"/>
                      </w:rPr>
                      <w:delText>5.8</w:delText>
                    </w:r>
                  </w:del>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44" w:author="Jon Minton" w:date="2012-12-19T15:12:00Z"/>
                      <w:rFonts w:ascii="Calibri" w:eastAsia="Times New Roman" w:hAnsi="Calibri" w:cs="Calibri"/>
                      <w:color w:val="000000"/>
                      <w:lang w:eastAsia="en-GB"/>
                    </w:rPr>
                  </w:pPr>
                  <w:del w:id="1845" w:author="Jon Minton" w:date="2012-12-19T15:12:00Z">
                    <w:r w:rsidRPr="00BA0F69" w:rsidDel="00C07FB1">
                      <w:rPr>
                        <w:rFonts w:ascii="Calibri" w:eastAsia="Times New Roman" w:hAnsi="Calibri" w:cs="Calibri"/>
                        <w:color w:val="000000"/>
                        <w:lang w:eastAsia="en-GB"/>
                      </w:rPr>
                      <w:delText>3.6</w:delText>
                    </w:r>
                  </w:del>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Del="00C07FB1" w:rsidRDefault="006E20FD" w:rsidP="006E20FD">
                  <w:pPr>
                    <w:spacing w:after="0" w:line="240" w:lineRule="auto"/>
                    <w:jc w:val="center"/>
                    <w:rPr>
                      <w:del w:id="1846" w:author="Jon Minton" w:date="2012-12-19T15:12:00Z"/>
                      <w:rFonts w:ascii="Calibri" w:eastAsia="Times New Roman" w:hAnsi="Calibri" w:cs="Calibri"/>
                      <w:color w:val="000000"/>
                      <w:lang w:eastAsia="en-GB"/>
                    </w:rPr>
                  </w:pPr>
                  <w:del w:id="1847" w:author="Jon Minton" w:date="2012-12-19T15:12:00Z">
                    <w:r w:rsidRPr="00BA0F69" w:rsidDel="00C07FB1">
                      <w:rPr>
                        <w:rFonts w:ascii="Calibri" w:eastAsia="Times New Roman" w:hAnsi="Calibri" w:cs="Calibri"/>
                        <w:color w:val="000000"/>
                        <w:lang w:eastAsia="en-GB"/>
                      </w:rPr>
                      <w:delText>1.4</w:delText>
                    </w:r>
                  </w:del>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del w:id="1848" w:author="Jon Minton" w:date="2012-12-19T15:12:00Z">
              <w:r w:rsidDel="00C07FB1">
                <w:delText>W_65_1_F</w:delText>
              </w:r>
            </w:del>
          </w:p>
        </w:tc>
      </w:tr>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Del="00C07FB1" w:rsidTr="006E20FD">
              <w:trPr>
                <w:trHeight w:val="306"/>
                <w:del w:id="1849" w:author="Jon Minton" w:date="2012-12-19T15:12:00Z"/>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Del="00C07FB1" w:rsidRDefault="006E20FD" w:rsidP="006E20FD">
                  <w:pPr>
                    <w:spacing w:after="0" w:line="240" w:lineRule="auto"/>
                    <w:jc w:val="center"/>
                    <w:rPr>
                      <w:del w:id="1850" w:author="Jon Minton" w:date="2012-12-19T15:12:00Z"/>
                      <w:rFonts w:ascii="Calibri" w:eastAsia="Times New Roman" w:hAnsi="Calibri" w:cs="Calibri"/>
                      <w:b/>
                      <w:bCs/>
                      <w:i/>
                      <w:iCs/>
                      <w:color w:val="000000"/>
                      <w:lang w:eastAsia="en-GB"/>
                    </w:rPr>
                  </w:pPr>
                  <w:del w:id="1851" w:author="Jon Minton" w:date="2012-12-19T15:12:00Z">
                    <w:r w:rsidRPr="00BA0F69" w:rsidDel="00C07FB1">
                      <w:rPr>
                        <w:rFonts w:ascii="Calibri" w:eastAsia="Times New Roman" w:hAnsi="Calibri" w:cs="Calibri"/>
                        <w:b/>
                        <w:bCs/>
                        <w:i/>
                        <w:iCs/>
                        <w:color w:val="000000"/>
                        <w:lang w:eastAsia="en-GB"/>
                      </w:rPr>
                      <w:delText>R_50</w:delText>
                    </w:r>
                  </w:del>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Del="00C07FB1" w:rsidRDefault="006E20FD" w:rsidP="006E20FD">
                  <w:pPr>
                    <w:spacing w:after="0" w:line="240" w:lineRule="auto"/>
                    <w:jc w:val="center"/>
                    <w:rPr>
                      <w:del w:id="1852" w:author="Jon Minton" w:date="2012-12-19T15:12:00Z"/>
                      <w:rFonts w:ascii="Calibri" w:eastAsia="Times New Roman" w:hAnsi="Calibri" w:cs="Calibri"/>
                      <w:i/>
                      <w:iCs/>
                      <w:color w:val="000000"/>
                      <w:lang w:eastAsia="en-GB"/>
                    </w:rPr>
                  </w:pPr>
                  <w:del w:id="1853" w:author="Jon Minton" w:date="2012-12-19T15:12:00Z">
                    <w:r w:rsidRPr="00BA0F69" w:rsidDel="00C07FB1">
                      <w:rPr>
                        <w:rFonts w:ascii="Calibri" w:eastAsia="Times New Roman" w:hAnsi="Calibri" w:cs="Calibri"/>
                        <w:i/>
                        <w:iCs/>
                        <w:color w:val="000000"/>
                        <w:lang w:eastAsia="en-GB"/>
                      </w:rPr>
                      <w:delText>Sensitivity</w:delText>
                    </w:r>
                  </w:del>
                </w:p>
              </w:tc>
            </w:tr>
            <w:tr w:rsidR="006E20FD" w:rsidRPr="00BA0F69" w:rsidDel="00C07FB1" w:rsidTr="006E20FD">
              <w:trPr>
                <w:trHeight w:val="306"/>
                <w:del w:id="1854" w:author="Jon Minton" w:date="2012-12-19T15:12:00Z"/>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Del="00C07FB1" w:rsidRDefault="006E20FD" w:rsidP="006E20FD">
                  <w:pPr>
                    <w:spacing w:after="0" w:line="240" w:lineRule="auto"/>
                    <w:jc w:val="center"/>
                    <w:rPr>
                      <w:del w:id="1855" w:author="Jon Minton" w:date="2012-12-19T15:12:00Z"/>
                      <w:rFonts w:ascii="Calibri" w:eastAsia="Times New Roman" w:hAnsi="Calibri" w:cs="Calibri"/>
                      <w:b/>
                      <w:bCs/>
                      <w:i/>
                      <w:iCs/>
                      <w:color w:val="000000"/>
                      <w:lang w:eastAsia="en-GB"/>
                    </w:rPr>
                  </w:pPr>
                  <w:del w:id="1856" w:author="Jon Minton" w:date="2012-12-19T15:12:00Z">
                    <w:r w:rsidRPr="00BA0F69" w:rsidDel="00C07FB1">
                      <w:rPr>
                        <w:rFonts w:ascii="Calibri" w:eastAsia="Times New Roman" w:hAnsi="Calibri" w:cs="Calibri"/>
                        <w:b/>
                        <w:bCs/>
                        <w:i/>
                        <w:iCs/>
                        <w:color w:val="000000"/>
                        <w:lang w:eastAsia="en-GB"/>
                      </w:rPr>
                      <w:delText>0_M</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57" w:author="Jon Minton" w:date="2012-12-19T15:12:00Z"/>
                      <w:rFonts w:ascii="Calibri" w:eastAsia="Times New Roman" w:hAnsi="Calibri" w:cs="Calibri"/>
                      <w:b/>
                      <w:bCs/>
                      <w:color w:val="000000"/>
                      <w:lang w:eastAsia="en-GB"/>
                    </w:rPr>
                  </w:pPr>
                  <w:del w:id="1858" w:author="Jon Minton" w:date="2012-12-19T15:12:00Z">
                    <w:r w:rsidRPr="00BA0F69" w:rsidDel="00C07FB1">
                      <w:rPr>
                        <w:rFonts w:ascii="Calibri" w:eastAsia="Times New Roman" w:hAnsi="Calibri" w:cs="Calibri"/>
                        <w:b/>
                        <w:bCs/>
                        <w:color w:val="000000"/>
                        <w:lang w:eastAsia="en-GB"/>
                      </w:rPr>
                      <w:delText>0</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59" w:author="Jon Minton" w:date="2012-12-19T15:12:00Z"/>
                      <w:rFonts w:ascii="Calibri" w:eastAsia="Times New Roman" w:hAnsi="Calibri" w:cs="Calibri"/>
                      <w:b/>
                      <w:bCs/>
                      <w:color w:val="000000"/>
                      <w:lang w:eastAsia="en-GB"/>
                    </w:rPr>
                  </w:pPr>
                  <w:del w:id="1860" w:author="Jon Minton" w:date="2012-12-19T15:12:00Z">
                    <w:r w:rsidRPr="00BA0F69" w:rsidDel="00C07FB1">
                      <w:rPr>
                        <w:rFonts w:ascii="Calibri" w:eastAsia="Times New Roman" w:hAnsi="Calibri" w:cs="Calibri"/>
                        <w:b/>
                        <w:bCs/>
                        <w:color w:val="000000"/>
                        <w:lang w:eastAsia="en-GB"/>
                      </w:rPr>
                      <w:delText>0.1</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61" w:author="Jon Minton" w:date="2012-12-19T15:12:00Z"/>
                      <w:rFonts w:ascii="Calibri" w:eastAsia="Times New Roman" w:hAnsi="Calibri" w:cs="Calibri"/>
                      <w:b/>
                      <w:bCs/>
                      <w:color w:val="000000"/>
                      <w:lang w:eastAsia="en-GB"/>
                    </w:rPr>
                  </w:pPr>
                  <w:del w:id="1862" w:author="Jon Minton" w:date="2012-12-19T15:12:00Z">
                    <w:r w:rsidRPr="00BA0F69" w:rsidDel="00C07FB1">
                      <w:rPr>
                        <w:rFonts w:ascii="Calibri" w:eastAsia="Times New Roman" w:hAnsi="Calibri" w:cs="Calibri"/>
                        <w:b/>
                        <w:bCs/>
                        <w:color w:val="000000"/>
                        <w:lang w:eastAsia="en-GB"/>
                      </w:rPr>
                      <w:delText>0.2</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63" w:author="Jon Minton" w:date="2012-12-19T15:12:00Z"/>
                      <w:rFonts w:ascii="Calibri" w:eastAsia="Times New Roman" w:hAnsi="Calibri" w:cs="Calibri"/>
                      <w:b/>
                      <w:bCs/>
                      <w:color w:val="000000"/>
                      <w:lang w:eastAsia="en-GB"/>
                    </w:rPr>
                  </w:pPr>
                  <w:del w:id="1864" w:author="Jon Minton" w:date="2012-12-19T15:12:00Z">
                    <w:r w:rsidRPr="00BA0F69" w:rsidDel="00C07FB1">
                      <w:rPr>
                        <w:rFonts w:ascii="Calibri" w:eastAsia="Times New Roman" w:hAnsi="Calibri" w:cs="Calibri"/>
                        <w:b/>
                        <w:bCs/>
                        <w:color w:val="000000"/>
                        <w:lang w:eastAsia="en-GB"/>
                      </w:rPr>
                      <w:delText>0.3</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65" w:author="Jon Minton" w:date="2012-12-19T15:12:00Z"/>
                      <w:rFonts w:ascii="Calibri" w:eastAsia="Times New Roman" w:hAnsi="Calibri" w:cs="Calibri"/>
                      <w:b/>
                      <w:bCs/>
                      <w:color w:val="000000"/>
                      <w:lang w:eastAsia="en-GB"/>
                    </w:rPr>
                  </w:pPr>
                  <w:del w:id="1866" w:author="Jon Minton" w:date="2012-12-19T15:12:00Z">
                    <w:r w:rsidRPr="00BA0F69" w:rsidDel="00C07FB1">
                      <w:rPr>
                        <w:rFonts w:ascii="Calibri" w:eastAsia="Times New Roman" w:hAnsi="Calibri" w:cs="Calibri"/>
                        <w:b/>
                        <w:bCs/>
                        <w:color w:val="000000"/>
                        <w:lang w:eastAsia="en-GB"/>
                      </w:rPr>
                      <w:delText>0.4</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67" w:author="Jon Minton" w:date="2012-12-19T15:12:00Z"/>
                      <w:rFonts w:ascii="Calibri" w:eastAsia="Times New Roman" w:hAnsi="Calibri" w:cs="Calibri"/>
                      <w:b/>
                      <w:bCs/>
                      <w:color w:val="000000"/>
                      <w:lang w:eastAsia="en-GB"/>
                    </w:rPr>
                  </w:pPr>
                  <w:del w:id="1868" w:author="Jon Minton" w:date="2012-12-19T15:12:00Z">
                    <w:r w:rsidRPr="00BA0F69" w:rsidDel="00C07FB1">
                      <w:rPr>
                        <w:rFonts w:ascii="Calibri" w:eastAsia="Times New Roman" w:hAnsi="Calibri" w:cs="Calibri"/>
                        <w:b/>
                        <w:bCs/>
                        <w:color w:val="000000"/>
                        <w:lang w:eastAsia="en-GB"/>
                      </w:rPr>
                      <w:delText>0.5</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69" w:author="Jon Minton" w:date="2012-12-19T15:12:00Z"/>
                      <w:rFonts w:ascii="Calibri" w:eastAsia="Times New Roman" w:hAnsi="Calibri" w:cs="Calibri"/>
                      <w:b/>
                      <w:bCs/>
                      <w:color w:val="000000"/>
                      <w:lang w:eastAsia="en-GB"/>
                    </w:rPr>
                  </w:pPr>
                  <w:del w:id="1870" w:author="Jon Minton" w:date="2012-12-19T15:12:00Z">
                    <w:r w:rsidRPr="00BA0F69" w:rsidDel="00C07FB1">
                      <w:rPr>
                        <w:rFonts w:ascii="Calibri" w:eastAsia="Times New Roman" w:hAnsi="Calibri" w:cs="Calibri"/>
                        <w:b/>
                        <w:bCs/>
                        <w:color w:val="000000"/>
                        <w:lang w:eastAsia="en-GB"/>
                      </w:rPr>
                      <w:delText>0.6</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71" w:author="Jon Minton" w:date="2012-12-19T15:12:00Z"/>
                      <w:rFonts w:ascii="Calibri" w:eastAsia="Times New Roman" w:hAnsi="Calibri" w:cs="Calibri"/>
                      <w:b/>
                      <w:bCs/>
                      <w:color w:val="000000"/>
                      <w:lang w:eastAsia="en-GB"/>
                    </w:rPr>
                  </w:pPr>
                  <w:del w:id="1872" w:author="Jon Minton" w:date="2012-12-19T15:12:00Z">
                    <w:r w:rsidRPr="00BA0F69" w:rsidDel="00C07FB1">
                      <w:rPr>
                        <w:rFonts w:ascii="Calibri" w:eastAsia="Times New Roman" w:hAnsi="Calibri" w:cs="Calibri"/>
                        <w:b/>
                        <w:bCs/>
                        <w:color w:val="000000"/>
                        <w:lang w:eastAsia="en-GB"/>
                      </w:rPr>
                      <w:delText>0.7</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73" w:author="Jon Minton" w:date="2012-12-19T15:12:00Z"/>
                      <w:rFonts w:ascii="Calibri" w:eastAsia="Times New Roman" w:hAnsi="Calibri" w:cs="Calibri"/>
                      <w:b/>
                      <w:bCs/>
                      <w:color w:val="000000"/>
                      <w:lang w:eastAsia="en-GB"/>
                    </w:rPr>
                  </w:pPr>
                  <w:del w:id="1874" w:author="Jon Minton" w:date="2012-12-19T15:12:00Z">
                    <w:r w:rsidRPr="00BA0F69" w:rsidDel="00C07FB1">
                      <w:rPr>
                        <w:rFonts w:ascii="Calibri" w:eastAsia="Times New Roman" w:hAnsi="Calibri" w:cs="Calibri"/>
                        <w:b/>
                        <w:bCs/>
                        <w:color w:val="000000"/>
                        <w:lang w:eastAsia="en-GB"/>
                      </w:rPr>
                      <w:delText>0.8</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75" w:author="Jon Minton" w:date="2012-12-19T15:12:00Z"/>
                      <w:rFonts w:ascii="Calibri" w:eastAsia="Times New Roman" w:hAnsi="Calibri" w:cs="Calibri"/>
                      <w:b/>
                      <w:bCs/>
                      <w:color w:val="000000"/>
                      <w:lang w:eastAsia="en-GB"/>
                    </w:rPr>
                  </w:pPr>
                  <w:del w:id="1876" w:author="Jon Minton" w:date="2012-12-19T15:12:00Z">
                    <w:r w:rsidRPr="00BA0F69" w:rsidDel="00C07FB1">
                      <w:rPr>
                        <w:rFonts w:ascii="Calibri" w:eastAsia="Times New Roman" w:hAnsi="Calibri" w:cs="Calibri"/>
                        <w:b/>
                        <w:bCs/>
                        <w:color w:val="000000"/>
                        <w:lang w:eastAsia="en-GB"/>
                      </w:rPr>
                      <w:delText>0.9</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77" w:author="Jon Minton" w:date="2012-12-19T15:12:00Z"/>
                      <w:rFonts w:ascii="Calibri" w:eastAsia="Times New Roman" w:hAnsi="Calibri" w:cs="Calibri"/>
                      <w:b/>
                      <w:bCs/>
                      <w:color w:val="000000"/>
                      <w:lang w:eastAsia="en-GB"/>
                    </w:rPr>
                  </w:pPr>
                  <w:del w:id="1878" w:author="Jon Minton" w:date="2012-12-19T15:12:00Z">
                    <w:r w:rsidRPr="00BA0F69" w:rsidDel="00C07FB1">
                      <w:rPr>
                        <w:rFonts w:ascii="Calibri" w:eastAsia="Times New Roman" w:hAnsi="Calibri" w:cs="Calibri"/>
                        <w:b/>
                        <w:bCs/>
                        <w:color w:val="000000"/>
                        <w:lang w:eastAsia="en-GB"/>
                      </w:rPr>
                      <w:delText>1</w:delText>
                    </w:r>
                  </w:del>
                </w:p>
              </w:tc>
            </w:tr>
            <w:tr w:rsidR="006E20FD" w:rsidRPr="00BA0F69" w:rsidDel="00C07FB1" w:rsidTr="006E20FD">
              <w:trPr>
                <w:trHeight w:val="306"/>
                <w:del w:id="1879" w:author="Jon Minton" w:date="2012-12-19T15:12:00Z"/>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Del="00C07FB1" w:rsidRDefault="006E20FD" w:rsidP="006E20FD">
                  <w:pPr>
                    <w:spacing w:after="0" w:line="240" w:lineRule="auto"/>
                    <w:jc w:val="center"/>
                    <w:rPr>
                      <w:del w:id="1880" w:author="Jon Minton" w:date="2012-12-19T15:12:00Z"/>
                      <w:rFonts w:ascii="Calibri" w:eastAsia="Times New Roman" w:hAnsi="Calibri" w:cs="Calibri"/>
                      <w:i/>
                      <w:iCs/>
                      <w:color w:val="000000"/>
                      <w:lang w:eastAsia="en-GB"/>
                    </w:rPr>
                  </w:pPr>
                  <w:del w:id="1881" w:author="Jon Minton" w:date="2012-12-19T15:12:00Z">
                    <w:r w:rsidRPr="00BA0F69" w:rsidDel="00C07FB1">
                      <w:rPr>
                        <w:rFonts w:ascii="Calibri" w:eastAsia="Times New Roman" w:hAnsi="Calibri" w:cs="Calibri"/>
                        <w:i/>
                        <w:iCs/>
                        <w:color w:val="000000"/>
                        <w:lang w:eastAsia="en-GB"/>
                      </w:rPr>
                      <w:delText>Specificity</w:delText>
                    </w:r>
                  </w:del>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82" w:author="Jon Minton" w:date="2012-12-19T15:12:00Z"/>
                      <w:rFonts w:ascii="Calibri" w:eastAsia="Times New Roman" w:hAnsi="Calibri" w:cs="Calibri"/>
                      <w:b/>
                      <w:bCs/>
                      <w:color w:val="000000"/>
                      <w:lang w:eastAsia="en-GB"/>
                    </w:rPr>
                  </w:pPr>
                  <w:del w:id="1883" w:author="Jon Minton" w:date="2012-12-19T15:12:00Z">
                    <w:r w:rsidRPr="00BA0F69" w:rsidDel="00C07FB1">
                      <w:rPr>
                        <w:rFonts w:ascii="Calibri" w:eastAsia="Times New Roman" w:hAnsi="Calibri" w:cs="Calibri"/>
                        <w:b/>
                        <w:bCs/>
                        <w:color w:val="000000"/>
                        <w:lang w:eastAsia="en-GB"/>
                      </w:rPr>
                      <w:delText>0</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84" w:author="Jon Minton" w:date="2012-12-19T15:12:00Z"/>
                      <w:rFonts w:ascii="Calibri" w:eastAsia="Times New Roman" w:hAnsi="Calibri" w:cs="Calibri"/>
                      <w:color w:val="000000"/>
                      <w:lang w:eastAsia="en-GB"/>
                    </w:rPr>
                  </w:pPr>
                  <w:del w:id="188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86" w:author="Jon Minton" w:date="2012-12-19T15:12:00Z"/>
                      <w:rFonts w:ascii="Calibri" w:eastAsia="Times New Roman" w:hAnsi="Calibri" w:cs="Calibri"/>
                      <w:color w:val="000000"/>
                      <w:lang w:eastAsia="en-GB"/>
                    </w:rPr>
                  </w:pPr>
                  <w:del w:id="188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88" w:author="Jon Minton" w:date="2012-12-19T15:12:00Z"/>
                      <w:rFonts w:ascii="Calibri" w:eastAsia="Times New Roman" w:hAnsi="Calibri" w:cs="Calibri"/>
                      <w:color w:val="000000"/>
                      <w:lang w:eastAsia="en-GB"/>
                    </w:rPr>
                  </w:pPr>
                  <w:del w:id="188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90" w:author="Jon Minton" w:date="2012-12-19T15:12:00Z"/>
                      <w:rFonts w:ascii="Calibri" w:eastAsia="Times New Roman" w:hAnsi="Calibri" w:cs="Calibri"/>
                      <w:color w:val="000000"/>
                      <w:lang w:eastAsia="en-GB"/>
                    </w:rPr>
                  </w:pPr>
                  <w:del w:id="189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92" w:author="Jon Minton" w:date="2012-12-19T15:12:00Z"/>
                      <w:rFonts w:ascii="Calibri" w:eastAsia="Times New Roman" w:hAnsi="Calibri" w:cs="Calibri"/>
                      <w:color w:val="000000"/>
                      <w:lang w:eastAsia="en-GB"/>
                    </w:rPr>
                  </w:pPr>
                  <w:del w:id="189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94" w:author="Jon Minton" w:date="2012-12-19T15:12:00Z"/>
                      <w:rFonts w:ascii="Calibri" w:eastAsia="Times New Roman" w:hAnsi="Calibri" w:cs="Calibri"/>
                      <w:color w:val="000000"/>
                      <w:lang w:eastAsia="en-GB"/>
                    </w:rPr>
                  </w:pPr>
                  <w:del w:id="189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96" w:author="Jon Minton" w:date="2012-12-19T15:12:00Z"/>
                      <w:rFonts w:ascii="Calibri" w:eastAsia="Times New Roman" w:hAnsi="Calibri" w:cs="Calibri"/>
                      <w:color w:val="000000"/>
                      <w:lang w:eastAsia="en-GB"/>
                    </w:rPr>
                  </w:pPr>
                  <w:del w:id="189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898" w:author="Jon Minton" w:date="2012-12-19T15:12:00Z"/>
                      <w:rFonts w:ascii="Calibri" w:eastAsia="Times New Roman" w:hAnsi="Calibri" w:cs="Calibri"/>
                      <w:color w:val="000000"/>
                      <w:lang w:eastAsia="en-GB"/>
                    </w:rPr>
                  </w:pPr>
                  <w:del w:id="189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00" w:author="Jon Minton" w:date="2012-12-19T15:12:00Z"/>
                      <w:rFonts w:ascii="Calibri" w:eastAsia="Times New Roman" w:hAnsi="Calibri" w:cs="Calibri"/>
                      <w:color w:val="000000"/>
                      <w:lang w:eastAsia="en-GB"/>
                    </w:rPr>
                  </w:pPr>
                  <w:del w:id="1901"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02" w:author="Jon Minton" w:date="2012-12-19T15:12:00Z"/>
                      <w:rFonts w:ascii="Calibri" w:eastAsia="Times New Roman" w:hAnsi="Calibri" w:cs="Calibri"/>
                      <w:color w:val="000000"/>
                      <w:lang w:eastAsia="en-GB"/>
                    </w:rPr>
                  </w:pPr>
                  <w:del w:id="1903" w:author="Jon Minton" w:date="2012-12-19T15:12:00Z">
                    <w:r w:rsidRPr="00BA0F69" w:rsidDel="00C07FB1">
                      <w:rPr>
                        <w:rFonts w:ascii="Calibri" w:eastAsia="Times New Roman" w:hAnsi="Calibri" w:cs="Calibri"/>
                        <w:color w:val="000000"/>
                        <w:lang w:eastAsia="en-GB"/>
                      </w:rPr>
                      <w:delText>D</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04" w:author="Jon Minton" w:date="2012-12-19T15:12:00Z"/>
                      <w:rFonts w:ascii="Calibri" w:eastAsia="Times New Roman" w:hAnsi="Calibri" w:cs="Calibri"/>
                      <w:color w:val="000000"/>
                      <w:lang w:eastAsia="en-GB"/>
                    </w:rPr>
                  </w:pPr>
                  <w:del w:id="1905" w:author="Jon Minton" w:date="2012-12-19T15:12:00Z">
                    <w:r w:rsidDel="00C07FB1">
                      <w:rPr>
                        <w:rFonts w:ascii="Calibri" w:eastAsia="Times New Roman" w:hAnsi="Calibri" w:cs="Calibri"/>
                        <w:color w:val="000000"/>
                        <w:lang w:eastAsia="en-GB"/>
                      </w:rPr>
                      <w:delText>∞</w:delText>
                    </w:r>
                  </w:del>
                </w:p>
              </w:tc>
            </w:tr>
            <w:tr w:rsidR="006E20FD" w:rsidRPr="00BA0F69" w:rsidDel="00C07FB1" w:rsidTr="006E20FD">
              <w:trPr>
                <w:trHeight w:val="306"/>
                <w:del w:id="1906"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907"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08" w:author="Jon Minton" w:date="2012-12-19T15:12:00Z"/>
                      <w:rFonts w:ascii="Calibri" w:eastAsia="Times New Roman" w:hAnsi="Calibri" w:cs="Calibri"/>
                      <w:b/>
                      <w:bCs/>
                      <w:color w:val="000000"/>
                      <w:lang w:eastAsia="en-GB"/>
                    </w:rPr>
                  </w:pPr>
                  <w:del w:id="1909" w:author="Jon Minton" w:date="2012-12-19T15:12:00Z">
                    <w:r w:rsidRPr="00BA0F69" w:rsidDel="00C07FB1">
                      <w:rPr>
                        <w:rFonts w:ascii="Calibri" w:eastAsia="Times New Roman" w:hAnsi="Calibri" w:cs="Calibri"/>
                        <w:b/>
                        <w:bCs/>
                        <w:color w:val="000000"/>
                        <w:lang w:eastAsia="en-GB"/>
                      </w:rPr>
                      <w:delText>0.1</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10" w:author="Jon Minton" w:date="2012-12-19T15:12:00Z"/>
                      <w:rFonts w:ascii="Calibri" w:eastAsia="Times New Roman" w:hAnsi="Calibri" w:cs="Calibri"/>
                      <w:color w:val="000000"/>
                      <w:lang w:eastAsia="en-GB"/>
                    </w:rPr>
                  </w:pPr>
                  <w:del w:id="191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12" w:author="Jon Minton" w:date="2012-12-19T15:12:00Z"/>
                      <w:rFonts w:ascii="Calibri" w:eastAsia="Times New Roman" w:hAnsi="Calibri" w:cs="Calibri"/>
                      <w:color w:val="000000"/>
                      <w:lang w:eastAsia="en-GB"/>
                    </w:rPr>
                  </w:pPr>
                  <w:del w:id="191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14" w:author="Jon Minton" w:date="2012-12-19T15:12:00Z"/>
                      <w:rFonts w:ascii="Calibri" w:eastAsia="Times New Roman" w:hAnsi="Calibri" w:cs="Calibri"/>
                      <w:color w:val="000000"/>
                      <w:lang w:eastAsia="en-GB"/>
                    </w:rPr>
                  </w:pPr>
                  <w:del w:id="191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16" w:author="Jon Minton" w:date="2012-12-19T15:12:00Z"/>
                      <w:rFonts w:ascii="Calibri" w:eastAsia="Times New Roman" w:hAnsi="Calibri" w:cs="Calibri"/>
                      <w:color w:val="000000"/>
                      <w:lang w:eastAsia="en-GB"/>
                    </w:rPr>
                  </w:pPr>
                  <w:del w:id="191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18" w:author="Jon Minton" w:date="2012-12-19T15:12:00Z"/>
                      <w:rFonts w:ascii="Calibri" w:eastAsia="Times New Roman" w:hAnsi="Calibri" w:cs="Calibri"/>
                      <w:color w:val="000000"/>
                      <w:lang w:eastAsia="en-GB"/>
                    </w:rPr>
                  </w:pPr>
                  <w:del w:id="191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20" w:author="Jon Minton" w:date="2012-12-19T15:12:00Z"/>
                      <w:rFonts w:ascii="Calibri" w:eastAsia="Times New Roman" w:hAnsi="Calibri" w:cs="Calibri"/>
                      <w:color w:val="000000"/>
                      <w:lang w:eastAsia="en-GB"/>
                    </w:rPr>
                  </w:pPr>
                  <w:del w:id="1921"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22" w:author="Jon Minton" w:date="2012-12-19T15:12:00Z"/>
                      <w:rFonts w:ascii="Calibri" w:eastAsia="Times New Roman" w:hAnsi="Calibri" w:cs="Calibri"/>
                      <w:color w:val="000000"/>
                      <w:lang w:eastAsia="en-GB"/>
                    </w:rPr>
                  </w:pPr>
                  <w:del w:id="192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24" w:author="Jon Minton" w:date="2012-12-19T15:12:00Z"/>
                      <w:rFonts w:ascii="Calibri" w:eastAsia="Times New Roman" w:hAnsi="Calibri" w:cs="Calibri"/>
                      <w:color w:val="000000"/>
                      <w:lang w:eastAsia="en-GB"/>
                    </w:rPr>
                  </w:pPr>
                  <w:del w:id="192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26" w:author="Jon Minton" w:date="2012-12-19T15:12:00Z"/>
                      <w:rFonts w:ascii="Calibri" w:eastAsia="Times New Roman" w:hAnsi="Calibri" w:cs="Calibri"/>
                      <w:color w:val="000000"/>
                      <w:lang w:eastAsia="en-GB"/>
                    </w:rPr>
                  </w:pPr>
                  <w:del w:id="192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28" w:author="Jon Minton" w:date="2012-12-19T15:12:00Z"/>
                      <w:rFonts w:ascii="Calibri" w:eastAsia="Times New Roman" w:hAnsi="Calibri" w:cs="Calibri"/>
                      <w:color w:val="000000"/>
                      <w:lang w:eastAsia="en-GB"/>
                    </w:rPr>
                  </w:pPr>
                  <w:del w:id="1929" w:author="Jon Minton" w:date="2012-12-19T15:12:00Z">
                    <w:r w:rsidRPr="00BA0F69" w:rsidDel="00C07FB1">
                      <w:rPr>
                        <w:rFonts w:ascii="Calibri" w:eastAsia="Times New Roman" w:hAnsi="Calibri" w:cs="Calibri"/>
                        <w:color w:val="000000"/>
                        <w:lang w:eastAsia="en-GB"/>
                      </w:rPr>
                      <w:delText>D</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30" w:author="Jon Minton" w:date="2012-12-19T15:12:00Z"/>
                      <w:rFonts w:ascii="Calibri" w:eastAsia="Times New Roman" w:hAnsi="Calibri" w:cs="Calibri"/>
                      <w:color w:val="000000"/>
                      <w:lang w:eastAsia="en-GB"/>
                    </w:rPr>
                  </w:pPr>
                  <w:del w:id="1931" w:author="Jon Minton" w:date="2012-12-19T15:12:00Z">
                    <w:r w:rsidRPr="00BA0F69" w:rsidDel="00C07FB1">
                      <w:rPr>
                        <w:rFonts w:ascii="Calibri" w:eastAsia="Times New Roman" w:hAnsi="Calibri" w:cs="Calibri"/>
                        <w:color w:val="000000"/>
                        <w:lang w:eastAsia="en-GB"/>
                      </w:rPr>
                      <w:delText>7.5</w:delText>
                    </w:r>
                  </w:del>
                </w:p>
              </w:tc>
            </w:tr>
            <w:tr w:rsidR="006E20FD" w:rsidRPr="00BA0F69" w:rsidDel="00C07FB1" w:rsidTr="006E20FD">
              <w:trPr>
                <w:trHeight w:val="306"/>
                <w:del w:id="1932"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933"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34" w:author="Jon Minton" w:date="2012-12-19T15:12:00Z"/>
                      <w:rFonts w:ascii="Calibri" w:eastAsia="Times New Roman" w:hAnsi="Calibri" w:cs="Calibri"/>
                      <w:b/>
                      <w:bCs/>
                      <w:color w:val="000000"/>
                      <w:lang w:eastAsia="en-GB"/>
                    </w:rPr>
                  </w:pPr>
                  <w:del w:id="1935" w:author="Jon Minton" w:date="2012-12-19T15:12:00Z">
                    <w:r w:rsidRPr="00BA0F69" w:rsidDel="00C07FB1">
                      <w:rPr>
                        <w:rFonts w:ascii="Calibri" w:eastAsia="Times New Roman" w:hAnsi="Calibri" w:cs="Calibri"/>
                        <w:b/>
                        <w:bCs/>
                        <w:color w:val="000000"/>
                        <w:lang w:eastAsia="en-GB"/>
                      </w:rPr>
                      <w:delText>0.2</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36" w:author="Jon Minton" w:date="2012-12-19T15:12:00Z"/>
                      <w:rFonts w:ascii="Calibri" w:eastAsia="Times New Roman" w:hAnsi="Calibri" w:cs="Calibri"/>
                      <w:color w:val="000000"/>
                      <w:lang w:eastAsia="en-GB"/>
                    </w:rPr>
                  </w:pPr>
                  <w:del w:id="193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38" w:author="Jon Minton" w:date="2012-12-19T15:12:00Z"/>
                      <w:rFonts w:ascii="Calibri" w:eastAsia="Times New Roman" w:hAnsi="Calibri" w:cs="Calibri"/>
                      <w:color w:val="000000"/>
                      <w:lang w:eastAsia="en-GB"/>
                    </w:rPr>
                  </w:pPr>
                  <w:del w:id="193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40" w:author="Jon Minton" w:date="2012-12-19T15:12:00Z"/>
                      <w:rFonts w:ascii="Calibri" w:eastAsia="Times New Roman" w:hAnsi="Calibri" w:cs="Calibri"/>
                      <w:color w:val="000000"/>
                      <w:lang w:eastAsia="en-GB"/>
                    </w:rPr>
                  </w:pPr>
                  <w:del w:id="194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42" w:author="Jon Minton" w:date="2012-12-19T15:12:00Z"/>
                      <w:rFonts w:ascii="Calibri" w:eastAsia="Times New Roman" w:hAnsi="Calibri" w:cs="Calibri"/>
                      <w:color w:val="000000"/>
                      <w:lang w:eastAsia="en-GB"/>
                    </w:rPr>
                  </w:pPr>
                  <w:del w:id="194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44" w:author="Jon Minton" w:date="2012-12-19T15:12:00Z"/>
                      <w:rFonts w:ascii="Calibri" w:eastAsia="Times New Roman" w:hAnsi="Calibri" w:cs="Calibri"/>
                      <w:color w:val="000000"/>
                      <w:lang w:eastAsia="en-GB"/>
                    </w:rPr>
                  </w:pPr>
                  <w:del w:id="194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46" w:author="Jon Minton" w:date="2012-12-19T15:12:00Z"/>
                      <w:rFonts w:ascii="Calibri" w:eastAsia="Times New Roman" w:hAnsi="Calibri" w:cs="Calibri"/>
                      <w:color w:val="000000"/>
                      <w:lang w:eastAsia="en-GB"/>
                    </w:rPr>
                  </w:pPr>
                  <w:del w:id="194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48" w:author="Jon Minton" w:date="2012-12-19T15:12:00Z"/>
                      <w:rFonts w:ascii="Calibri" w:eastAsia="Times New Roman" w:hAnsi="Calibri" w:cs="Calibri"/>
                      <w:color w:val="000000"/>
                      <w:lang w:eastAsia="en-GB"/>
                    </w:rPr>
                  </w:pPr>
                  <w:del w:id="194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50" w:author="Jon Minton" w:date="2012-12-19T15:12:00Z"/>
                      <w:rFonts w:ascii="Calibri" w:eastAsia="Times New Roman" w:hAnsi="Calibri" w:cs="Calibri"/>
                      <w:color w:val="000000"/>
                      <w:lang w:eastAsia="en-GB"/>
                    </w:rPr>
                  </w:pPr>
                  <w:del w:id="1951"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52" w:author="Jon Minton" w:date="2012-12-19T15:12:00Z"/>
                      <w:rFonts w:ascii="Calibri" w:eastAsia="Times New Roman" w:hAnsi="Calibri" w:cs="Calibri"/>
                      <w:color w:val="000000"/>
                      <w:lang w:eastAsia="en-GB"/>
                    </w:rPr>
                  </w:pPr>
                  <w:del w:id="195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54" w:author="Jon Minton" w:date="2012-12-19T15:12:00Z"/>
                      <w:rFonts w:ascii="Calibri" w:eastAsia="Times New Roman" w:hAnsi="Calibri" w:cs="Calibri"/>
                      <w:color w:val="000000"/>
                      <w:lang w:eastAsia="en-GB"/>
                    </w:rPr>
                  </w:pPr>
                  <w:del w:id="1955" w:author="Jon Minton" w:date="2012-12-19T15:12:00Z">
                    <w:r w:rsidRPr="00BA0F69" w:rsidDel="00C07FB1">
                      <w:rPr>
                        <w:rFonts w:ascii="Calibri" w:eastAsia="Times New Roman" w:hAnsi="Calibri" w:cs="Calibri"/>
                        <w:color w:val="000000"/>
                        <w:lang w:eastAsia="en-GB"/>
                      </w:rPr>
                      <w:delText>D</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56" w:author="Jon Minton" w:date="2012-12-19T15:12:00Z"/>
                      <w:rFonts w:ascii="Calibri" w:eastAsia="Times New Roman" w:hAnsi="Calibri" w:cs="Calibri"/>
                      <w:color w:val="000000"/>
                      <w:lang w:eastAsia="en-GB"/>
                    </w:rPr>
                  </w:pPr>
                  <w:del w:id="1957" w:author="Jon Minton" w:date="2012-12-19T15:12:00Z">
                    <w:r w:rsidRPr="00BA0F69" w:rsidDel="00C07FB1">
                      <w:rPr>
                        <w:rFonts w:ascii="Calibri" w:eastAsia="Times New Roman" w:hAnsi="Calibri" w:cs="Calibri"/>
                        <w:color w:val="000000"/>
                        <w:lang w:eastAsia="en-GB"/>
                      </w:rPr>
                      <w:delText>5.1</w:delText>
                    </w:r>
                  </w:del>
                </w:p>
              </w:tc>
            </w:tr>
            <w:tr w:rsidR="006E20FD" w:rsidRPr="00BA0F69" w:rsidDel="00C07FB1" w:rsidTr="006E20FD">
              <w:trPr>
                <w:trHeight w:val="306"/>
                <w:del w:id="1958"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959"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60" w:author="Jon Minton" w:date="2012-12-19T15:12:00Z"/>
                      <w:rFonts w:ascii="Calibri" w:eastAsia="Times New Roman" w:hAnsi="Calibri" w:cs="Calibri"/>
                      <w:b/>
                      <w:bCs/>
                      <w:color w:val="000000"/>
                      <w:lang w:eastAsia="en-GB"/>
                    </w:rPr>
                  </w:pPr>
                  <w:del w:id="1961" w:author="Jon Minton" w:date="2012-12-19T15:12:00Z">
                    <w:r w:rsidRPr="00BA0F69" w:rsidDel="00C07FB1">
                      <w:rPr>
                        <w:rFonts w:ascii="Calibri" w:eastAsia="Times New Roman" w:hAnsi="Calibri" w:cs="Calibri"/>
                        <w:b/>
                        <w:bCs/>
                        <w:color w:val="000000"/>
                        <w:lang w:eastAsia="en-GB"/>
                      </w:rPr>
                      <w:delText>0.3</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62" w:author="Jon Minton" w:date="2012-12-19T15:12:00Z"/>
                      <w:rFonts w:ascii="Calibri" w:eastAsia="Times New Roman" w:hAnsi="Calibri" w:cs="Calibri"/>
                      <w:color w:val="000000"/>
                      <w:lang w:eastAsia="en-GB"/>
                    </w:rPr>
                  </w:pPr>
                  <w:del w:id="196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64" w:author="Jon Minton" w:date="2012-12-19T15:12:00Z"/>
                      <w:rFonts w:ascii="Calibri" w:eastAsia="Times New Roman" w:hAnsi="Calibri" w:cs="Calibri"/>
                      <w:color w:val="000000"/>
                      <w:lang w:eastAsia="en-GB"/>
                    </w:rPr>
                  </w:pPr>
                  <w:del w:id="196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66" w:author="Jon Minton" w:date="2012-12-19T15:12:00Z"/>
                      <w:rFonts w:ascii="Calibri" w:eastAsia="Times New Roman" w:hAnsi="Calibri" w:cs="Calibri"/>
                      <w:color w:val="000000"/>
                      <w:lang w:eastAsia="en-GB"/>
                    </w:rPr>
                  </w:pPr>
                  <w:del w:id="196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68" w:author="Jon Minton" w:date="2012-12-19T15:12:00Z"/>
                      <w:rFonts w:ascii="Calibri" w:eastAsia="Times New Roman" w:hAnsi="Calibri" w:cs="Calibri"/>
                      <w:color w:val="000000"/>
                      <w:lang w:eastAsia="en-GB"/>
                    </w:rPr>
                  </w:pPr>
                  <w:del w:id="196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70" w:author="Jon Minton" w:date="2012-12-19T15:12:00Z"/>
                      <w:rFonts w:ascii="Calibri" w:eastAsia="Times New Roman" w:hAnsi="Calibri" w:cs="Calibri"/>
                      <w:color w:val="000000"/>
                      <w:lang w:eastAsia="en-GB"/>
                    </w:rPr>
                  </w:pPr>
                  <w:del w:id="197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72" w:author="Jon Minton" w:date="2012-12-19T15:12:00Z"/>
                      <w:rFonts w:ascii="Calibri" w:eastAsia="Times New Roman" w:hAnsi="Calibri" w:cs="Calibri"/>
                      <w:color w:val="000000"/>
                      <w:lang w:eastAsia="en-GB"/>
                    </w:rPr>
                  </w:pPr>
                  <w:del w:id="197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74" w:author="Jon Minton" w:date="2012-12-19T15:12:00Z"/>
                      <w:rFonts w:ascii="Calibri" w:eastAsia="Times New Roman" w:hAnsi="Calibri" w:cs="Calibri"/>
                      <w:color w:val="000000"/>
                      <w:lang w:eastAsia="en-GB"/>
                    </w:rPr>
                  </w:pPr>
                  <w:del w:id="197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76" w:author="Jon Minton" w:date="2012-12-19T15:12:00Z"/>
                      <w:rFonts w:ascii="Calibri" w:eastAsia="Times New Roman" w:hAnsi="Calibri" w:cs="Calibri"/>
                      <w:color w:val="000000"/>
                      <w:lang w:eastAsia="en-GB"/>
                    </w:rPr>
                  </w:pPr>
                  <w:del w:id="197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78" w:author="Jon Minton" w:date="2012-12-19T15:12:00Z"/>
                      <w:rFonts w:ascii="Calibri" w:eastAsia="Times New Roman" w:hAnsi="Calibri" w:cs="Calibri"/>
                      <w:color w:val="000000"/>
                      <w:lang w:eastAsia="en-GB"/>
                    </w:rPr>
                  </w:pPr>
                  <w:del w:id="197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80" w:author="Jon Minton" w:date="2012-12-19T15:12:00Z"/>
                      <w:rFonts w:ascii="Calibri" w:eastAsia="Times New Roman" w:hAnsi="Calibri" w:cs="Calibri"/>
                      <w:color w:val="000000"/>
                      <w:lang w:eastAsia="en-GB"/>
                    </w:rPr>
                  </w:pPr>
                  <w:del w:id="1981" w:author="Jon Minton" w:date="2012-12-19T15:12:00Z">
                    <w:r w:rsidRPr="00BA0F69" w:rsidDel="00C07FB1">
                      <w:rPr>
                        <w:rFonts w:ascii="Calibri" w:eastAsia="Times New Roman" w:hAnsi="Calibri" w:cs="Calibri"/>
                        <w:color w:val="000000"/>
                        <w:lang w:eastAsia="en-GB"/>
                      </w:rPr>
                      <w:delText>38.2</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82" w:author="Jon Minton" w:date="2012-12-19T15:12:00Z"/>
                      <w:rFonts w:ascii="Calibri" w:eastAsia="Times New Roman" w:hAnsi="Calibri" w:cs="Calibri"/>
                      <w:color w:val="000000"/>
                      <w:lang w:eastAsia="en-GB"/>
                    </w:rPr>
                  </w:pPr>
                  <w:del w:id="1983" w:author="Jon Minton" w:date="2012-12-19T15:12:00Z">
                    <w:r w:rsidRPr="00BA0F69" w:rsidDel="00C07FB1">
                      <w:rPr>
                        <w:rFonts w:ascii="Calibri" w:eastAsia="Times New Roman" w:hAnsi="Calibri" w:cs="Calibri"/>
                        <w:color w:val="000000"/>
                        <w:lang w:eastAsia="en-GB"/>
                      </w:rPr>
                      <w:delText>4.3</w:delText>
                    </w:r>
                  </w:del>
                </w:p>
              </w:tc>
            </w:tr>
            <w:tr w:rsidR="006E20FD" w:rsidRPr="00BA0F69" w:rsidDel="00C07FB1" w:rsidTr="006E20FD">
              <w:trPr>
                <w:trHeight w:val="306"/>
                <w:del w:id="1984"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1985"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86" w:author="Jon Minton" w:date="2012-12-19T15:12:00Z"/>
                      <w:rFonts w:ascii="Calibri" w:eastAsia="Times New Roman" w:hAnsi="Calibri" w:cs="Calibri"/>
                      <w:b/>
                      <w:bCs/>
                      <w:color w:val="000000"/>
                      <w:lang w:eastAsia="en-GB"/>
                    </w:rPr>
                  </w:pPr>
                  <w:del w:id="1987" w:author="Jon Minton" w:date="2012-12-19T15:12:00Z">
                    <w:r w:rsidRPr="00BA0F69" w:rsidDel="00C07FB1">
                      <w:rPr>
                        <w:rFonts w:ascii="Calibri" w:eastAsia="Times New Roman" w:hAnsi="Calibri" w:cs="Calibri"/>
                        <w:b/>
                        <w:bCs/>
                        <w:color w:val="000000"/>
                        <w:lang w:eastAsia="en-GB"/>
                      </w:rPr>
                      <w:delText>0.4</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88" w:author="Jon Minton" w:date="2012-12-19T15:12:00Z"/>
                      <w:rFonts w:ascii="Calibri" w:eastAsia="Times New Roman" w:hAnsi="Calibri" w:cs="Calibri"/>
                      <w:color w:val="000000"/>
                      <w:lang w:eastAsia="en-GB"/>
                    </w:rPr>
                  </w:pPr>
                  <w:del w:id="198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90" w:author="Jon Minton" w:date="2012-12-19T15:12:00Z"/>
                      <w:rFonts w:ascii="Calibri" w:eastAsia="Times New Roman" w:hAnsi="Calibri" w:cs="Calibri"/>
                      <w:color w:val="000000"/>
                      <w:lang w:eastAsia="en-GB"/>
                    </w:rPr>
                  </w:pPr>
                  <w:del w:id="199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92" w:author="Jon Minton" w:date="2012-12-19T15:12:00Z"/>
                      <w:rFonts w:ascii="Calibri" w:eastAsia="Times New Roman" w:hAnsi="Calibri" w:cs="Calibri"/>
                      <w:color w:val="000000"/>
                      <w:lang w:eastAsia="en-GB"/>
                    </w:rPr>
                  </w:pPr>
                  <w:del w:id="199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94" w:author="Jon Minton" w:date="2012-12-19T15:12:00Z"/>
                      <w:rFonts w:ascii="Calibri" w:eastAsia="Times New Roman" w:hAnsi="Calibri" w:cs="Calibri"/>
                      <w:color w:val="000000"/>
                      <w:lang w:eastAsia="en-GB"/>
                    </w:rPr>
                  </w:pPr>
                  <w:del w:id="199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96" w:author="Jon Minton" w:date="2012-12-19T15:12:00Z"/>
                      <w:rFonts w:ascii="Calibri" w:eastAsia="Times New Roman" w:hAnsi="Calibri" w:cs="Calibri"/>
                      <w:color w:val="000000"/>
                      <w:lang w:eastAsia="en-GB"/>
                    </w:rPr>
                  </w:pPr>
                  <w:del w:id="199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1998" w:author="Jon Minton" w:date="2012-12-19T15:12:00Z"/>
                      <w:rFonts w:ascii="Calibri" w:eastAsia="Times New Roman" w:hAnsi="Calibri" w:cs="Calibri"/>
                      <w:color w:val="000000"/>
                      <w:lang w:eastAsia="en-GB"/>
                    </w:rPr>
                  </w:pPr>
                  <w:del w:id="199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00" w:author="Jon Minton" w:date="2012-12-19T15:12:00Z"/>
                      <w:rFonts w:ascii="Calibri" w:eastAsia="Times New Roman" w:hAnsi="Calibri" w:cs="Calibri"/>
                      <w:color w:val="000000"/>
                      <w:lang w:eastAsia="en-GB"/>
                    </w:rPr>
                  </w:pPr>
                  <w:del w:id="2001"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02" w:author="Jon Minton" w:date="2012-12-19T15:12:00Z"/>
                      <w:rFonts w:ascii="Calibri" w:eastAsia="Times New Roman" w:hAnsi="Calibri" w:cs="Calibri"/>
                      <w:color w:val="000000"/>
                      <w:lang w:eastAsia="en-GB"/>
                    </w:rPr>
                  </w:pPr>
                  <w:del w:id="200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04" w:author="Jon Minton" w:date="2012-12-19T15:12:00Z"/>
                      <w:rFonts w:ascii="Calibri" w:eastAsia="Times New Roman" w:hAnsi="Calibri" w:cs="Calibri"/>
                      <w:color w:val="000000"/>
                      <w:lang w:eastAsia="en-GB"/>
                    </w:rPr>
                  </w:pPr>
                  <w:del w:id="200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06" w:author="Jon Minton" w:date="2012-12-19T15:12:00Z"/>
                      <w:rFonts w:ascii="Calibri" w:eastAsia="Times New Roman" w:hAnsi="Calibri" w:cs="Calibri"/>
                      <w:color w:val="000000"/>
                      <w:lang w:eastAsia="en-GB"/>
                    </w:rPr>
                  </w:pPr>
                  <w:del w:id="2007" w:author="Jon Minton" w:date="2012-12-19T15:12:00Z">
                    <w:r w:rsidRPr="00BA0F69" w:rsidDel="00C07FB1">
                      <w:rPr>
                        <w:rFonts w:ascii="Calibri" w:eastAsia="Times New Roman" w:hAnsi="Calibri" w:cs="Calibri"/>
                        <w:color w:val="000000"/>
                        <w:lang w:eastAsia="en-GB"/>
                      </w:rPr>
                      <w:delText>19.0</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08" w:author="Jon Minton" w:date="2012-12-19T15:12:00Z"/>
                      <w:rFonts w:ascii="Calibri" w:eastAsia="Times New Roman" w:hAnsi="Calibri" w:cs="Calibri"/>
                      <w:color w:val="000000"/>
                      <w:lang w:eastAsia="en-GB"/>
                    </w:rPr>
                  </w:pPr>
                  <w:del w:id="2009" w:author="Jon Minton" w:date="2012-12-19T15:12:00Z">
                    <w:r w:rsidRPr="00BA0F69" w:rsidDel="00C07FB1">
                      <w:rPr>
                        <w:rFonts w:ascii="Calibri" w:eastAsia="Times New Roman" w:hAnsi="Calibri" w:cs="Calibri"/>
                        <w:color w:val="000000"/>
                        <w:lang w:eastAsia="en-GB"/>
                      </w:rPr>
                      <w:delText>3.9</w:delText>
                    </w:r>
                  </w:del>
                </w:p>
              </w:tc>
            </w:tr>
            <w:tr w:rsidR="006E20FD" w:rsidRPr="00BA0F69" w:rsidDel="00C07FB1" w:rsidTr="006E20FD">
              <w:trPr>
                <w:trHeight w:val="306"/>
                <w:del w:id="2010"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011"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12" w:author="Jon Minton" w:date="2012-12-19T15:12:00Z"/>
                      <w:rFonts w:ascii="Calibri" w:eastAsia="Times New Roman" w:hAnsi="Calibri" w:cs="Calibri"/>
                      <w:b/>
                      <w:bCs/>
                      <w:color w:val="000000"/>
                      <w:lang w:eastAsia="en-GB"/>
                    </w:rPr>
                  </w:pPr>
                  <w:del w:id="2013" w:author="Jon Minton" w:date="2012-12-19T15:12:00Z">
                    <w:r w:rsidRPr="00BA0F69" w:rsidDel="00C07FB1">
                      <w:rPr>
                        <w:rFonts w:ascii="Calibri" w:eastAsia="Times New Roman" w:hAnsi="Calibri" w:cs="Calibri"/>
                        <w:b/>
                        <w:bCs/>
                        <w:color w:val="000000"/>
                        <w:lang w:eastAsia="en-GB"/>
                      </w:rPr>
                      <w:delText>0.5</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14" w:author="Jon Minton" w:date="2012-12-19T15:12:00Z"/>
                      <w:rFonts w:ascii="Calibri" w:eastAsia="Times New Roman" w:hAnsi="Calibri" w:cs="Calibri"/>
                      <w:color w:val="000000"/>
                      <w:lang w:eastAsia="en-GB"/>
                    </w:rPr>
                  </w:pPr>
                  <w:del w:id="201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16" w:author="Jon Minton" w:date="2012-12-19T15:12:00Z"/>
                      <w:rFonts w:ascii="Calibri" w:eastAsia="Times New Roman" w:hAnsi="Calibri" w:cs="Calibri"/>
                      <w:color w:val="000000"/>
                      <w:lang w:eastAsia="en-GB"/>
                    </w:rPr>
                  </w:pPr>
                  <w:del w:id="201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18" w:author="Jon Minton" w:date="2012-12-19T15:12:00Z"/>
                      <w:rFonts w:ascii="Calibri" w:eastAsia="Times New Roman" w:hAnsi="Calibri" w:cs="Calibri"/>
                      <w:color w:val="000000"/>
                      <w:lang w:eastAsia="en-GB"/>
                    </w:rPr>
                  </w:pPr>
                  <w:del w:id="201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20" w:author="Jon Minton" w:date="2012-12-19T15:12:00Z"/>
                      <w:rFonts w:ascii="Calibri" w:eastAsia="Times New Roman" w:hAnsi="Calibri" w:cs="Calibri"/>
                      <w:color w:val="000000"/>
                      <w:lang w:eastAsia="en-GB"/>
                    </w:rPr>
                  </w:pPr>
                  <w:del w:id="202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22" w:author="Jon Minton" w:date="2012-12-19T15:12:00Z"/>
                      <w:rFonts w:ascii="Calibri" w:eastAsia="Times New Roman" w:hAnsi="Calibri" w:cs="Calibri"/>
                      <w:color w:val="000000"/>
                      <w:lang w:eastAsia="en-GB"/>
                    </w:rPr>
                  </w:pPr>
                  <w:del w:id="202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24" w:author="Jon Minton" w:date="2012-12-19T15:12:00Z"/>
                      <w:rFonts w:ascii="Calibri" w:eastAsia="Times New Roman" w:hAnsi="Calibri" w:cs="Calibri"/>
                      <w:color w:val="000000"/>
                      <w:lang w:eastAsia="en-GB"/>
                    </w:rPr>
                  </w:pPr>
                  <w:del w:id="202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26" w:author="Jon Minton" w:date="2012-12-19T15:12:00Z"/>
                      <w:rFonts w:ascii="Calibri" w:eastAsia="Times New Roman" w:hAnsi="Calibri" w:cs="Calibri"/>
                      <w:color w:val="000000"/>
                      <w:lang w:eastAsia="en-GB"/>
                    </w:rPr>
                  </w:pPr>
                  <w:del w:id="202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28" w:author="Jon Minton" w:date="2012-12-19T15:12:00Z"/>
                      <w:rFonts w:ascii="Calibri" w:eastAsia="Times New Roman" w:hAnsi="Calibri" w:cs="Calibri"/>
                      <w:color w:val="000000"/>
                      <w:lang w:eastAsia="en-GB"/>
                    </w:rPr>
                  </w:pPr>
                  <w:del w:id="202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30" w:author="Jon Minton" w:date="2012-12-19T15:12:00Z"/>
                      <w:rFonts w:ascii="Calibri" w:eastAsia="Times New Roman" w:hAnsi="Calibri" w:cs="Calibri"/>
                      <w:color w:val="000000"/>
                      <w:lang w:eastAsia="en-GB"/>
                    </w:rPr>
                  </w:pPr>
                  <w:del w:id="2031" w:author="Jon Minton" w:date="2012-12-19T15:12:00Z">
                    <w:r w:rsidRPr="00BA0F69" w:rsidDel="00C07FB1">
                      <w:rPr>
                        <w:rFonts w:ascii="Calibri" w:eastAsia="Times New Roman" w:hAnsi="Calibri" w:cs="Calibri"/>
                        <w:color w:val="000000"/>
                        <w:lang w:eastAsia="en-GB"/>
                      </w:rPr>
                      <w:delText>82.0</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32" w:author="Jon Minton" w:date="2012-12-19T15:12:00Z"/>
                      <w:rFonts w:ascii="Calibri" w:eastAsia="Times New Roman" w:hAnsi="Calibri" w:cs="Calibri"/>
                      <w:color w:val="000000"/>
                      <w:lang w:eastAsia="en-GB"/>
                    </w:rPr>
                  </w:pPr>
                  <w:del w:id="2033" w:author="Jon Minton" w:date="2012-12-19T15:12:00Z">
                    <w:r w:rsidRPr="00BA0F69" w:rsidDel="00C07FB1">
                      <w:rPr>
                        <w:rFonts w:ascii="Calibri" w:eastAsia="Times New Roman" w:hAnsi="Calibri" w:cs="Calibri"/>
                        <w:color w:val="000000"/>
                        <w:lang w:eastAsia="en-GB"/>
                      </w:rPr>
                      <w:delText>13.3</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34" w:author="Jon Minton" w:date="2012-12-19T15:12:00Z"/>
                      <w:rFonts w:ascii="Calibri" w:eastAsia="Times New Roman" w:hAnsi="Calibri" w:cs="Calibri"/>
                      <w:color w:val="000000"/>
                      <w:lang w:eastAsia="en-GB"/>
                    </w:rPr>
                  </w:pPr>
                  <w:del w:id="2035" w:author="Jon Minton" w:date="2012-12-19T15:12:00Z">
                    <w:r w:rsidRPr="00BA0F69" w:rsidDel="00C07FB1">
                      <w:rPr>
                        <w:rFonts w:ascii="Calibri" w:eastAsia="Times New Roman" w:hAnsi="Calibri" w:cs="Calibri"/>
                        <w:color w:val="000000"/>
                        <w:lang w:eastAsia="en-GB"/>
                      </w:rPr>
                      <w:delText>3.6</w:delText>
                    </w:r>
                  </w:del>
                </w:p>
              </w:tc>
            </w:tr>
            <w:tr w:rsidR="006E20FD" w:rsidRPr="00BA0F69" w:rsidDel="00C07FB1" w:rsidTr="006E20FD">
              <w:trPr>
                <w:trHeight w:val="306"/>
                <w:del w:id="2036"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037"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38" w:author="Jon Minton" w:date="2012-12-19T15:12:00Z"/>
                      <w:rFonts w:ascii="Calibri" w:eastAsia="Times New Roman" w:hAnsi="Calibri" w:cs="Calibri"/>
                      <w:b/>
                      <w:bCs/>
                      <w:color w:val="000000"/>
                      <w:lang w:eastAsia="en-GB"/>
                    </w:rPr>
                  </w:pPr>
                  <w:del w:id="2039" w:author="Jon Minton" w:date="2012-12-19T15:12:00Z">
                    <w:r w:rsidRPr="00BA0F69" w:rsidDel="00C07FB1">
                      <w:rPr>
                        <w:rFonts w:ascii="Calibri" w:eastAsia="Times New Roman" w:hAnsi="Calibri" w:cs="Calibri"/>
                        <w:b/>
                        <w:bCs/>
                        <w:color w:val="000000"/>
                        <w:lang w:eastAsia="en-GB"/>
                      </w:rPr>
                      <w:delText>0.6</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40" w:author="Jon Minton" w:date="2012-12-19T15:12:00Z"/>
                      <w:rFonts w:ascii="Calibri" w:eastAsia="Times New Roman" w:hAnsi="Calibri" w:cs="Calibri"/>
                      <w:color w:val="000000"/>
                      <w:lang w:eastAsia="en-GB"/>
                    </w:rPr>
                  </w:pPr>
                  <w:del w:id="204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42" w:author="Jon Minton" w:date="2012-12-19T15:12:00Z"/>
                      <w:rFonts w:ascii="Calibri" w:eastAsia="Times New Roman" w:hAnsi="Calibri" w:cs="Calibri"/>
                      <w:color w:val="000000"/>
                      <w:lang w:eastAsia="en-GB"/>
                    </w:rPr>
                  </w:pPr>
                  <w:del w:id="204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44" w:author="Jon Minton" w:date="2012-12-19T15:12:00Z"/>
                      <w:rFonts w:ascii="Calibri" w:eastAsia="Times New Roman" w:hAnsi="Calibri" w:cs="Calibri"/>
                      <w:color w:val="000000"/>
                      <w:lang w:eastAsia="en-GB"/>
                    </w:rPr>
                  </w:pPr>
                  <w:del w:id="204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46" w:author="Jon Minton" w:date="2012-12-19T15:12:00Z"/>
                      <w:rFonts w:ascii="Calibri" w:eastAsia="Times New Roman" w:hAnsi="Calibri" w:cs="Calibri"/>
                      <w:color w:val="000000"/>
                      <w:lang w:eastAsia="en-GB"/>
                    </w:rPr>
                  </w:pPr>
                  <w:del w:id="204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48" w:author="Jon Minton" w:date="2012-12-19T15:12:00Z"/>
                      <w:rFonts w:ascii="Calibri" w:eastAsia="Times New Roman" w:hAnsi="Calibri" w:cs="Calibri"/>
                      <w:color w:val="000000"/>
                      <w:lang w:eastAsia="en-GB"/>
                    </w:rPr>
                  </w:pPr>
                  <w:del w:id="204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50" w:author="Jon Minton" w:date="2012-12-19T15:12:00Z"/>
                      <w:rFonts w:ascii="Calibri" w:eastAsia="Times New Roman" w:hAnsi="Calibri" w:cs="Calibri"/>
                      <w:color w:val="000000"/>
                      <w:lang w:eastAsia="en-GB"/>
                    </w:rPr>
                  </w:pPr>
                  <w:del w:id="2051"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52" w:author="Jon Minton" w:date="2012-12-19T15:12:00Z"/>
                      <w:rFonts w:ascii="Calibri" w:eastAsia="Times New Roman" w:hAnsi="Calibri" w:cs="Calibri"/>
                      <w:color w:val="000000"/>
                      <w:lang w:eastAsia="en-GB"/>
                    </w:rPr>
                  </w:pPr>
                  <w:del w:id="205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54" w:author="Jon Minton" w:date="2012-12-19T15:12:00Z"/>
                      <w:rFonts w:ascii="Calibri" w:eastAsia="Times New Roman" w:hAnsi="Calibri" w:cs="Calibri"/>
                      <w:color w:val="000000"/>
                      <w:lang w:eastAsia="en-GB"/>
                    </w:rPr>
                  </w:pPr>
                  <w:del w:id="205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56" w:author="Jon Minton" w:date="2012-12-19T15:12:00Z"/>
                      <w:rFonts w:ascii="Calibri" w:eastAsia="Times New Roman" w:hAnsi="Calibri" w:cs="Calibri"/>
                      <w:color w:val="000000"/>
                      <w:lang w:eastAsia="en-GB"/>
                    </w:rPr>
                  </w:pPr>
                  <w:del w:id="2057" w:author="Jon Minton" w:date="2012-12-19T15:12:00Z">
                    <w:r w:rsidRPr="00BA0F69" w:rsidDel="00C07FB1">
                      <w:rPr>
                        <w:rFonts w:ascii="Calibri" w:eastAsia="Times New Roman" w:hAnsi="Calibri" w:cs="Calibri"/>
                        <w:color w:val="000000"/>
                        <w:lang w:eastAsia="en-GB"/>
                      </w:rPr>
                      <w:delText>35.4</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58" w:author="Jon Minton" w:date="2012-12-19T15:12:00Z"/>
                      <w:rFonts w:ascii="Calibri" w:eastAsia="Times New Roman" w:hAnsi="Calibri" w:cs="Calibri"/>
                      <w:color w:val="000000"/>
                      <w:lang w:eastAsia="en-GB"/>
                    </w:rPr>
                  </w:pPr>
                  <w:del w:id="2059" w:author="Jon Minton" w:date="2012-12-19T15:12:00Z">
                    <w:r w:rsidRPr="00BA0F69" w:rsidDel="00C07FB1">
                      <w:rPr>
                        <w:rFonts w:ascii="Calibri" w:eastAsia="Times New Roman" w:hAnsi="Calibri" w:cs="Calibri"/>
                        <w:color w:val="000000"/>
                        <w:lang w:eastAsia="en-GB"/>
                      </w:rPr>
                      <w:delText>10.5</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60" w:author="Jon Minton" w:date="2012-12-19T15:12:00Z"/>
                      <w:rFonts w:ascii="Calibri" w:eastAsia="Times New Roman" w:hAnsi="Calibri" w:cs="Calibri"/>
                      <w:color w:val="000000"/>
                      <w:lang w:eastAsia="en-GB"/>
                    </w:rPr>
                  </w:pPr>
                  <w:del w:id="2061" w:author="Jon Minton" w:date="2012-12-19T15:12:00Z">
                    <w:r w:rsidRPr="00BA0F69" w:rsidDel="00C07FB1">
                      <w:rPr>
                        <w:rFonts w:ascii="Calibri" w:eastAsia="Times New Roman" w:hAnsi="Calibri" w:cs="Calibri"/>
                        <w:color w:val="000000"/>
                        <w:lang w:eastAsia="en-GB"/>
                      </w:rPr>
                      <w:delText>3.5</w:delText>
                    </w:r>
                  </w:del>
                </w:p>
              </w:tc>
            </w:tr>
            <w:tr w:rsidR="006E20FD" w:rsidRPr="00BA0F69" w:rsidDel="00C07FB1" w:rsidTr="006E20FD">
              <w:trPr>
                <w:trHeight w:val="306"/>
                <w:del w:id="2062"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063"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64" w:author="Jon Minton" w:date="2012-12-19T15:12:00Z"/>
                      <w:rFonts w:ascii="Calibri" w:eastAsia="Times New Roman" w:hAnsi="Calibri" w:cs="Calibri"/>
                      <w:b/>
                      <w:bCs/>
                      <w:color w:val="000000"/>
                      <w:lang w:eastAsia="en-GB"/>
                    </w:rPr>
                  </w:pPr>
                  <w:del w:id="2065" w:author="Jon Minton" w:date="2012-12-19T15:12:00Z">
                    <w:r w:rsidRPr="00BA0F69" w:rsidDel="00C07FB1">
                      <w:rPr>
                        <w:rFonts w:ascii="Calibri" w:eastAsia="Times New Roman" w:hAnsi="Calibri" w:cs="Calibri"/>
                        <w:b/>
                        <w:bCs/>
                        <w:color w:val="000000"/>
                        <w:lang w:eastAsia="en-GB"/>
                      </w:rPr>
                      <w:delText>0.7</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66" w:author="Jon Minton" w:date="2012-12-19T15:12:00Z"/>
                      <w:rFonts w:ascii="Calibri" w:eastAsia="Times New Roman" w:hAnsi="Calibri" w:cs="Calibri"/>
                      <w:color w:val="000000"/>
                      <w:lang w:eastAsia="en-GB"/>
                    </w:rPr>
                  </w:pPr>
                  <w:del w:id="206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68" w:author="Jon Minton" w:date="2012-12-19T15:12:00Z"/>
                      <w:rFonts w:ascii="Calibri" w:eastAsia="Times New Roman" w:hAnsi="Calibri" w:cs="Calibri"/>
                      <w:color w:val="000000"/>
                      <w:lang w:eastAsia="en-GB"/>
                    </w:rPr>
                  </w:pPr>
                  <w:del w:id="206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70" w:author="Jon Minton" w:date="2012-12-19T15:12:00Z"/>
                      <w:rFonts w:ascii="Calibri" w:eastAsia="Times New Roman" w:hAnsi="Calibri" w:cs="Calibri"/>
                      <w:color w:val="000000"/>
                      <w:lang w:eastAsia="en-GB"/>
                    </w:rPr>
                  </w:pPr>
                  <w:del w:id="207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72" w:author="Jon Minton" w:date="2012-12-19T15:12:00Z"/>
                      <w:rFonts w:ascii="Calibri" w:eastAsia="Times New Roman" w:hAnsi="Calibri" w:cs="Calibri"/>
                      <w:color w:val="000000"/>
                      <w:lang w:eastAsia="en-GB"/>
                    </w:rPr>
                  </w:pPr>
                  <w:del w:id="207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74" w:author="Jon Minton" w:date="2012-12-19T15:12:00Z"/>
                      <w:rFonts w:ascii="Calibri" w:eastAsia="Times New Roman" w:hAnsi="Calibri" w:cs="Calibri"/>
                      <w:color w:val="000000"/>
                      <w:lang w:eastAsia="en-GB"/>
                    </w:rPr>
                  </w:pPr>
                  <w:del w:id="207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76" w:author="Jon Minton" w:date="2012-12-19T15:12:00Z"/>
                      <w:rFonts w:ascii="Calibri" w:eastAsia="Times New Roman" w:hAnsi="Calibri" w:cs="Calibri"/>
                      <w:color w:val="000000"/>
                      <w:lang w:eastAsia="en-GB"/>
                    </w:rPr>
                  </w:pPr>
                  <w:del w:id="2077"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78" w:author="Jon Minton" w:date="2012-12-19T15:12:00Z"/>
                      <w:rFonts w:ascii="Calibri" w:eastAsia="Times New Roman" w:hAnsi="Calibri" w:cs="Calibri"/>
                      <w:color w:val="000000"/>
                      <w:lang w:eastAsia="en-GB"/>
                    </w:rPr>
                  </w:pPr>
                  <w:del w:id="207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80" w:author="Jon Minton" w:date="2012-12-19T15:12:00Z"/>
                      <w:rFonts w:ascii="Calibri" w:eastAsia="Times New Roman" w:hAnsi="Calibri" w:cs="Calibri"/>
                      <w:color w:val="000000"/>
                      <w:lang w:eastAsia="en-GB"/>
                    </w:rPr>
                  </w:pPr>
                  <w:del w:id="2081" w:author="Jon Minton" w:date="2012-12-19T15:12:00Z">
                    <w:r w:rsidRPr="00BA0F69" w:rsidDel="00C07FB1">
                      <w:rPr>
                        <w:rFonts w:ascii="Calibri" w:eastAsia="Times New Roman" w:hAnsi="Calibri" w:cs="Calibri"/>
                        <w:color w:val="000000"/>
                        <w:lang w:eastAsia="en-GB"/>
                      </w:rPr>
                      <w:delText>&gt;99</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82" w:author="Jon Minton" w:date="2012-12-19T15:12:00Z"/>
                      <w:rFonts w:ascii="Calibri" w:eastAsia="Times New Roman" w:hAnsi="Calibri" w:cs="Calibri"/>
                      <w:color w:val="000000"/>
                      <w:lang w:eastAsia="en-GB"/>
                    </w:rPr>
                  </w:pPr>
                  <w:del w:id="2083" w:author="Jon Minton" w:date="2012-12-19T15:12:00Z">
                    <w:r w:rsidRPr="00BA0F69" w:rsidDel="00C07FB1">
                      <w:rPr>
                        <w:rFonts w:ascii="Calibri" w:eastAsia="Times New Roman" w:hAnsi="Calibri" w:cs="Calibri"/>
                        <w:color w:val="000000"/>
                        <w:lang w:eastAsia="en-GB"/>
                      </w:rPr>
                      <w:delText>23.2</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84" w:author="Jon Minton" w:date="2012-12-19T15:12:00Z"/>
                      <w:rFonts w:ascii="Calibri" w:eastAsia="Times New Roman" w:hAnsi="Calibri" w:cs="Calibri"/>
                      <w:color w:val="000000"/>
                      <w:lang w:eastAsia="en-GB"/>
                    </w:rPr>
                  </w:pPr>
                  <w:del w:id="2085" w:author="Jon Minton" w:date="2012-12-19T15:12:00Z">
                    <w:r w:rsidRPr="00BA0F69" w:rsidDel="00C07FB1">
                      <w:rPr>
                        <w:rFonts w:ascii="Calibri" w:eastAsia="Times New Roman" w:hAnsi="Calibri" w:cs="Calibri"/>
                        <w:color w:val="000000"/>
                        <w:lang w:eastAsia="en-GB"/>
                      </w:rPr>
                      <w:delText>8.9</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86" w:author="Jon Minton" w:date="2012-12-19T15:12:00Z"/>
                      <w:rFonts w:ascii="Calibri" w:eastAsia="Times New Roman" w:hAnsi="Calibri" w:cs="Calibri"/>
                      <w:color w:val="000000"/>
                      <w:lang w:eastAsia="en-GB"/>
                    </w:rPr>
                  </w:pPr>
                  <w:del w:id="2087" w:author="Jon Minton" w:date="2012-12-19T15:12:00Z">
                    <w:r w:rsidRPr="00BA0F69" w:rsidDel="00C07FB1">
                      <w:rPr>
                        <w:rFonts w:ascii="Calibri" w:eastAsia="Times New Roman" w:hAnsi="Calibri" w:cs="Calibri"/>
                        <w:color w:val="000000"/>
                        <w:lang w:eastAsia="en-GB"/>
                      </w:rPr>
                      <w:delText>3.3</w:delText>
                    </w:r>
                  </w:del>
                </w:p>
              </w:tc>
            </w:tr>
            <w:tr w:rsidR="006E20FD" w:rsidRPr="00BA0F69" w:rsidDel="00C07FB1" w:rsidTr="006E20FD">
              <w:trPr>
                <w:trHeight w:val="306"/>
                <w:del w:id="2088"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089"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90" w:author="Jon Minton" w:date="2012-12-19T15:12:00Z"/>
                      <w:rFonts w:ascii="Calibri" w:eastAsia="Times New Roman" w:hAnsi="Calibri" w:cs="Calibri"/>
                      <w:b/>
                      <w:bCs/>
                      <w:color w:val="000000"/>
                      <w:lang w:eastAsia="en-GB"/>
                    </w:rPr>
                  </w:pPr>
                  <w:del w:id="2091" w:author="Jon Minton" w:date="2012-12-19T15:12:00Z">
                    <w:r w:rsidRPr="00BA0F69" w:rsidDel="00C07FB1">
                      <w:rPr>
                        <w:rFonts w:ascii="Calibri" w:eastAsia="Times New Roman" w:hAnsi="Calibri" w:cs="Calibri"/>
                        <w:b/>
                        <w:bCs/>
                        <w:color w:val="000000"/>
                        <w:lang w:eastAsia="en-GB"/>
                      </w:rPr>
                      <w:delText>0.8</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92" w:author="Jon Minton" w:date="2012-12-19T15:12:00Z"/>
                      <w:rFonts w:ascii="Calibri" w:eastAsia="Times New Roman" w:hAnsi="Calibri" w:cs="Calibri"/>
                      <w:color w:val="000000"/>
                      <w:lang w:eastAsia="en-GB"/>
                    </w:rPr>
                  </w:pPr>
                  <w:del w:id="209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94" w:author="Jon Minton" w:date="2012-12-19T15:12:00Z"/>
                      <w:rFonts w:ascii="Calibri" w:eastAsia="Times New Roman" w:hAnsi="Calibri" w:cs="Calibri"/>
                      <w:color w:val="000000"/>
                      <w:lang w:eastAsia="en-GB"/>
                    </w:rPr>
                  </w:pPr>
                  <w:del w:id="209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96" w:author="Jon Minton" w:date="2012-12-19T15:12:00Z"/>
                      <w:rFonts w:ascii="Calibri" w:eastAsia="Times New Roman" w:hAnsi="Calibri" w:cs="Calibri"/>
                      <w:color w:val="000000"/>
                      <w:lang w:eastAsia="en-GB"/>
                    </w:rPr>
                  </w:pPr>
                  <w:del w:id="209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098" w:author="Jon Minton" w:date="2012-12-19T15:12:00Z"/>
                      <w:rFonts w:ascii="Calibri" w:eastAsia="Times New Roman" w:hAnsi="Calibri" w:cs="Calibri"/>
                      <w:color w:val="000000"/>
                      <w:lang w:eastAsia="en-GB"/>
                    </w:rPr>
                  </w:pPr>
                  <w:del w:id="209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00" w:author="Jon Minton" w:date="2012-12-19T15:12:00Z"/>
                      <w:rFonts w:ascii="Calibri" w:eastAsia="Times New Roman" w:hAnsi="Calibri" w:cs="Calibri"/>
                      <w:color w:val="000000"/>
                      <w:lang w:eastAsia="en-GB"/>
                    </w:rPr>
                  </w:pPr>
                  <w:del w:id="210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02" w:author="Jon Minton" w:date="2012-12-19T15:12:00Z"/>
                      <w:rFonts w:ascii="Calibri" w:eastAsia="Times New Roman" w:hAnsi="Calibri" w:cs="Calibri"/>
                      <w:color w:val="000000"/>
                      <w:lang w:eastAsia="en-GB"/>
                    </w:rPr>
                  </w:pPr>
                  <w:del w:id="2103"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04" w:author="Jon Minton" w:date="2012-12-19T15:12:00Z"/>
                      <w:rFonts w:ascii="Calibri" w:eastAsia="Times New Roman" w:hAnsi="Calibri" w:cs="Calibri"/>
                      <w:color w:val="000000"/>
                      <w:lang w:eastAsia="en-GB"/>
                    </w:rPr>
                  </w:pPr>
                  <w:del w:id="210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06" w:author="Jon Minton" w:date="2012-12-19T15:12:00Z"/>
                      <w:rFonts w:ascii="Calibri" w:eastAsia="Times New Roman" w:hAnsi="Calibri" w:cs="Calibri"/>
                      <w:color w:val="000000"/>
                      <w:lang w:eastAsia="en-GB"/>
                    </w:rPr>
                  </w:pPr>
                  <w:del w:id="2107" w:author="Jon Minton" w:date="2012-12-19T15:12:00Z">
                    <w:r w:rsidRPr="00BA0F69" w:rsidDel="00C07FB1">
                      <w:rPr>
                        <w:rFonts w:ascii="Calibri" w:eastAsia="Times New Roman" w:hAnsi="Calibri" w:cs="Calibri"/>
                        <w:color w:val="000000"/>
                        <w:lang w:eastAsia="en-GB"/>
                      </w:rPr>
                      <w:delText>54.8</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08" w:author="Jon Minton" w:date="2012-12-19T15:12:00Z"/>
                      <w:rFonts w:ascii="Calibri" w:eastAsia="Times New Roman" w:hAnsi="Calibri" w:cs="Calibri"/>
                      <w:color w:val="000000"/>
                      <w:lang w:eastAsia="en-GB"/>
                    </w:rPr>
                  </w:pPr>
                  <w:del w:id="2109" w:author="Jon Minton" w:date="2012-12-19T15:12:00Z">
                    <w:r w:rsidRPr="00BA0F69" w:rsidDel="00C07FB1">
                      <w:rPr>
                        <w:rFonts w:ascii="Calibri" w:eastAsia="Times New Roman" w:hAnsi="Calibri" w:cs="Calibri"/>
                        <w:color w:val="000000"/>
                        <w:lang w:eastAsia="en-GB"/>
                      </w:rPr>
                      <w:delText>17.7</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10" w:author="Jon Minton" w:date="2012-12-19T15:12:00Z"/>
                      <w:rFonts w:ascii="Calibri" w:eastAsia="Times New Roman" w:hAnsi="Calibri" w:cs="Calibri"/>
                      <w:color w:val="000000"/>
                      <w:lang w:eastAsia="en-GB"/>
                    </w:rPr>
                  </w:pPr>
                  <w:del w:id="2111" w:author="Jon Minton" w:date="2012-12-19T15:12:00Z">
                    <w:r w:rsidRPr="00BA0F69" w:rsidDel="00C07FB1">
                      <w:rPr>
                        <w:rFonts w:ascii="Calibri" w:eastAsia="Times New Roman" w:hAnsi="Calibri" w:cs="Calibri"/>
                        <w:color w:val="000000"/>
                        <w:lang w:eastAsia="en-GB"/>
                      </w:rPr>
                      <w:delText>7.8</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12" w:author="Jon Minton" w:date="2012-12-19T15:12:00Z"/>
                      <w:rFonts w:ascii="Calibri" w:eastAsia="Times New Roman" w:hAnsi="Calibri" w:cs="Calibri"/>
                      <w:color w:val="000000"/>
                      <w:lang w:eastAsia="en-GB"/>
                    </w:rPr>
                  </w:pPr>
                  <w:del w:id="2113" w:author="Jon Minton" w:date="2012-12-19T15:12:00Z">
                    <w:r w:rsidRPr="00BA0F69" w:rsidDel="00C07FB1">
                      <w:rPr>
                        <w:rFonts w:ascii="Calibri" w:eastAsia="Times New Roman" w:hAnsi="Calibri" w:cs="Calibri"/>
                        <w:color w:val="000000"/>
                        <w:lang w:eastAsia="en-GB"/>
                      </w:rPr>
                      <w:delText>3.2</w:delText>
                    </w:r>
                  </w:del>
                </w:p>
              </w:tc>
            </w:tr>
            <w:tr w:rsidR="006E20FD" w:rsidRPr="00BA0F69" w:rsidDel="00C07FB1" w:rsidTr="006E20FD">
              <w:trPr>
                <w:trHeight w:val="306"/>
                <w:del w:id="2114"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115"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16" w:author="Jon Minton" w:date="2012-12-19T15:12:00Z"/>
                      <w:rFonts w:ascii="Calibri" w:eastAsia="Times New Roman" w:hAnsi="Calibri" w:cs="Calibri"/>
                      <w:b/>
                      <w:bCs/>
                      <w:color w:val="000000"/>
                      <w:lang w:eastAsia="en-GB"/>
                    </w:rPr>
                  </w:pPr>
                  <w:del w:id="2117" w:author="Jon Minton" w:date="2012-12-19T15:12:00Z">
                    <w:r w:rsidRPr="00BA0F69" w:rsidDel="00C07FB1">
                      <w:rPr>
                        <w:rFonts w:ascii="Calibri" w:eastAsia="Times New Roman" w:hAnsi="Calibri" w:cs="Calibri"/>
                        <w:b/>
                        <w:bCs/>
                        <w:color w:val="000000"/>
                        <w:lang w:eastAsia="en-GB"/>
                      </w:rPr>
                      <w:delText>0.9</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18" w:author="Jon Minton" w:date="2012-12-19T15:12:00Z"/>
                      <w:rFonts w:ascii="Calibri" w:eastAsia="Times New Roman" w:hAnsi="Calibri" w:cs="Calibri"/>
                      <w:color w:val="000000"/>
                      <w:lang w:eastAsia="en-GB"/>
                    </w:rPr>
                  </w:pPr>
                  <w:del w:id="211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20" w:author="Jon Minton" w:date="2012-12-19T15:12:00Z"/>
                      <w:rFonts w:ascii="Calibri" w:eastAsia="Times New Roman" w:hAnsi="Calibri" w:cs="Calibri"/>
                      <w:color w:val="000000"/>
                      <w:lang w:eastAsia="en-GB"/>
                    </w:rPr>
                  </w:pPr>
                  <w:del w:id="212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22" w:author="Jon Minton" w:date="2012-12-19T15:12:00Z"/>
                      <w:rFonts w:ascii="Calibri" w:eastAsia="Times New Roman" w:hAnsi="Calibri" w:cs="Calibri"/>
                      <w:color w:val="000000"/>
                      <w:lang w:eastAsia="en-GB"/>
                    </w:rPr>
                  </w:pPr>
                  <w:del w:id="212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24" w:author="Jon Minton" w:date="2012-12-19T15:12:00Z"/>
                      <w:rFonts w:ascii="Calibri" w:eastAsia="Times New Roman" w:hAnsi="Calibri" w:cs="Calibri"/>
                      <w:color w:val="000000"/>
                      <w:lang w:eastAsia="en-GB"/>
                    </w:rPr>
                  </w:pPr>
                  <w:del w:id="212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26" w:author="Jon Minton" w:date="2012-12-19T15:12:00Z"/>
                      <w:rFonts w:ascii="Calibri" w:eastAsia="Times New Roman" w:hAnsi="Calibri" w:cs="Calibri"/>
                      <w:color w:val="000000"/>
                      <w:lang w:eastAsia="en-GB"/>
                    </w:rPr>
                  </w:pPr>
                  <w:del w:id="212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28" w:author="Jon Minton" w:date="2012-12-19T15:12:00Z"/>
                      <w:rFonts w:ascii="Calibri" w:eastAsia="Times New Roman" w:hAnsi="Calibri" w:cs="Calibri"/>
                      <w:color w:val="000000"/>
                      <w:lang w:eastAsia="en-GB"/>
                    </w:rPr>
                  </w:pPr>
                  <w:del w:id="2129"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30" w:author="Jon Minton" w:date="2012-12-19T15:12:00Z"/>
                      <w:rFonts w:ascii="Calibri" w:eastAsia="Times New Roman" w:hAnsi="Calibri" w:cs="Calibri"/>
                      <w:color w:val="000000"/>
                      <w:lang w:eastAsia="en-GB"/>
                    </w:rPr>
                  </w:pPr>
                  <w:del w:id="2131" w:author="Jon Minton" w:date="2012-12-19T15:12:00Z">
                    <w:r w:rsidRPr="00BA0F69" w:rsidDel="00C07FB1">
                      <w:rPr>
                        <w:rFonts w:ascii="Calibri" w:eastAsia="Times New Roman" w:hAnsi="Calibri" w:cs="Calibri"/>
                        <w:color w:val="000000"/>
                        <w:lang w:eastAsia="en-GB"/>
                      </w:rPr>
                      <w:delText>&gt;99</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32" w:author="Jon Minton" w:date="2012-12-19T15:12:00Z"/>
                      <w:rFonts w:ascii="Calibri" w:eastAsia="Times New Roman" w:hAnsi="Calibri" w:cs="Calibri"/>
                      <w:color w:val="000000"/>
                      <w:lang w:eastAsia="en-GB"/>
                    </w:rPr>
                  </w:pPr>
                  <w:del w:id="2133" w:author="Jon Minton" w:date="2012-12-19T15:12:00Z">
                    <w:r w:rsidRPr="00BA0F69" w:rsidDel="00C07FB1">
                      <w:rPr>
                        <w:rFonts w:ascii="Calibri" w:eastAsia="Times New Roman" w:hAnsi="Calibri" w:cs="Calibri"/>
                        <w:color w:val="000000"/>
                        <w:lang w:eastAsia="en-GB"/>
                      </w:rPr>
                      <w:delText>34.4</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34" w:author="Jon Minton" w:date="2012-12-19T15:12:00Z"/>
                      <w:rFonts w:ascii="Calibri" w:eastAsia="Times New Roman" w:hAnsi="Calibri" w:cs="Calibri"/>
                      <w:color w:val="000000"/>
                      <w:lang w:eastAsia="en-GB"/>
                    </w:rPr>
                  </w:pPr>
                  <w:del w:id="2135" w:author="Jon Minton" w:date="2012-12-19T15:12:00Z">
                    <w:r w:rsidRPr="00BA0F69" w:rsidDel="00C07FB1">
                      <w:rPr>
                        <w:rFonts w:ascii="Calibri" w:eastAsia="Times New Roman" w:hAnsi="Calibri" w:cs="Calibri"/>
                        <w:color w:val="000000"/>
                        <w:lang w:eastAsia="en-GB"/>
                      </w:rPr>
                      <w:delText>14.5</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36" w:author="Jon Minton" w:date="2012-12-19T15:12:00Z"/>
                      <w:rFonts w:ascii="Calibri" w:eastAsia="Times New Roman" w:hAnsi="Calibri" w:cs="Calibri"/>
                      <w:color w:val="000000"/>
                      <w:lang w:eastAsia="en-GB"/>
                    </w:rPr>
                  </w:pPr>
                  <w:del w:id="2137" w:author="Jon Minton" w:date="2012-12-19T15:12:00Z">
                    <w:r w:rsidRPr="00BA0F69" w:rsidDel="00C07FB1">
                      <w:rPr>
                        <w:rFonts w:ascii="Calibri" w:eastAsia="Times New Roman" w:hAnsi="Calibri" w:cs="Calibri"/>
                        <w:color w:val="000000"/>
                        <w:lang w:eastAsia="en-GB"/>
                      </w:rPr>
                      <w:delText>7.1</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38" w:author="Jon Minton" w:date="2012-12-19T15:12:00Z"/>
                      <w:rFonts w:ascii="Calibri" w:eastAsia="Times New Roman" w:hAnsi="Calibri" w:cs="Calibri"/>
                      <w:color w:val="000000"/>
                      <w:lang w:eastAsia="en-GB"/>
                    </w:rPr>
                  </w:pPr>
                  <w:del w:id="2139" w:author="Jon Minton" w:date="2012-12-19T15:12:00Z">
                    <w:r w:rsidRPr="00BA0F69" w:rsidDel="00C07FB1">
                      <w:rPr>
                        <w:rFonts w:ascii="Calibri" w:eastAsia="Times New Roman" w:hAnsi="Calibri" w:cs="Calibri"/>
                        <w:color w:val="000000"/>
                        <w:lang w:eastAsia="en-GB"/>
                      </w:rPr>
                      <w:delText>3.2</w:delText>
                    </w:r>
                  </w:del>
                </w:p>
              </w:tc>
            </w:tr>
            <w:tr w:rsidR="006E20FD" w:rsidRPr="00BA0F69" w:rsidDel="00C07FB1" w:rsidTr="006E20FD">
              <w:trPr>
                <w:trHeight w:val="306"/>
                <w:del w:id="2140" w:author="Jon Minton" w:date="2012-12-19T15:12:00Z"/>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Del="00C07FB1" w:rsidRDefault="006E20FD" w:rsidP="006E20FD">
                  <w:pPr>
                    <w:spacing w:after="0" w:line="240" w:lineRule="auto"/>
                    <w:jc w:val="center"/>
                    <w:rPr>
                      <w:del w:id="2141" w:author="Jon Minton" w:date="2012-12-19T15:12:00Z"/>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42" w:author="Jon Minton" w:date="2012-12-19T15:12:00Z"/>
                      <w:rFonts w:ascii="Calibri" w:eastAsia="Times New Roman" w:hAnsi="Calibri" w:cs="Calibri"/>
                      <w:b/>
                      <w:bCs/>
                      <w:color w:val="000000"/>
                      <w:lang w:eastAsia="en-GB"/>
                    </w:rPr>
                  </w:pPr>
                  <w:del w:id="2143" w:author="Jon Minton" w:date="2012-12-19T15:12:00Z">
                    <w:r w:rsidRPr="00BA0F69" w:rsidDel="00C07FB1">
                      <w:rPr>
                        <w:rFonts w:ascii="Calibri" w:eastAsia="Times New Roman" w:hAnsi="Calibri" w:cs="Calibri"/>
                        <w:b/>
                        <w:bCs/>
                        <w:color w:val="000000"/>
                        <w:lang w:eastAsia="en-GB"/>
                      </w:rPr>
                      <w:delText>1</w:delText>
                    </w:r>
                  </w:del>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44" w:author="Jon Minton" w:date="2012-12-19T15:12:00Z"/>
                      <w:rFonts w:ascii="Calibri" w:eastAsia="Times New Roman" w:hAnsi="Calibri" w:cs="Calibri"/>
                      <w:color w:val="000000"/>
                      <w:lang w:eastAsia="en-GB"/>
                    </w:rPr>
                  </w:pPr>
                  <w:del w:id="2145"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46" w:author="Jon Minton" w:date="2012-12-19T15:12:00Z"/>
                      <w:rFonts w:ascii="Calibri" w:eastAsia="Times New Roman" w:hAnsi="Calibri" w:cs="Calibri"/>
                      <w:color w:val="000000"/>
                      <w:lang w:eastAsia="en-GB"/>
                    </w:rPr>
                  </w:pPr>
                  <w:del w:id="2147"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48" w:author="Jon Minton" w:date="2012-12-19T15:12:00Z"/>
                      <w:rFonts w:ascii="Calibri" w:eastAsia="Times New Roman" w:hAnsi="Calibri" w:cs="Calibri"/>
                      <w:color w:val="000000"/>
                      <w:lang w:eastAsia="en-GB"/>
                    </w:rPr>
                  </w:pPr>
                  <w:del w:id="2149"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50" w:author="Jon Minton" w:date="2012-12-19T15:12:00Z"/>
                      <w:rFonts w:ascii="Calibri" w:eastAsia="Times New Roman" w:hAnsi="Calibri" w:cs="Calibri"/>
                      <w:color w:val="000000"/>
                      <w:lang w:eastAsia="en-GB"/>
                    </w:rPr>
                  </w:pPr>
                  <w:del w:id="2151"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52" w:author="Jon Minton" w:date="2012-12-19T15:12:00Z"/>
                      <w:rFonts w:ascii="Calibri" w:eastAsia="Times New Roman" w:hAnsi="Calibri" w:cs="Calibri"/>
                      <w:color w:val="000000"/>
                      <w:lang w:eastAsia="en-GB"/>
                    </w:rPr>
                  </w:pPr>
                  <w:del w:id="2153" w:author="Jon Minton" w:date="2012-12-19T15:12:00Z">
                    <w:r w:rsidRPr="00BA0F69" w:rsidDel="00C07FB1">
                      <w:rPr>
                        <w:rFonts w:ascii="Calibri" w:eastAsia="Times New Roman" w:hAnsi="Calibri" w:cs="Calibri"/>
                        <w:color w:val="000000"/>
                        <w:lang w:eastAsia="en-GB"/>
                      </w:rPr>
                      <w:delText>D</w:delText>
                    </w:r>
                  </w:del>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54" w:author="Jon Minton" w:date="2012-12-19T15:12:00Z"/>
                      <w:rFonts w:ascii="Calibri" w:eastAsia="Times New Roman" w:hAnsi="Calibri" w:cs="Calibri"/>
                      <w:color w:val="000000"/>
                      <w:lang w:eastAsia="en-GB"/>
                    </w:rPr>
                  </w:pPr>
                  <w:del w:id="2155" w:author="Jon Minton" w:date="2012-12-19T15:12:00Z">
                    <w:r w:rsidRPr="00BA0F69" w:rsidDel="00C07FB1">
                      <w:rPr>
                        <w:rFonts w:ascii="Calibri" w:eastAsia="Times New Roman" w:hAnsi="Calibri" w:cs="Calibri"/>
                        <w:color w:val="000000"/>
                        <w:lang w:eastAsia="en-GB"/>
                      </w:rPr>
                      <w:delText>D</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56" w:author="Jon Minton" w:date="2012-12-19T15:12:00Z"/>
                      <w:rFonts w:ascii="Calibri" w:eastAsia="Times New Roman" w:hAnsi="Calibri" w:cs="Calibri"/>
                      <w:color w:val="000000"/>
                      <w:lang w:eastAsia="en-GB"/>
                    </w:rPr>
                  </w:pPr>
                  <w:del w:id="2157" w:author="Jon Minton" w:date="2012-12-19T15:12:00Z">
                    <w:r w:rsidRPr="00BA0F69" w:rsidDel="00C07FB1">
                      <w:rPr>
                        <w:rFonts w:ascii="Calibri" w:eastAsia="Times New Roman" w:hAnsi="Calibri" w:cs="Calibri"/>
                        <w:color w:val="000000"/>
                        <w:lang w:eastAsia="en-GB"/>
                      </w:rPr>
                      <w:delText>78.5</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58" w:author="Jon Minton" w:date="2012-12-19T15:12:00Z"/>
                      <w:rFonts w:ascii="Calibri" w:eastAsia="Times New Roman" w:hAnsi="Calibri" w:cs="Calibri"/>
                      <w:color w:val="000000"/>
                      <w:lang w:eastAsia="en-GB"/>
                    </w:rPr>
                  </w:pPr>
                  <w:del w:id="2159" w:author="Jon Minton" w:date="2012-12-19T15:12:00Z">
                    <w:r w:rsidRPr="00BA0F69" w:rsidDel="00C07FB1">
                      <w:rPr>
                        <w:rFonts w:ascii="Calibri" w:eastAsia="Times New Roman" w:hAnsi="Calibri" w:cs="Calibri"/>
                        <w:color w:val="000000"/>
                        <w:lang w:eastAsia="en-GB"/>
                      </w:rPr>
                      <w:delText>25.5</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60" w:author="Jon Minton" w:date="2012-12-19T15:12:00Z"/>
                      <w:rFonts w:ascii="Calibri" w:eastAsia="Times New Roman" w:hAnsi="Calibri" w:cs="Calibri"/>
                      <w:color w:val="000000"/>
                      <w:lang w:eastAsia="en-GB"/>
                    </w:rPr>
                  </w:pPr>
                  <w:del w:id="2161" w:author="Jon Minton" w:date="2012-12-19T15:12:00Z">
                    <w:r w:rsidRPr="00BA0F69" w:rsidDel="00C07FB1">
                      <w:rPr>
                        <w:rFonts w:ascii="Calibri" w:eastAsia="Times New Roman" w:hAnsi="Calibri" w:cs="Calibri"/>
                        <w:color w:val="000000"/>
                        <w:lang w:eastAsia="en-GB"/>
                      </w:rPr>
                      <w:delText>12.4</w:delText>
                    </w:r>
                  </w:del>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62" w:author="Jon Minton" w:date="2012-12-19T15:12:00Z"/>
                      <w:rFonts w:ascii="Calibri" w:eastAsia="Times New Roman" w:hAnsi="Calibri" w:cs="Calibri"/>
                      <w:color w:val="000000"/>
                      <w:lang w:eastAsia="en-GB"/>
                    </w:rPr>
                  </w:pPr>
                  <w:del w:id="2163" w:author="Jon Minton" w:date="2012-12-19T15:12:00Z">
                    <w:r w:rsidRPr="00BA0F69" w:rsidDel="00C07FB1">
                      <w:rPr>
                        <w:rFonts w:ascii="Calibri" w:eastAsia="Times New Roman" w:hAnsi="Calibri" w:cs="Calibri"/>
                        <w:color w:val="000000"/>
                        <w:lang w:eastAsia="en-GB"/>
                      </w:rPr>
                      <w:delText>6.5</w:delText>
                    </w:r>
                  </w:del>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Del="00C07FB1" w:rsidRDefault="006E20FD" w:rsidP="006E20FD">
                  <w:pPr>
                    <w:spacing w:after="0" w:line="240" w:lineRule="auto"/>
                    <w:jc w:val="center"/>
                    <w:rPr>
                      <w:del w:id="2164" w:author="Jon Minton" w:date="2012-12-19T15:12:00Z"/>
                      <w:rFonts w:ascii="Calibri" w:eastAsia="Times New Roman" w:hAnsi="Calibri" w:cs="Calibri"/>
                      <w:color w:val="000000"/>
                      <w:lang w:eastAsia="en-GB"/>
                    </w:rPr>
                  </w:pPr>
                  <w:del w:id="2165" w:author="Jon Minton" w:date="2012-12-19T15:12:00Z">
                    <w:r w:rsidRPr="00BA0F69" w:rsidDel="00C07FB1">
                      <w:rPr>
                        <w:rFonts w:ascii="Calibri" w:eastAsia="Times New Roman" w:hAnsi="Calibri" w:cs="Calibri"/>
                        <w:color w:val="000000"/>
                        <w:lang w:eastAsia="en-GB"/>
                      </w:rPr>
                      <w:delText>3.1</w:delText>
                    </w:r>
                  </w:del>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 w:rsidR="006E20FD" w:rsidRDefault="006E20FD">
      <w:pPr>
        <w:spacing w:line="276" w:lineRule="auto"/>
        <w:jc w:val="left"/>
        <w:rPr>
          <w:lang w:val="en-GB"/>
        </w:rPr>
      </w:pPr>
    </w:p>
    <w:p w:rsidR="006E20FD" w:rsidRDefault="006E20FD" w:rsidP="006E20FD">
      <w:pPr>
        <w:pStyle w:val="Heading1"/>
        <w:divId w:val="1548566716"/>
      </w:pPr>
      <w:r>
        <w:t>Fifty year old males, initial CHADS</w:t>
      </w:r>
      <w:r w:rsidRPr="00474793">
        <w:rPr>
          <w:vertAlign w:val="subscript"/>
        </w:rPr>
        <w:t>2</w:t>
      </w:r>
      <w:r>
        <w:t xml:space="preserve"> score of 0,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1,527</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withWarfarin</w:t>
      </w:r>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25.921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2.7</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74.7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26.250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0.424</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0.025</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0.208</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8" name="Picture 11" descr="X:\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9" name="Picture 12" descr="X:\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2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50</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7,334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12.00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6,269</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6,278</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10,343</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12.48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1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28.294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24.6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0.496</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0.021</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28.660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73.4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0.234</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0" name="Picture 13"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3" name="Picture 1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3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8,308</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7,197</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192</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202</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11,919</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13.04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CD0154" w:rsidRDefault="006E20FD" w:rsidP="006E20FD">
                  <w:pPr>
                    <w:spacing w:after="0" w:line="240" w:lineRule="auto"/>
                    <w:rPr>
                      <w:rFonts w:ascii="Calibri" w:eastAsia="Times New Roman" w:hAnsi="Calibri" w:cs="Calibri"/>
                      <w:i/>
                      <w:color w:val="000000"/>
                      <w:lang w:eastAsia="en-GB"/>
                    </w:rPr>
                  </w:pPr>
                  <w:r>
                    <w:rPr>
                      <w:rFonts w:ascii="Calibri" w:eastAsia="Times New Roman" w:hAnsi="Calibri" w:cs="Calibri"/>
                      <w:i/>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0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16.176</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16.361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0.265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0.016</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0.125</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4" name="Picture 17" descr="X:\EchoAF\R\Figures\W_65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choAF\R\Figures\W_65_1_M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5" name="Picture 18" descr="X:\EchoAF\R\Figures\W_65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choAF\R\Figures\W_65_1_M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5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242</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626</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612</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633</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737</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8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18.340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0.337</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0.013</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18.544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83.3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0.018</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0.149</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Pr="00F91B29"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6" name="Picture 19" descr="X:\EchoAF\R\Figures\W_65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choAF\R\Figures\W_65_1_F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7" name="Picture 20" descr="X:\EchoAF\R\Figures\W_65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EchoAF\R\Figures\W_65_1_F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929</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953</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941</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964</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248</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Rivaroxaban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rivaroxaban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rivaroxaban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rivaroxaban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dabigatran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Dabigatran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TTE = Transthoracic Echocardiography; LA ABN = Left Atrial Abnormality; ICH = Intracranial haemorrhage;  NICH = Non- intracranial haemorrhage</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GYHL" w:date="2012-12-10T11:46:00Z" w:initials="GYHL">
    <w:p w:rsidR="00C07FB1" w:rsidRDefault="00C07FB1">
      <w:pPr>
        <w:pStyle w:val="CommentText"/>
      </w:pPr>
      <w:r>
        <w:rPr>
          <w:rStyle w:val="CommentReference"/>
        </w:rPr>
        <w:annotationRef/>
      </w:r>
      <w:r>
        <w:t>A TTE will not detect this – this needs a TRANSOESOPHAGEAL ECHO ie TOE</w:t>
      </w:r>
    </w:p>
    <w:p w:rsidR="00C07FB1" w:rsidRDefault="00C07FB1">
      <w:pPr>
        <w:pStyle w:val="CommentText"/>
      </w:pPr>
    </w:p>
  </w:comment>
  <w:comment w:id="64" w:author="GYHL" w:date="2012-12-10T11:46:00Z" w:initials="GYHL">
    <w:p w:rsidR="00C07FB1" w:rsidRDefault="00C07FB1">
      <w:pPr>
        <w:pStyle w:val="CommentText"/>
      </w:pPr>
      <w:r>
        <w:rPr>
          <w:rStyle w:val="CommentReference"/>
        </w:rPr>
        <w:annotationRef/>
      </w:r>
      <w:r>
        <w:t>This should go into the Methods, not the Introduction</w:t>
      </w:r>
    </w:p>
  </w:comment>
  <w:comment w:id="70" w:author="GYHL" w:date="2012-12-10T11:48:00Z" w:initials="GYHL">
    <w:p w:rsidR="00C07FB1" w:rsidRDefault="00C07FB1">
      <w:pPr>
        <w:pStyle w:val="CommentText"/>
      </w:pPr>
      <w:r>
        <w:rPr>
          <w:rStyle w:val="CommentReference"/>
        </w:rPr>
        <w:annotationRef/>
      </w:r>
      <w:r>
        <w:t>Not true</w:t>
      </w:r>
    </w:p>
  </w:comment>
  <w:comment w:id="71" w:author="GYHL" w:date="2012-12-10T11:49:00Z" w:initials="GYHL">
    <w:p w:rsidR="00C07FB1" w:rsidRDefault="00C07FB1">
      <w:pPr>
        <w:pStyle w:val="CommentText"/>
      </w:pPr>
      <w:r>
        <w:rPr>
          <w:rStyle w:val="CommentReference"/>
        </w:rPr>
        <w:annotationRef/>
      </w:r>
      <w:r>
        <w:t>One or more, as recommended in new guidelines</w:t>
      </w:r>
    </w:p>
  </w:comment>
  <w:comment w:id="80" w:author="GYHL" w:date="2012-12-10T11:50:00Z" w:initials="GYHL">
    <w:p w:rsidR="00C07FB1" w:rsidRDefault="00C07FB1">
      <w:pPr>
        <w:pStyle w:val="CommentText"/>
      </w:pPr>
      <w:r>
        <w:rPr>
          <w:rStyle w:val="CommentReference"/>
        </w:rPr>
        <w:annotationRef/>
      </w:r>
      <w:r>
        <w:t>New OACs may have less major bleeding than warfatin</w:t>
      </w:r>
    </w:p>
    <w:p w:rsidR="00C07FB1" w:rsidRDefault="00C07FB1">
      <w:pPr>
        <w:pStyle w:val="CommentText"/>
      </w:pPr>
    </w:p>
    <w:p w:rsidR="00C07FB1" w:rsidRDefault="00C07FB1">
      <w:pPr>
        <w:pStyle w:val="CommentText"/>
      </w:pPr>
      <w:r>
        <w:t>Also, may be superior to warfarin for stroke reduction</w:t>
      </w:r>
    </w:p>
  </w:comment>
  <w:comment w:id="142" w:author="GYHL" w:date="2012-12-10T12:09:00Z" w:initials="GYHL">
    <w:p w:rsidR="00C07FB1" w:rsidRDefault="00C07FB1">
      <w:pPr>
        <w:pStyle w:val="CommentText"/>
      </w:pPr>
      <w:r>
        <w:rPr>
          <w:rStyle w:val="CommentReference"/>
        </w:rPr>
        <w:annotationRef/>
      </w:r>
      <w:r>
        <w:t>Where did this figure come from?  Rather low</w:t>
      </w:r>
    </w:p>
  </w:comment>
  <w:comment w:id="157" w:author="Jon Minton" w:date="2012-10-15T15:11:00Z" w:initials="JM">
    <w:p w:rsidR="00C07FB1" w:rsidRDefault="00C07FB1">
      <w:pPr>
        <w:pStyle w:val="CommentText"/>
      </w:pPr>
      <w:r>
        <w:rPr>
          <w:rStyle w:val="CommentReference"/>
        </w:rPr>
        <w:annotationRef/>
      </w:r>
      <w:r>
        <w:t>I can’t get ref to NICE Methods Guide to work properly. (It doesn’t give date accessed, URL etc.) – for now I just want to flag this up. When everything else is completed I will manually edit this if need be.</w:t>
      </w:r>
    </w:p>
  </w:comment>
  <w:comment w:id="181" w:author="GYHL" w:date="2012-12-10T12:13:00Z" w:initials="GYHL">
    <w:p w:rsidR="00C07FB1" w:rsidRDefault="00C07FB1">
      <w:pPr>
        <w:pStyle w:val="CommentText"/>
      </w:pPr>
      <w:r>
        <w:rPr>
          <w:rStyle w:val="CommentReference"/>
        </w:rPr>
        <w:annotationRef/>
      </w:r>
      <w:r>
        <w:t>Don’t put a figure in a Table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59D" w:rsidRDefault="00D7259D" w:rsidP="008D11C1">
      <w:r>
        <w:separator/>
      </w:r>
    </w:p>
  </w:endnote>
  <w:endnote w:type="continuationSeparator" w:id="0">
    <w:p w:rsidR="00D7259D" w:rsidRDefault="00D7259D"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C07FB1" w:rsidRDefault="00C07FB1" w:rsidP="008D11C1">
        <w:pPr>
          <w:pStyle w:val="Footer"/>
        </w:pPr>
        <w:r>
          <w:fldChar w:fldCharType="begin"/>
        </w:r>
        <w:r>
          <w:instrText xml:space="preserve"> PAGE   \* MERGEFORMAT </w:instrText>
        </w:r>
        <w:r>
          <w:fldChar w:fldCharType="separate"/>
        </w:r>
        <w:r w:rsidR="002E2ED1">
          <w:rPr>
            <w:noProof/>
          </w:rPr>
          <w:t>22</w:t>
        </w:r>
        <w:r>
          <w:rPr>
            <w:noProof/>
          </w:rPr>
          <w:fldChar w:fldCharType="end"/>
        </w:r>
      </w:p>
    </w:sdtContent>
  </w:sdt>
  <w:p w:rsidR="00C07FB1" w:rsidRDefault="00C07FB1"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59D" w:rsidRDefault="00D7259D" w:rsidP="008D11C1">
      <w:r>
        <w:separator/>
      </w:r>
    </w:p>
  </w:footnote>
  <w:footnote w:type="continuationSeparator" w:id="0">
    <w:p w:rsidR="00D7259D" w:rsidRDefault="00D7259D" w:rsidP="008D11C1">
      <w:r>
        <w:continuationSeparator/>
      </w:r>
    </w:p>
  </w:footnote>
  <w:footnote w:id="1">
    <w:p w:rsidR="00C07FB1" w:rsidRDefault="00C07FB1">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3C66"/>
    <w:rsid w:val="00194737"/>
    <w:rsid w:val="001B457D"/>
    <w:rsid w:val="001B58B1"/>
    <w:rsid w:val="001B784A"/>
    <w:rsid w:val="001B7E26"/>
    <w:rsid w:val="001C47C7"/>
    <w:rsid w:val="001E6064"/>
    <w:rsid w:val="002148A0"/>
    <w:rsid w:val="00216347"/>
    <w:rsid w:val="002173F5"/>
    <w:rsid w:val="002379A0"/>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E2ED1"/>
    <w:rsid w:val="002F0559"/>
    <w:rsid w:val="002F05E5"/>
    <w:rsid w:val="002F7CCE"/>
    <w:rsid w:val="00305A5B"/>
    <w:rsid w:val="00307F5F"/>
    <w:rsid w:val="00313F74"/>
    <w:rsid w:val="003162AB"/>
    <w:rsid w:val="00321AA3"/>
    <w:rsid w:val="003225C4"/>
    <w:rsid w:val="003378D6"/>
    <w:rsid w:val="00337C3B"/>
    <w:rsid w:val="00346F66"/>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4E06E9"/>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46D7"/>
    <w:rsid w:val="005E79DB"/>
    <w:rsid w:val="005F4AA1"/>
    <w:rsid w:val="00604F56"/>
    <w:rsid w:val="00605BB7"/>
    <w:rsid w:val="00606B8D"/>
    <w:rsid w:val="006071D2"/>
    <w:rsid w:val="0061601D"/>
    <w:rsid w:val="00620AA2"/>
    <w:rsid w:val="00621BC9"/>
    <w:rsid w:val="00640262"/>
    <w:rsid w:val="00654FFC"/>
    <w:rsid w:val="00655A1D"/>
    <w:rsid w:val="00657538"/>
    <w:rsid w:val="00665212"/>
    <w:rsid w:val="00670364"/>
    <w:rsid w:val="00672785"/>
    <w:rsid w:val="00682DC7"/>
    <w:rsid w:val="0069573B"/>
    <w:rsid w:val="006B480A"/>
    <w:rsid w:val="006B4FDF"/>
    <w:rsid w:val="006B7EC6"/>
    <w:rsid w:val="006C1146"/>
    <w:rsid w:val="006C6A74"/>
    <w:rsid w:val="006D0808"/>
    <w:rsid w:val="006D7B3B"/>
    <w:rsid w:val="006E020D"/>
    <w:rsid w:val="006E20FD"/>
    <w:rsid w:val="006E655B"/>
    <w:rsid w:val="0070222B"/>
    <w:rsid w:val="00707C6F"/>
    <w:rsid w:val="0071040B"/>
    <w:rsid w:val="00715C19"/>
    <w:rsid w:val="00732E2A"/>
    <w:rsid w:val="00736D21"/>
    <w:rsid w:val="00741D85"/>
    <w:rsid w:val="007461E7"/>
    <w:rsid w:val="007606EA"/>
    <w:rsid w:val="007670AC"/>
    <w:rsid w:val="00772D0B"/>
    <w:rsid w:val="00781166"/>
    <w:rsid w:val="007860FA"/>
    <w:rsid w:val="00793FD8"/>
    <w:rsid w:val="00795047"/>
    <w:rsid w:val="007955A1"/>
    <w:rsid w:val="00796E10"/>
    <w:rsid w:val="007973DF"/>
    <w:rsid w:val="007A2853"/>
    <w:rsid w:val="007B0965"/>
    <w:rsid w:val="007B765A"/>
    <w:rsid w:val="007C70A4"/>
    <w:rsid w:val="007D019C"/>
    <w:rsid w:val="007D1C2B"/>
    <w:rsid w:val="00810E76"/>
    <w:rsid w:val="00812032"/>
    <w:rsid w:val="00820F9B"/>
    <w:rsid w:val="00834F71"/>
    <w:rsid w:val="00850455"/>
    <w:rsid w:val="008539B5"/>
    <w:rsid w:val="00860226"/>
    <w:rsid w:val="00862C39"/>
    <w:rsid w:val="00867ABA"/>
    <w:rsid w:val="00875B61"/>
    <w:rsid w:val="00876B5A"/>
    <w:rsid w:val="008864FC"/>
    <w:rsid w:val="0089277F"/>
    <w:rsid w:val="00894960"/>
    <w:rsid w:val="0089571D"/>
    <w:rsid w:val="00896DA7"/>
    <w:rsid w:val="008C72E4"/>
    <w:rsid w:val="008D11C1"/>
    <w:rsid w:val="008D30D8"/>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15EE"/>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8404E"/>
    <w:rsid w:val="00A84C60"/>
    <w:rsid w:val="00A96DA4"/>
    <w:rsid w:val="00AB2D8E"/>
    <w:rsid w:val="00AC692E"/>
    <w:rsid w:val="00AD6705"/>
    <w:rsid w:val="00AE69C3"/>
    <w:rsid w:val="00AF094E"/>
    <w:rsid w:val="00B1326A"/>
    <w:rsid w:val="00B14037"/>
    <w:rsid w:val="00B24433"/>
    <w:rsid w:val="00B31E31"/>
    <w:rsid w:val="00B325C3"/>
    <w:rsid w:val="00B37EDA"/>
    <w:rsid w:val="00B43839"/>
    <w:rsid w:val="00B56A7D"/>
    <w:rsid w:val="00B577E8"/>
    <w:rsid w:val="00B7598B"/>
    <w:rsid w:val="00B819AE"/>
    <w:rsid w:val="00B825B6"/>
    <w:rsid w:val="00BA12C1"/>
    <w:rsid w:val="00BB0715"/>
    <w:rsid w:val="00BB340B"/>
    <w:rsid w:val="00BB7BDC"/>
    <w:rsid w:val="00BC10AD"/>
    <w:rsid w:val="00BC4AAE"/>
    <w:rsid w:val="00BC5EC8"/>
    <w:rsid w:val="00BC79E5"/>
    <w:rsid w:val="00BD0097"/>
    <w:rsid w:val="00BD4F95"/>
    <w:rsid w:val="00BE73AD"/>
    <w:rsid w:val="00C007A4"/>
    <w:rsid w:val="00C0367B"/>
    <w:rsid w:val="00C0617D"/>
    <w:rsid w:val="00C07FB1"/>
    <w:rsid w:val="00C23AC0"/>
    <w:rsid w:val="00C27319"/>
    <w:rsid w:val="00C3051A"/>
    <w:rsid w:val="00C314AC"/>
    <w:rsid w:val="00C32E52"/>
    <w:rsid w:val="00C3580C"/>
    <w:rsid w:val="00C42A71"/>
    <w:rsid w:val="00C46C92"/>
    <w:rsid w:val="00C6586B"/>
    <w:rsid w:val="00C84263"/>
    <w:rsid w:val="00C87195"/>
    <w:rsid w:val="00C918EC"/>
    <w:rsid w:val="00C97731"/>
    <w:rsid w:val="00CA434B"/>
    <w:rsid w:val="00CB6661"/>
    <w:rsid w:val="00CD343F"/>
    <w:rsid w:val="00CE4F27"/>
    <w:rsid w:val="00CE585A"/>
    <w:rsid w:val="00CE68A8"/>
    <w:rsid w:val="00CE721E"/>
    <w:rsid w:val="00CF007B"/>
    <w:rsid w:val="00CF1136"/>
    <w:rsid w:val="00CF29E8"/>
    <w:rsid w:val="00D103FA"/>
    <w:rsid w:val="00D200D6"/>
    <w:rsid w:val="00D20CA0"/>
    <w:rsid w:val="00D34DE7"/>
    <w:rsid w:val="00D47469"/>
    <w:rsid w:val="00D47742"/>
    <w:rsid w:val="00D57902"/>
    <w:rsid w:val="00D62831"/>
    <w:rsid w:val="00D65C68"/>
    <w:rsid w:val="00D67B2F"/>
    <w:rsid w:val="00D7259D"/>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F4164"/>
    <w:rsid w:val="00EF7137"/>
    <w:rsid w:val="00F00EDF"/>
    <w:rsid w:val="00F0458E"/>
    <w:rsid w:val="00F15320"/>
    <w:rsid w:val="00F16C06"/>
    <w:rsid w:val="00F37F4A"/>
    <w:rsid w:val="00F406A5"/>
    <w:rsid w:val="00F5273F"/>
    <w:rsid w:val="00F54A94"/>
    <w:rsid w:val="00F60377"/>
    <w:rsid w:val="00F91783"/>
    <w:rsid w:val="00FA2321"/>
    <w:rsid w:val="00FB3E31"/>
    <w:rsid w:val="00FB4677"/>
    <w:rsid w:val="00FB6128"/>
    <w:rsid w:val="00FC1604"/>
    <w:rsid w:val="00FC49BE"/>
    <w:rsid w:val="00FC748C"/>
    <w:rsid w:val="00FD30C1"/>
    <w:rsid w:val="00FE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1EBDA7-66C6-4CB9-BA96-F7574EE5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24688</Words>
  <Characters>140724</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165082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2</cp:revision>
  <cp:lastPrinted>2012-10-18T10:16:00Z</cp:lastPrinted>
  <dcterms:created xsi:type="dcterms:W3CDTF">2012-12-19T15:35:00Z</dcterms:created>
  <dcterms:modified xsi:type="dcterms:W3CDTF">2012-12-19T15:35:00Z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International Journal of Epidemiology</vt:lpwstr>
  </property>
  <property fmtid="{D5CDD505-2E9C-101B-9397-08002B2CF9AE}" pid="20" name="Mendeley Recent Style Id 7_1">
    <vt:lpwstr>http://www.zotero.org/styles/international-journal-of-epidemiology</vt:lpwstr>
  </property>
  <property fmtid="{D5CDD505-2E9C-101B-9397-08002B2CF9AE}" pid="21" name="Mendeley Recent Style Name 8_1">
    <vt:lpwstr>Modern Humanities Research Association (note with bibliography)</vt:lpwstr>
  </property>
  <property fmtid="{D5CDD505-2E9C-101B-9397-08002B2CF9AE}" pid="22" name="Mendeley Recent Style Id 8_1">
    <vt:lpwstr>http://www.zotero.org/styles/mhra</vt:lpwstr>
  </property>
  <property fmtid="{D5CDD505-2E9C-101B-9397-08002B2CF9AE}" pid="23" name="Mendeley Recent Style Name 9_1">
    <vt:lpwstr>Modern Language Association</vt:lpwstr>
  </property>
  <property fmtid="{D5CDD505-2E9C-101B-9397-08002B2CF9AE}" pid="24" name="Mendeley Recent Style Id 9_1">
    <vt:lpwstr>http://www.zotero.org/styles/mla</vt:lpwstr>
  </property>
</Properties>
</file>